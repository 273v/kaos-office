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4.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sz w:val="20"/>
          <w:szCs w:val="20"/>
        </w:rPr>
      </w:pPr>
      <w:bookmarkStart w:id="0" w:name="page5"/>
      <w:bookmarkEnd w:id="0"/>
      <w:r>
        <w:drawing>
          <wp:anchor behindDoc="1" distT="0" distB="0" distL="0" distR="0" simplePos="0" locked="0" layoutInCell="0" allowOverlap="1" relativeHeight="2">
            <wp:simplePos x="0" y="0"/>
            <wp:positionH relativeFrom="page">
              <wp:posOffset>208280</wp:posOffset>
            </wp:positionH>
            <wp:positionV relativeFrom="page">
              <wp:posOffset>88900</wp:posOffset>
            </wp:positionV>
            <wp:extent cx="7132320" cy="34290"/>
            <wp:effectExtent l="0" t="0" r="0" b="0"/>
            <wp:wrapNone/>
            <wp:docPr id="1"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descr=""/>
                    <pic:cNvPicPr>
                      <a:picLocks noChangeAspect="1" noChangeArrowheads="1"/>
                    </pic:cNvPicPr>
                  </pic:nvPicPr>
                  <pic:blipFill>
                    <a:blip r:embed="rId2"/>
                    <a:stretch>
                      <a:fillRect/>
                    </a:stretch>
                  </pic:blipFill>
                  <pic:spPr bwMode="auto">
                    <a:xfrm>
                      <a:off x="0" y="0"/>
                      <a:ext cx="7132320" cy="34290"/>
                    </a:xfrm>
                    <a:prstGeom prst="rect">
                      <a:avLst/>
                    </a:prstGeom>
                    <a:noFill/>
                  </pic:spPr>
                </pic:pic>
              </a:graphicData>
            </a:graphic>
          </wp:anchor>
        </w:drawing>
      </w:r>
      <w:r>
        <w:rPr>
          <w:rFonts w:eastAsia="Arial" w:cs="Arial" w:ascii="Arial" w:hAnsi="Arial"/>
          <w:b/>
          <w:bCs/>
        </w:rPr>
        <w:t>Exhibit 10.1</w:t>
      </w:r>
    </w:p>
    <w:p>
      <w:pPr>
        <w:pStyle w:val="Normal"/>
        <w:spacing w:lineRule="exact" w:line="246"/>
        <w:rPr>
          <w:sz w:val="20"/>
          <w:szCs w:val="20"/>
        </w:rPr>
      </w:pPr>
      <w:r>
        <w:rPr>
          <w:sz w:val="20"/>
          <w:szCs w:val="20"/>
        </w:rPr>
      </w:r>
    </w:p>
    <w:p>
      <w:pPr>
        <w:pStyle w:val="Normal"/>
        <w:jc w:val="right"/>
        <w:rPr>
          <w:sz w:val="20"/>
          <w:szCs w:val="20"/>
        </w:rPr>
      </w:pPr>
      <w:r>
        <w:rPr>
          <w:rFonts w:eastAsia="Arial" w:cs="Arial" w:ascii="Arial" w:hAnsi="Arial"/>
          <w:b/>
          <w:bCs/>
          <w:i/>
          <w:iCs/>
          <w:sz w:val="18"/>
          <w:szCs w:val="18"/>
        </w:rPr>
        <w:t>Execution Version</w:t>
      </w:r>
    </w:p>
    <w:p>
      <w:pPr>
        <w:pStyle w:val="Normal"/>
        <w:spacing w:lineRule="exact" w:line="252"/>
        <w:rPr>
          <w:sz w:val="20"/>
          <w:szCs w:val="20"/>
        </w:rPr>
      </w:pPr>
      <w:r>
        <w:rPr>
          <w:sz w:val="20"/>
          <w:szCs w:val="20"/>
        </w:rPr>
      </w:r>
    </w:p>
    <w:p>
      <w:pPr>
        <w:pStyle w:val="Normal"/>
        <w:jc w:val="right"/>
        <w:rPr>
          <w:sz w:val="20"/>
          <w:szCs w:val="20"/>
        </w:rPr>
      </w:pPr>
      <w:r>
        <w:rPr>
          <w:rFonts w:eastAsia="Arial" w:cs="Arial" w:ascii="Arial" w:hAnsi="Arial"/>
          <w:sz w:val="18"/>
          <w:szCs w:val="18"/>
        </w:rPr>
        <w:t>Published Deal CUSIP: 891091AR1</w:t>
      </w:r>
    </w:p>
    <w:p>
      <w:pPr>
        <w:pStyle w:val="Normal"/>
        <w:spacing w:lineRule="exact" w:line="23"/>
        <w:rPr>
          <w:sz w:val="20"/>
          <w:szCs w:val="20"/>
        </w:rPr>
      </w:pPr>
      <w:r>
        <w:rPr>
          <w:sz w:val="20"/>
          <w:szCs w:val="20"/>
        </w:rPr>
      </w:r>
    </w:p>
    <w:p>
      <w:pPr>
        <w:pStyle w:val="Normal"/>
        <w:jc w:val="right"/>
        <w:rPr>
          <w:sz w:val="20"/>
          <w:szCs w:val="20"/>
        </w:rPr>
      </w:pPr>
      <w:r>
        <w:rPr>
          <w:rFonts w:eastAsia="Arial" w:cs="Arial" w:ascii="Arial" w:hAnsi="Arial"/>
          <w:sz w:val="18"/>
          <w:szCs w:val="18"/>
        </w:rPr>
        <w:t>Published Term Loan CUSIP: 891091AS9</w:t>
      </w:r>
    </w:p>
    <w:p>
      <w:pPr>
        <w:pStyle w:val="Normal"/>
        <w:spacing w:lineRule="exact" w:line="200"/>
        <w:rPr>
          <w:sz w:val="20"/>
          <w:szCs w:val="20"/>
        </w:rPr>
      </w:pPr>
      <w:r>
        <w:rPr>
          <w:sz w:val="20"/>
          <w:szCs w:val="20"/>
        </w:rPr>
      </w:r>
    </w:p>
    <w:p>
      <w:pPr>
        <w:pStyle w:val="Normal"/>
        <w:spacing w:lineRule="exact" w:line="277"/>
        <w:rPr>
          <w:sz w:val="20"/>
          <w:szCs w:val="20"/>
        </w:rPr>
      </w:pPr>
      <w:r>
        <w:rPr>
          <w:sz w:val="20"/>
          <w:szCs w:val="20"/>
        </w:rPr>
      </w:r>
    </w:p>
    <w:p>
      <w:pPr>
        <w:pStyle w:val="Normal"/>
        <w:ind w:right="1100"/>
        <w:jc w:val="center"/>
        <w:rPr>
          <w:sz w:val="20"/>
          <w:szCs w:val="20"/>
        </w:rPr>
      </w:pPr>
      <w:r>
        <w:rPr>
          <w:rFonts w:eastAsia="Arial" w:cs="Arial" w:ascii="Arial" w:hAnsi="Arial"/>
          <w:b/>
          <w:bCs/>
          <w:sz w:val="18"/>
          <w:szCs w:val="18"/>
        </w:rPr>
        <w:t>TERM LOAN CREDIT AGREEMENT</w:t>
      </w:r>
    </w:p>
    <w:p>
      <w:pPr>
        <w:pStyle w:val="Normal"/>
        <w:spacing w:lineRule="exact" w:line="256"/>
        <w:rPr>
          <w:sz w:val="20"/>
          <w:szCs w:val="20"/>
        </w:rPr>
      </w:pPr>
      <w:r>
        <w:rPr>
          <w:sz w:val="20"/>
          <w:szCs w:val="20"/>
        </w:rPr>
      </w:r>
    </w:p>
    <w:p>
      <w:pPr>
        <w:pStyle w:val="Normal"/>
        <w:ind w:right="1100"/>
        <w:jc w:val="center"/>
        <w:rPr>
          <w:sz w:val="20"/>
          <w:szCs w:val="20"/>
        </w:rPr>
      </w:pPr>
      <w:r>
        <w:rPr>
          <w:rFonts w:eastAsia="Arial" w:cs="Arial" w:ascii="Arial" w:hAnsi="Arial"/>
          <w:sz w:val="18"/>
          <w:szCs w:val="18"/>
        </w:rPr>
        <w:t>Dated as of April 27, 2022</w:t>
      </w:r>
    </w:p>
    <w:p>
      <w:pPr>
        <w:pStyle w:val="Normal"/>
        <w:spacing w:lineRule="exact" w:line="252"/>
        <w:rPr>
          <w:sz w:val="20"/>
          <w:szCs w:val="20"/>
        </w:rPr>
      </w:pPr>
      <w:r>
        <w:rPr>
          <w:sz w:val="20"/>
          <w:szCs w:val="20"/>
        </w:rPr>
      </w:r>
    </w:p>
    <w:p>
      <w:pPr>
        <w:pStyle w:val="Normal"/>
        <w:ind w:left="4260"/>
        <w:rPr>
          <w:sz w:val="20"/>
          <w:szCs w:val="20"/>
        </w:rPr>
      </w:pPr>
      <w:r>
        <w:rPr>
          <w:rFonts w:eastAsia="Arial" w:cs="Arial" w:ascii="Arial" w:hAnsi="Arial"/>
          <w:sz w:val="18"/>
          <w:szCs w:val="18"/>
        </w:rPr>
        <w:t>among</w:t>
      </w:r>
    </w:p>
    <w:p>
      <w:pPr>
        <w:pStyle w:val="Normal"/>
        <w:spacing w:lineRule="exact" w:line="20"/>
        <w:rPr>
          <w:sz w:val="20"/>
          <w:szCs w:val="20"/>
        </w:rPr>
      </w:pPr>
      <w:r>
        <w:rPr>
          <w:sz w:val="20"/>
          <w:szCs w:val="20"/>
        </w:rPr>
        <w:drawing>
          <wp:anchor behindDoc="1" distT="0" distB="0" distL="0" distR="0" simplePos="0" locked="0" layoutInCell="1" allowOverlap="1" relativeHeight="3">
            <wp:simplePos x="0" y="0"/>
            <wp:positionH relativeFrom="column">
              <wp:posOffset>2208530</wp:posOffset>
            </wp:positionH>
            <wp:positionV relativeFrom="paragraph">
              <wp:posOffset>168910</wp:posOffset>
            </wp:positionV>
            <wp:extent cx="1311275" cy="805815"/>
            <wp:effectExtent l="0" t="0" r="0" b="0"/>
            <wp:wrapNone/>
            <wp:docPr id="2"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6" descr=""/>
                    <pic:cNvPicPr>
                      <a:picLocks noChangeAspect="1" noChangeArrowheads="1"/>
                    </pic:cNvPicPr>
                  </pic:nvPicPr>
                  <pic:blipFill>
                    <a:blip r:embed="rId3"/>
                    <a:stretch>
                      <a:fillRect/>
                    </a:stretch>
                  </pic:blipFill>
                  <pic:spPr bwMode="auto">
                    <a:xfrm>
                      <a:off x="0" y="0"/>
                      <a:ext cx="1311275" cy="805815"/>
                    </a:xfrm>
                    <a:prstGeom prst="rect">
                      <a:avLst/>
                    </a:prstGeom>
                    <a:noFill/>
                  </pic:spPr>
                </pic:pic>
              </a:graphicData>
            </a:graphic>
          </wp:anchor>
        </w:drawing>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340"/>
        <w:rPr>
          <w:sz w:val="20"/>
          <w:szCs w:val="20"/>
        </w:rPr>
      </w:pPr>
      <w:r>
        <w:rPr>
          <w:sz w:val="20"/>
          <w:szCs w:val="20"/>
        </w:rPr>
      </w:r>
    </w:p>
    <w:p>
      <w:pPr>
        <w:pStyle w:val="Normal"/>
        <w:ind w:right="1100"/>
        <w:jc w:val="center"/>
        <w:rPr>
          <w:sz w:val="20"/>
          <w:szCs w:val="20"/>
        </w:rPr>
      </w:pPr>
      <w:r>
        <w:rPr>
          <w:rFonts w:eastAsia="Arial" w:cs="Arial" w:ascii="Arial" w:hAnsi="Arial"/>
          <w:b/>
          <w:bCs/>
          <w:sz w:val="18"/>
          <w:szCs w:val="18"/>
        </w:rPr>
        <w:t>THE TORO COMPANY,</w:t>
      </w:r>
    </w:p>
    <w:p>
      <w:pPr>
        <w:pStyle w:val="Normal"/>
        <w:spacing w:lineRule="exact" w:line="256"/>
        <w:rPr>
          <w:sz w:val="20"/>
          <w:szCs w:val="20"/>
        </w:rPr>
      </w:pPr>
      <w:r>
        <w:rPr>
          <w:sz w:val="20"/>
          <w:szCs w:val="20"/>
        </w:rPr>
      </w:r>
    </w:p>
    <w:p>
      <w:pPr>
        <w:pStyle w:val="Normal"/>
        <w:ind w:right="1100"/>
        <w:jc w:val="center"/>
        <w:rPr>
          <w:sz w:val="20"/>
          <w:szCs w:val="20"/>
        </w:rPr>
      </w:pPr>
      <w:r>
        <w:rPr>
          <w:rFonts w:eastAsia="Arial" w:cs="Arial" w:ascii="Arial" w:hAnsi="Arial"/>
          <w:sz w:val="18"/>
          <w:szCs w:val="18"/>
        </w:rPr>
        <w:t>as Borrower,</w:t>
      </w:r>
    </w:p>
    <w:p>
      <w:pPr>
        <w:pStyle w:val="Normal"/>
        <w:spacing w:lineRule="exact" w:line="248"/>
        <w:rPr>
          <w:sz w:val="20"/>
          <w:szCs w:val="20"/>
        </w:rPr>
      </w:pPr>
      <w:r>
        <w:rPr>
          <w:sz w:val="20"/>
          <w:szCs w:val="20"/>
        </w:rPr>
      </w:r>
    </w:p>
    <w:p>
      <w:pPr>
        <w:pStyle w:val="Normal"/>
        <w:ind w:left="3400"/>
        <w:rPr>
          <w:sz w:val="20"/>
          <w:szCs w:val="20"/>
        </w:rPr>
      </w:pPr>
      <w:r>
        <w:rPr>
          <w:rFonts w:eastAsia="Arial" w:cs="Arial" w:ascii="Arial" w:hAnsi="Arial"/>
          <w:b/>
          <w:bCs/>
          <w:sz w:val="18"/>
          <w:szCs w:val="18"/>
        </w:rPr>
        <w:t>BANK OF AMERICA, N.A.,</w:t>
      </w:r>
    </w:p>
    <w:p>
      <w:pPr>
        <w:pStyle w:val="Normal"/>
        <w:spacing w:lineRule="exact" w:line="27"/>
        <w:rPr>
          <w:sz w:val="20"/>
          <w:szCs w:val="20"/>
        </w:rPr>
      </w:pPr>
      <w:r>
        <w:rPr>
          <w:sz w:val="20"/>
          <w:szCs w:val="20"/>
        </w:rPr>
      </w:r>
    </w:p>
    <w:p>
      <w:pPr>
        <w:pStyle w:val="Normal"/>
        <w:ind w:left="3620"/>
        <w:rPr>
          <w:sz w:val="20"/>
          <w:szCs w:val="20"/>
        </w:rPr>
      </w:pPr>
      <w:r>
        <w:rPr>
          <w:rFonts w:eastAsia="Arial" w:cs="Arial" w:ascii="Arial" w:hAnsi="Arial"/>
          <w:sz w:val="18"/>
          <w:szCs w:val="18"/>
        </w:rPr>
        <w:t>as Administrative Agent,</w:t>
      </w:r>
    </w:p>
    <w:p>
      <w:pPr>
        <w:pStyle w:val="Normal"/>
        <w:spacing w:lineRule="exact" w:line="234"/>
        <w:rPr>
          <w:sz w:val="20"/>
          <w:szCs w:val="20"/>
        </w:rPr>
      </w:pPr>
      <w:r>
        <w:rPr>
          <w:sz w:val="20"/>
          <w:szCs w:val="20"/>
        </w:rPr>
      </w:r>
    </w:p>
    <w:p>
      <w:pPr>
        <w:pStyle w:val="Normal"/>
        <w:ind w:right="1100"/>
        <w:jc w:val="center"/>
        <w:rPr>
          <w:sz w:val="20"/>
          <w:szCs w:val="20"/>
        </w:rPr>
      </w:pPr>
      <w:r>
        <w:rPr>
          <w:rFonts w:eastAsia="Arial" w:cs="Arial" w:ascii="Arial" w:hAnsi="Arial"/>
          <w:b/>
          <w:bCs/>
          <w:sz w:val="17"/>
          <w:szCs w:val="17"/>
        </w:rPr>
        <w:t>WELLS FARGO BANK, NATIONAL ASSOCIATION</w:t>
      </w:r>
    </w:p>
    <w:p>
      <w:pPr>
        <w:pStyle w:val="Normal"/>
        <w:spacing w:lineRule="exact" w:line="39"/>
        <w:rPr>
          <w:sz w:val="20"/>
          <w:szCs w:val="20"/>
        </w:rPr>
      </w:pPr>
      <w:r>
        <w:rPr>
          <w:sz w:val="20"/>
          <w:szCs w:val="20"/>
        </w:rPr>
      </w:r>
    </w:p>
    <w:p>
      <w:pPr>
        <w:pStyle w:val="Normal"/>
        <w:ind w:right="1100"/>
        <w:jc w:val="center"/>
        <w:rPr>
          <w:sz w:val="20"/>
          <w:szCs w:val="20"/>
        </w:rPr>
      </w:pPr>
      <w:r>
        <w:rPr>
          <w:rFonts w:eastAsia="Arial" w:cs="Arial" w:ascii="Arial" w:hAnsi="Arial"/>
          <w:sz w:val="18"/>
          <w:szCs w:val="18"/>
        </w:rPr>
        <w:t>and</w:t>
      </w:r>
    </w:p>
    <w:p>
      <w:pPr>
        <w:pStyle w:val="Normal"/>
        <w:spacing w:lineRule="exact" w:line="9"/>
        <w:rPr>
          <w:sz w:val="20"/>
          <w:szCs w:val="20"/>
        </w:rPr>
      </w:pPr>
      <w:r>
        <w:rPr>
          <w:sz w:val="20"/>
          <w:szCs w:val="20"/>
        </w:rPr>
      </w:r>
    </w:p>
    <w:p>
      <w:pPr>
        <w:pStyle w:val="Normal"/>
        <w:ind w:right="1100"/>
        <w:jc w:val="center"/>
        <w:rPr>
          <w:sz w:val="20"/>
          <w:szCs w:val="20"/>
        </w:rPr>
      </w:pPr>
      <w:r>
        <w:rPr>
          <w:rFonts w:eastAsia="Arial" w:cs="Arial" w:ascii="Arial" w:hAnsi="Arial"/>
          <w:b/>
          <w:bCs/>
          <w:sz w:val="18"/>
          <w:szCs w:val="18"/>
        </w:rPr>
        <w:t>U.S. BANK NATIONAL ASSOCIATION,</w:t>
      </w:r>
    </w:p>
    <w:p>
      <w:pPr>
        <w:pStyle w:val="Normal"/>
        <w:spacing w:lineRule="exact" w:line="9"/>
        <w:rPr>
          <w:sz w:val="20"/>
          <w:szCs w:val="20"/>
        </w:rPr>
      </w:pPr>
      <w:r>
        <w:rPr>
          <w:sz w:val="20"/>
          <w:szCs w:val="20"/>
        </w:rPr>
      </w:r>
    </w:p>
    <w:p>
      <w:pPr>
        <w:pStyle w:val="Normal"/>
        <w:ind w:right="1100"/>
        <w:jc w:val="center"/>
        <w:rPr>
          <w:sz w:val="20"/>
          <w:szCs w:val="20"/>
        </w:rPr>
      </w:pPr>
      <w:r>
        <w:rPr>
          <w:rFonts w:eastAsia="Arial" w:cs="Arial" w:ascii="Arial" w:hAnsi="Arial"/>
          <w:sz w:val="18"/>
          <w:szCs w:val="18"/>
        </w:rPr>
        <w:t>as Co-Syndication Agents,</w:t>
      </w:r>
    </w:p>
    <w:p>
      <w:pPr>
        <w:pStyle w:val="Normal"/>
        <w:spacing w:lineRule="exact" w:line="238"/>
        <w:rPr>
          <w:sz w:val="20"/>
          <w:szCs w:val="20"/>
        </w:rPr>
      </w:pPr>
      <w:r>
        <w:rPr>
          <w:sz w:val="20"/>
          <w:szCs w:val="20"/>
        </w:rPr>
      </w:r>
    </w:p>
    <w:p>
      <w:pPr>
        <w:pStyle w:val="Normal"/>
        <w:ind w:right="1100"/>
        <w:jc w:val="center"/>
        <w:rPr>
          <w:sz w:val="20"/>
          <w:szCs w:val="20"/>
        </w:rPr>
      </w:pPr>
      <w:r>
        <w:rPr>
          <w:rFonts w:eastAsia="Arial" w:cs="Arial" w:ascii="Arial" w:hAnsi="Arial"/>
          <w:sz w:val="18"/>
          <w:szCs w:val="18"/>
        </w:rPr>
        <w:t>and</w:t>
      </w:r>
    </w:p>
    <w:p>
      <w:pPr>
        <w:pStyle w:val="Normal"/>
        <w:spacing w:lineRule="exact" w:line="252"/>
        <w:rPr>
          <w:sz w:val="20"/>
          <w:szCs w:val="20"/>
        </w:rPr>
      </w:pPr>
      <w:r>
        <w:rPr>
          <w:sz w:val="20"/>
          <w:szCs w:val="20"/>
        </w:rPr>
      </w:r>
    </w:p>
    <w:p>
      <w:pPr>
        <w:pStyle w:val="Normal"/>
        <w:ind w:right="1100"/>
        <w:jc w:val="center"/>
        <w:rPr>
          <w:sz w:val="20"/>
          <w:szCs w:val="20"/>
        </w:rPr>
      </w:pPr>
      <w:r>
        <w:rPr>
          <w:rFonts w:eastAsia="Arial" w:cs="Arial" w:ascii="Arial" w:hAnsi="Arial"/>
          <w:sz w:val="18"/>
          <w:szCs w:val="18"/>
        </w:rPr>
        <w:t>The Other Lenders Party Hereto</w:t>
      </w:r>
    </w:p>
    <w:p>
      <w:pPr>
        <w:pStyle w:val="Normal"/>
        <w:spacing w:lineRule="exact" w:line="248"/>
        <w:rPr>
          <w:sz w:val="20"/>
          <w:szCs w:val="20"/>
        </w:rPr>
      </w:pPr>
      <w:r>
        <w:rPr>
          <w:sz w:val="20"/>
          <w:szCs w:val="20"/>
        </w:rPr>
      </w:r>
    </w:p>
    <w:p>
      <w:pPr>
        <w:pStyle w:val="Normal"/>
        <w:ind w:right="1100"/>
        <w:jc w:val="center"/>
        <w:rPr>
          <w:sz w:val="20"/>
          <w:szCs w:val="20"/>
        </w:rPr>
      </w:pPr>
      <w:r>
        <w:rPr>
          <w:rFonts w:eastAsia="Arial" w:cs="Arial" w:ascii="Arial" w:hAnsi="Arial"/>
          <w:b/>
          <w:bCs/>
          <w:sz w:val="18"/>
          <w:szCs w:val="18"/>
        </w:rPr>
        <w:t>WELLS FARGO SECURITIES, LLC</w:t>
      </w:r>
    </w:p>
    <w:p>
      <w:pPr>
        <w:pStyle w:val="Normal"/>
        <w:spacing w:lineRule="exact" w:line="27"/>
        <w:rPr>
          <w:sz w:val="20"/>
          <w:szCs w:val="20"/>
        </w:rPr>
      </w:pPr>
      <w:r>
        <w:rPr>
          <w:sz w:val="20"/>
          <w:szCs w:val="20"/>
        </w:rPr>
      </w:r>
    </w:p>
    <w:p>
      <w:pPr>
        <w:pStyle w:val="Normal"/>
        <w:ind w:right="1100"/>
        <w:jc w:val="center"/>
        <w:rPr>
          <w:sz w:val="20"/>
          <w:szCs w:val="20"/>
        </w:rPr>
      </w:pPr>
      <w:r>
        <w:rPr>
          <w:rFonts w:eastAsia="Arial" w:cs="Arial" w:ascii="Arial" w:hAnsi="Arial"/>
          <w:b/>
          <w:bCs/>
          <w:sz w:val="18"/>
          <w:szCs w:val="18"/>
        </w:rPr>
        <w:t>BOFA SECURITIES, INC.,</w:t>
      </w:r>
    </w:p>
    <w:p>
      <w:pPr>
        <w:pStyle w:val="Normal"/>
        <w:spacing w:lineRule="exact" w:line="9"/>
        <w:rPr>
          <w:sz w:val="20"/>
          <w:szCs w:val="20"/>
        </w:rPr>
      </w:pPr>
      <w:r>
        <w:rPr>
          <w:sz w:val="20"/>
          <w:szCs w:val="20"/>
        </w:rPr>
      </w:r>
    </w:p>
    <w:p>
      <w:pPr>
        <w:pStyle w:val="Normal"/>
        <w:ind w:right="1100"/>
        <w:jc w:val="center"/>
        <w:rPr>
          <w:sz w:val="20"/>
          <w:szCs w:val="20"/>
        </w:rPr>
      </w:pPr>
      <w:r>
        <w:rPr>
          <w:rFonts w:eastAsia="Arial" w:cs="Arial" w:ascii="Arial" w:hAnsi="Arial"/>
          <w:sz w:val="18"/>
          <w:szCs w:val="18"/>
        </w:rPr>
        <w:t>and</w:t>
      </w:r>
    </w:p>
    <w:p>
      <w:pPr>
        <w:pStyle w:val="Normal"/>
        <w:spacing w:lineRule="exact" w:line="9"/>
        <w:rPr>
          <w:sz w:val="20"/>
          <w:szCs w:val="20"/>
        </w:rPr>
      </w:pPr>
      <w:r>
        <w:rPr>
          <w:sz w:val="20"/>
          <w:szCs w:val="20"/>
        </w:rPr>
      </w:r>
    </w:p>
    <w:p>
      <w:pPr>
        <w:pStyle w:val="Normal"/>
        <w:ind w:right="1100"/>
        <w:jc w:val="center"/>
        <w:rPr>
          <w:sz w:val="20"/>
          <w:szCs w:val="20"/>
        </w:rPr>
      </w:pPr>
      <w:r>
        <w:rPr>
          <w:rFonts w:eastAsia="Arial" w:cs="Arial" w:ascii="Arial" w:hAnsi="Arial"/>
          <w:b/>
          <w:bCs/>
          <w:sz w:val="18"/>
          <w:szCs w:val="18"/>
        </w:rPr>
        <w:t>U.S. BANK NATIONAL ASSOCIATION,</w:t>
      </w:r>
    </w:p>
    <w:p>
      <w:pPr>
        <w:pStyle w:val="Normal"/>
        <w:spacing w:lineRule="exact" w:line="9"/>
        <w:rPr>
          <w:sz w:val="20"/>
          <w:szCs w:val="20"/>
        </w:rPr>
      </w:pPr>
      <w:r>
        <w:rPr>
          <w:sz w:val="20"/>
          <w:szCs w:val="20"/>
        </w:rPr>
      </w:r>
    </w:p>
    <w:p>
      <w:pPr>
        <w:pStyle w:val="Normal"/>
        <w:ind w:right="1100"/>
        <w:jc w:val="center"/>
        <w:rPr>
          <w:sz w:val="20"/>
          <w:szCs w:val="20"/>
        </w:rPr>
      </w:pPr>
      <w:r>
        <w:rPr>
          <w:rFonts w:eastAsia="Arial" w:cs="Arial" w:ascii="Arial" w:hAnsi="Arial"/>
          <w:sz w:val="18"/>
          <w:szCs w:val="18"/>
        </w:rPr>
        <w:t>as Joint Lead Arrangers and Joint Bookrunners</w:t>
      </w:r>
    </w:p>
    <w:p>
      <w:pPr>
        <w:sectPr>
          <w:type w:val="nextPage"/>
          <w:pgSz w:w="11906" w:h="16838"/>
          <w:pgMar w:left="1440" w:right="339" w:gutter="0" w:header="0" w:top="274"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4">
            <wp:simplePos x="0" y="0"/>
            <wp:positionH relativeFrom="column">
              <wp:posOffset>-705485</wp:posOffset>
            </wp:positionH>
            <wp:positionV relativeFrom="paragraph">
              <wp:posOffset>254635</wp:posOffset>
            </wp:positionV>
            <wp:extent cx="7132320" cy="17145"/>
            <wp:effectExtent l="0" t="0" r="0" b="0"/>
            <wp:wrapNone/>
            <wp:docPr id="3"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7" descr=""/>
                    <pic:cNvPicPr>
                      <a:picLocks noChangeAspect="1" noChangeArrowheads="1"/>
                    </pic:cNvPicPr>
                  </pic:nvPicPr>
                  <pic:blipFill>
                    <a:blip r:embed="rId4"/>
                    <a:stretch>
                      <a:fillRect/>
                    </a:stretch>
                  </pic:blipFill>
                  <pic:spPr bwMode="auto">
                    <a:xfrm>
                      <a:off x="0" y="0"/>
                      <a:ext cx="7132320" cy="17145"/>
                    </a:xfrm>
                    <a:prstGeom prst="rect">
                      <a:avLst/>
                    </a:prstGeom>
                    <a:noFill/>
                  </pic:spPr>
                </pic:pic>
              </a:graphicData>
            </a:graphic>
          </wp:anchor>
        </w:drawing>
      </w:r>
    </w:p>
    <w:p>
      <w:pPr>
        <w:pStyle w:val="Normal"/>
        <w:jc w:val="center"/>
        <w:rPr>
          <w:rFonts w:ascii="Arial" w:hAnsi="Arial" w:eastAsia="Arial" w:cs="Arial"/>
          <w:b/>
          <w:bCs/>
          <w:sz w:val="18"/>
          <w:szCs w:val="18"/>
        </w:rPr>
      </w:pPr>
      <w:r>
        <w:rPr>
          <w:rFonts w:eastAsia="Arial" w:cs="Arial" w:ascii="Arial" w:hAnsi="Arial"/>
          <w:b/>
          <w:bCs/>
          <w:sz w:val="18"/>
          <w:szCs w:val="18"/>
        </w:rPr>
      </w:r>
      <w:bookmarkStart w:id="1" w:name="page6"/>
      <w:bookmarkStart w:id="2" w:name="page10"/>
      <w:bookmarkStart w:id="3" w:name="page6"/>
      <w:bookmarkStart w:id="4" w:name="page10"/>
      <w:bookmarkEnd w:id="3"/>
      <w:bookmarkEnd w:id="4"/>
    </w:p>
    <w:p>
      <w:pPr>
        <w:pStyle w:val="Normal"/>
        <w:jc w:val="center"/>
        <w:rPr>
          <w:rFonts w:ascii="Arial" w:hAnsi="Arial" w:eastAsia="Arial" w:cs="Arial"/>
          <w:b/>
          <w:bCs/>
          <w:sz w:val="18"/>
          <w:szCs w:val="18"/>
        </w:rPr>
      </w:pPr>
      <w:r>
        <w:rPr>
          <w:rFonts w:eastAsia="Arial" w:cs="Arial" w:ascii="Arial" w:hAnsi="Arial"/>
          <w:b/>
          <w:bCs/>
          <w:sz w:val="18"/>
          <w:szCs w:val="18"/>
        </w:rPr>
      </w:r>
    </w:p>
    <w:p>
      <w:pPr>
        <w:pStyle w:val="Normal"/>
        <w:jc w:val="center"/>
        <w:rPr>
          <w:sz w:val="20"/>
          <w:szCs w:val="20"/>
        </w:rPr>
      </w:pPr>
      <w:r>
        <w:rPr>
          <w:rFonts w:eastAsia="Arial" w:cs="Arial" w:ascii="Arial" w:hAnsi="Arial"/>
          <w:b/>
          <w:bCs/>
          <w:sz w:val="18"/>
          <w:szCs w:val="18"/>
        </w:rPr>
        <w:t>TERM LOAN CREDIT AGREEMENT</w:t>
      </w:r>
    </w:p>
    <w:p>
      <w:pPr>
        <w:pStyle w:val="Normal"/>
        <w:spacing w:lineRule="exact" w:line="252"/>
        <w:rPr>
          <w:sz w:val="20"/>
          <w:szCs w:val="20"/>
        </w:rPr>
      </w:pPr>
      <w:r>
        <w:rPr>
          <w:sz w:val="20"/>
          <w:szCs w:val="20"/>
        </w:rPr>
      </w:r>
    </w:p>
    <w:p>
      <w:pPr>
        <w:pStyle w:val="Normal"/>
        <w:spacing w:lineRule="auto" w:line="266"/>
        <w:ind w:firstLine="648"/>
        <w:jc w:val="both"/>
        <w:rPr>
          <w:sz w:val="20"/>
          <w:szCs w:val="20"/>
        </w:rPr>
      </w:pPr>
      <w:r>
        <w:rPr>
          <w:rFonts w:eastAsia="Arial" w:cs="Arial" w:ascii="Arial" w:hAnsi="Arial"/>
          <w:sz w:val="18"/>
          <w:szCs w:val="18"/>
        </w:rPr>
        <w:t xml:space="preserve">This </w:t>
      </w:r>
      <w:r>
        <w:rPr>
          <w:rFonts w:eastAsia="Arial" w:cs="Arial" w:ascii="Arial" w:hAnsi="Arial"/>
          <w:b/>
          <w:bCs/>
          <w:sz w:val="18"/>
          <w:szCs w:val="18"/>
        </w:rPr>
        <w:t>TERM LOAN CREDIT AGREEMENT</w:t>
      </w:r>
      <w:r>
        <w:rPr>
          <w:rFonts w:eastAsia="Arial" w:cs="Arial" w:ascii="Arial" w:hAnsi="Arial"/>
          <w:sz w:val="18"/>
          <w:szCs w:val="18"/>
        </w:rPr>
        <w:t xml:space="preserve"> (“</w:t>
      </w:r>
      <w:r>
        <w:rPr>
          <w:rFonts w:eastAsia="Arial" w:cs="Arial" w:ascii="Arial" w:hAnsi="Arial"/>
          <w:sz w:val="18"/>
          <w:szCs w:val="18"/>
          <w:u w:val="single"/>
        </w:rPr>
        <w:t>Agreement</w:t>
      </w:r>
      <w:r>
        <w:rPr>
          <w:rFonts w:eastAsia="Arial" w:cs="Arial" w:ascii="Arial" w:hAnsi="Arial"/>
          <w:sz w:val="18"/>
          <w:szCs w:val="18"/>
        </w:rPr>
        <w:t xml:space="preserve">”) is entered into as of April 27, </w:t>
      </w:r>
      <w:del w:id="0" w:author="Unknown Author" w:date="2025-05-29T18:23:19Z">
        <w:r>
          <w:rPr>
            <w:rFonts w:eastAsia="Arial" w:cs="Arial" w:ascii="Arial" w:hAnsi="Arial"/>
            <w:sz w:val="18"/>
            <w:szCs w:val="18"/>
          </w:rPr>
          <w:delText>2022</w:delText>
        </w:r>
      </w:del>
      <w:ins w:id="1" w:author="Unknown Author" w:date="2025-05-29T18:23:19Z">
        <w:r>
          <w:rPr>
            <w:rFonts w:eastAsia="Arial" w:cs="Arial" w:ascii="Arial" w:hAnsi="Arial"/>
            <w:sz w:val="18"/>
            <w:szCs w:val="18"/>
          </w:rPr>
          <w:t>2024</w:t>
        </w:r>
      </w:ins>
      <w:r>
        <w:rPr>
          <w:rFonts w:eastAsia="Arial" w:cs="Arial" w:ascii="Arial" w:hAnsi="Arial"/>
          <w:sz w:val="18"/>
          <w:szCs w:val="18"/>
        </w:rPr>
        <w:t xml:space="preserve">, among </w:t>
      </w:r>
      <w:r>
        <w:rPr>
          <w:rFonts w:eastAsia="Arial" w:cs="Arial" w:ascii="Arial" w:hAnsi="Arial"/>
          <w:b/>
          <w:bCs/>
          <w:sz w:val="18"/>
          <w:szCs w:val="18"/>
        </w:rPr>
        <w:t>THE TORO COMPANY</w:t>
      </w:r>
      <w:r>
        <w:rPr>
          <w:rFonts w:eastAsia="Arial" w:cs="Arial" w:ascii="Arial" w:hAnsi="Arial"/>
          <w:sz w:val="18"/>
          <w:szCs w:val="18"/>
        </w:rPr>
        <w:t>, a Delaware corporation (the “</w:t>
      </w:r>
      <w:r>
        <w:rPr>
          <w:rFonts w:eastAsia="Arial" w:cs="Arial" w:ascii="Arial" w:hAnsi="Arial"/>
          <w:sz w:val="18"/>
          <w:szCs w:val="18"/>
          <w:u w:val="single"/>
        </w:rPr>
        <w:t>Borrower</w:t>
      </w:r>
      <w:r>
        <w:rPr>
          <w:rFonts w:eastAsia="Arial" w:cs="Arial" w:ascii="Arial" w:hAnsi="Arial"/>
          <w:sz w:val="18"/>
          <w:szCs w:val="18"/>
        </w:rPr>
        <w:t xml:space="preserve">”), </w:t>
      </w:r>
      <w:r>
        <w:rPr>
          <w:rFonts w:eastAsia="Arial" w:cs="Arial" w:ascii="Arial" w:hAnsi="Arial"/>
          <w:b/>
          <w:bCs/>
          <w:sz w:val="18"/>
          <w:szCs w:val="18"/>
        </w:rPr>
        <w:t>WELLS FARGO BANK, NATIONAL ASSOCIATION</w:t>
      </w:r>
      <w:r>
        <w:rPr>
          <w:rFonts w:eastAsia="Arial" w:cs="Arial" w:ascii="Arial" w:hAnsi="Arial"/>
          <w:sz w:val="18"/>
          <w:szCs w:val="18"/>
        </w:rPr>
        <w:t xml:space="preserve"> as a lender and each other lender from time to time party hereto (collectively, the “</w:t>
      </w:r>
      <w:r>
        <w:rPr>
          <w:rFonts w:eastAsia="Arial" w:cs="Arial" w:ascii="Arial" w:hAnsi="Arial"/>
          <w:sz w:val="18"/>
          <w:szCs w:val="18"/>
          <w:u w:val="single"/>
        </w:rPr>
        <w:t>Lenders</w:t>
      </w:r>
      <w:r>
        <w:rPr>
          <w:rFonts w:eastAsia="Arial" w:cs="Arial" w:ascii="Arial" w:hAnsi="Arial"/>
          <w:sz w:val="18"/>
          <w:szCs w:val="18"/>
        </w:rPr>
        <w:t>” and individually, a “</w:t>
      </w:r>
      <w:r>
        <w:rPr>
          <w:rFonts w:eastAsia="Arial" w:cs="Arial" w:ascii="Arial" w:hAnsi="Arial"/>
          <w:sz w:val="18"/>
          <w:szCs w:val="18"/>
          <w:u w:val="single"/>
        </w:rPr>
        <w:t>Lender</w:t>
      </w:r>
      <w:r>
        <w:rPr>
          <w:rFonts w:eastAsia="Arial" w:cs="Arial" w:ascii="Arial" w:hAnsi="Arial"/>
          <w:sz w:val="18"/>
          <w:szCs w:val="18"/>
        </w:rPr>
        <w:t xml:space="preserve">”), and </w:t>
      </w:r>
      <w:r>
        <w:rPr>
          <w:rFonts w:eastAsia="Arial" w:cs="Arial" w:ascii="Arial" w:hAnsi="Arial"/>
          <w:b/>
          <w:bCs/>
          <w:sz w:val="18"/>
          <w:szCs w:val="18"/>
        </w:rPr>
        <w:t>BANK OF AMERICA, N.A.,</w:t>
      </w:r>
      <w:r>
        <w:rPr>
          <w:rFonts w:eastAsia="Arial" w:cs="Arial" w:ascii="Arial" w:hAnsi="Arial"/>
          <w:sz w:val="18"/>
          <w:szCs w:val="18"/>
        </w:rPr>
        <w:t xml:space="preserve"> as Administrative Agent.</w:t>
      </w:r>
    </w:p>
    <w:p>
      <w:pPr>
        <w:pStyle w:val="Normal"/>
        <w:spacing w:lineRule="exact" w:line="207"/>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The Borrower has requested that the Lenders provide a $</w:t>
      </w:r>
      <w:ins w:id="2" w:author="Unknown Author" w:date="2025-05-30T12:50:19Z">
        <w:r>
          <w:rPr>
            <w:rFonts w:eastAsia="Arial" w:cs="Arial" w:ascii="Arial" w:hAnsi="Arial"/>
            <w:sz w:val="18"/>
            <w:szCs w:val="18"/>
          </w:rPr>
          <w:t>4</w:t>
        </w:r>
      </w:ins>
      <w:del w:id="3" w:author="Unknown Author" w:date="2025-05-30T12:50:19Z">
        <w:r>
          <w:rPr>
            <w:rFonts w:eastAsia="Arial" w:cs="Arial" w:ascii="Arial" w:hAnsi="Arial"/>
            <w:sz w:val="18"/>
            <w:szCs w:val="18"/>
          </w:rPr>
          <w:delText>2</w:delText>
        </w:r>
      </w:del>
      <w:r>
        <w:rPr>
          <w:rFonts w:eastAsia="Arial" w:cs="Arial" w:ascii="Arial" w:hAnsi="Arial"/>
          <w:sz w:val="18"/>
          <w:szCs w:val="18"/>
        </w:rPr>
        <w:t>00,000,000 term loan credit facility to the Borrower, and the Lenders are willing to do so on the terms and conditions set forth herein.</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In consideration of the mutual covenants and agreements herein contained, the parties hereto covenant and agree as follows:</w:t>
      </w:r>
    </w:p>
    <w:p>
      <w:pPr>
        <w:pStyle w:val="Normal"/>
        <w:spacing w:lineRule="exact" w:line="200"/>
        <w:rPr>
          <w:sz w:val="20"/>
          <w:szCs w:val="20"/>
        </w:rPr>
      </w:pPr>
      <w:r>
        <w:rPr>
          <w:sz w:val="20"/>
          <w:szCs w:val="20"/>
        </w:rPr>
      </w:r>
    </w:p>
    <w:p>
      <w:pPr>
        <w:pStyle w:val="Normal"/>
        <w:spacing w:lineRule="exact" w:line="291"/>
        <w:rPr>
          <w:sz w:val="20"/>
          <w:szCs w:val="20"/>
        </w:rPr>
      </w:pPr>
      <w:r>
        <w:rPr>
          <w:sz w:val="20"/>
          <w:szCs w:val="20"/>
        </w:rPr>
      </w:r>
    </w:p>
    <w:p>
      <w:pPr>
        <w:pStyle w:val="Normal"/>
        <w:jc w:val="center"/>
        <w:rPr>
          <w:sz w:val="20"/>
          <w:szCs w:val="20"/>
        </w:rPr>
      </w:pPr>
      <w:r>
        <w:rPr>
          <w:rFonts w:eastAsia="Arial" w:cs="Arial" w:ascii="Arial" w:hAnsi="Arial"/>
          <w:b/>
          <w:bCs/>
          <w:sz w:val="18"/>
          <w:szCs w:val="18"/>
        </w:rPr>
        <w:t>ARTICLE I.</w:t>
      </w:r>
    </w:p>
    <w:p>
      <w:pPr>
        <w:pStyle w:val="Normal"/>
        <w:spacing w:lineRule="exact" w:line="27"/>
        <w:rPr>
          <w:sz w:val="20"/>
          <w:szCs w:val="20"/>
        </w:rPr>
      </w:pPr>
      <w:r>
        <w:rPr>
          <w:sz w:val="20"/>
          <w:szCs w:val="20"/>
        </w:rPr>
      </w:r>
    </w:p>
    <w:p>
      <w:pPr>
        <w:pStyle w:val="Normal"/>
        <w:ind w:right="-59"/>
        <w:jc w:val="center"/>
        <w:rPr>
          <w:sz w:val="20"/>
          <w:szCs w:val="20"/>
        </w:rPr>
      </w:pPr>
      <w:r>
        <w:rPr>
          <w:rFonts w:eastAsia="Arial" w:cs="Arial" w:ascii="Arial" w:hAnsi="Arial"/>
          <w:b/>
          <w:bCs/>
          <w:sz w:val="18"/>
          <w:szCs w:val="18"/>
        </w:rPr>
        <w:t>DEFINITIONS AND ACCOUNTING TERMS</w:t>
      </w:r>
    </w:p>
    <w:p>
      <w:pPr>
        <w:pStyle w:val="Normal"/>
        <w:spacing w:lineRule="exact" w:line="261"/>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1.01</w:t>
      </w:r>
      <w:r>
        <w:rPr>
          <w:sz w:val="20"/>
          <w:szCs w:val="20"/>
        </w:rPr>
        <w:tab/>
      </w:r>
      <w:r>
        <w:rPr>
          <w:rFonts w:eastAsia="Arial" w:cs="Arial" w:ascii="Arial" w:hAnsi="Arial"/>
          <w:b/>
          <w:bCs/>
          <w:sz w:val="16"/>
          <w:szCs w:val="16"/>
        </w:rPr>
        <w:t xml:space="preserve">Defined Terms. </w:t>
      </w:r>
      <w:r>
        <w:rPr>
          <w:rFonts w:eastAsia="Arial" w:cs="Arial" w:ascii="Arial" w:hAnsi="Arial"/>
          <w:sz w:val="16"/>
          <w:szCs w:val="16"/>
        </w:rPr>
        <w:t>As used in this Agreement, the following terms shall have the meanings set forth below:</w:t>
      </w:r>
    </w:p>
    <w:p>
      <w:pPr>
        <w:pStyle w:val="Normal"/>
        <w:spacing w:lineRule="exact" w:line="256"/>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2021 Credit Agreement</w:t>
      </w:r>
      <w:r>
        <w:rPr>
          <w:rFonts w:eastAsia="Arial" w:cs="Arial" w:ascii="Arial" w:hAnsi="Arial"/>
          <w:sz w:val="18"/>
          <w:szCs w:val="18"/>
        </w:rPr>
        <w:t>” means that certain Amended and Restated Credit Agreement, dated as of October 5, 2021 (as amended, restated, supplemented or otherwise modified from time to time prior to the date hereof) by and among the Borrower, the Administrative Agent and such other parties from time to time party thereto.</w:t>
      </w:r>
    </w:p>
    <w:p>
      <w:pPr>
        <w:pStyle w:val="Normal"/>
        <w:spacing w:lineRule="exact" w:line="211"/>
        <w:rPr>
          <w:sz w:val="20"/>
          <w:szCs w:val="20"/>
        </w:rPr>
      </w:pPr>
      <w:r>
        <w:rPr>
          <w:sz w:val="20"/>
          <w:szCs w:val="20"/>
        </w:rPr>
      </w:r>
    </w:p>
    <w:p>
      <w:pPr>
        <w:pStyle w:val="Normal"/>
        <w:spacing w:lineRule="auto" w:line="288"/>
        <w:ind w:firstLine="648"/>
        <w:jc w:val="both"/>
        <w:rPr>
          <w:sz w:val="20"/>
          <w:szCs w:val="20"/>
        </w:rPr>
      </w:pPr>
      <w:r>
        <w:rPr>
          <w:rFonts w:eastAsia="Arial" w:cs="Arial" w:ascii="Arial" w:hAnsi="Arial"/>
          <w:sz w:val="16"/>
          <w:szCs w:val="16"/>
        </w:rPr>
        <w:t>“</w:t>
      </w:r>
      <w:r>
        <w:rPr>
          <w:rFonts w:eastAsia="Arial" w:cs="Arial" w:ascii="Arial" w:hAnsi="Arial"/>
          <w:sz w:val="16"/>
          <w:szCs w:val="16"/>
          <w:u w:val="single"/>
        </w:rPr>
        <w:t>Acquisition</w:t>
      </w:r>
      <w:r>
        <w:rPr>
          <w:rFonts w:eastAsia="Arial" w:cs="Arial" w:ascii="Arial" w:hAnsi="Arial"/>
          <w:sz w:val="16"/>
          <w:szCs w:val="16"/>
        </w:rPr>
        <w:t>” means any investment which involves a transaction or series of related transactions for the purpose of or resulting, directly or indirectly, in (a) the acquisition of all or substantially all of the assets of a Person, or of any business or division of a Person, (b) the acquisition of in excess of 50% of the capital stock, partnership interests, membership interests or equity of any Person, or otherwise causing any Person to become a Subsidiary or</w:t>
      </w:r>
    </w:p>
    <w:p>
      <w:pPr>
        <w:pStyle w:val="Normal"/>
        <w:spacing w:lineRule="exact" w:line="2"/>
        <w:rPr>
          <w:sz w:val="20"/>
          <w:szCs w:val="20"/>
        </w:rPr>
      </w:pPr>
      <w:r>
        <w:rPr>
          <w:sz w:val="20"/>
          <w:szCs w:val="20"/>
        </w:rPr>
      </w:r>
    </w:p>
    <w:p>
      <w:pPr>
        <w:pStyle w:val="Normal"/>
        <w:numPr>
          <w:ilvl w:val="0"/>
          <w:numId w:val="1"/>
        </w:numPr>
        <w:tabs>
          <w:tab w:val="clear" w:pos="720"/>
          <w:tab w:val="left" w:pos="260" w:leader="none"/>
        </w:tabs>
        <w:ind w:hanging="252" w:left="260"/>
        <w:rPr>
          <w:rFonts w:ascii="Arial" w:hAnsi="Arial" w:eastAsia="Arial" w:cs="Arial"/>
          <w:sz w:val="16"/>
          <w:szCs w:val="16"/>
        </w:rPr>
      </w:pPr>
      <w:r>
        <w:rPr>
          <w:rFonts w:eastAsia="Arial" w:cs="Arial" w:ascii="Arial" w:hAnsi="Arial"/>
          <w:sz w:val="16"/>
          <w:szCs w:val="16"/>
        </w:rPr>
        <w:t xml:space="preserve">a merger or consolidation or any other combination with another Person that is otherwise permitted under this Agreement; </w:t>
      </w:r>
      <w:r>
        <w:rPr>
          <w:rFonts w:eastAsia="Arial" w:cs="Arial" w:ascii="Arial" w:hAnsi="Arial"/>
          <w:sz w:val="16"/>
          <w:szCs w:val="16"/>
          <w:u w:val="single"/>
        </w:rPr>
        <w:t>provided</w:t>
      </w:r>
      <w:r>
        <w:rPr>
          <w:rFonts w:eastAsia="Arial" w:cs="Arial" w:ascii="Arial" w:hAnsi="Arial"/>
          <w:sz w:val="16"/>
          <w:szCs w:val="16"/>
        </w:rPr>
        <w:t xml:space="preserve"> that, in each case,</w:t>
      </w:r>
    </w:p>
    <w:p>
      <w:pPr>
        <w:pStyle w:val="Normal"/>
        <w:spacing w:lineRule="exact" w:line="32"/>
        <w:rPr>
          <w:rFonts w:ascii="Arial" w:hAnsi="Arial" w:eastAsia="Arial" w:cs="Arial"/>
          <w:sz w:val="16"/>
          <w:szCs w:val="16"/>
        </w:rPr>
      </w:pPr>
      <w:r>
        <w:rPr>
          <w:rFonts w:eastAsia="Arial" w:cs="Arial" w:ascii="Arial" w:hAnsi="Arial"/>
          <w:sz w:val="16"/>
          <w:szCs w:val="16"/>
        </w:rPr>
      </w:r>
    </w:p>
    <w:p>
      <w:pPr>
        <w:pStyle w:val="Normal"/>
        <w:numPr>
          <w:ilvl w:val="0"/>
          <w:numId w:val="2"/>
        </w:numPr>
        <w:tabs>
          <w:tab w:val="clear" w:pos="720"/>
          <w:tab w:val="left" w:pos="217" w:leader="none"/>
        </w:tabs>
        <w:spacing w:lineRule="auto" w:line="254"/>
        <w:ind w:firstLine="8"/>
        <w:jc w:val="both"/>
        <w:rPr>
          <w:rFonts w:ascii="Arial" w:hAnsi="Arial" w:eastAsia="Arial" w:cs="Arial"/>
          <w:sz w:val="18"/>
          <w:szCs w:val="18"/>
        </w:rPr>
      </w:pPr>
      <w:r>
        <w:rPr>
          <w:rFonts w:eastAsia="Arial" w:cs="Arial" w:ascii="Arial" w:hAnsi="Arial"/>
          <w:sz w:val="18"/>
          <w:szCs w:val="18"/>
        </w:rPr>
        <w:t xml:space="preserve">before and after giving pro forma effect to any such Acquisition, the Borrower is in compliance with the financial covenant set forth in </w:t>
      </w:r>
      <w:r>
        <w:rPr>
          <w:rFonts w:eastAsia="Arial" w:cs="Arial" w:ascii="Arial" w:hAnsi="Arial"/>
          <w:sz w:val="18"/>
          <w:szCs w:val="18"/>
          <w:u w:val="single"/>
        </w:rPr>
        <w:t>Section 7.05</w:t>
      </w:r>
      <w:r>
        <w:rPr>
          <w:rFonts w:eastAsia="Arial" w:cs="Arial" w:ascii="Arial" w:hAnsi="Arial"/>
          <w:sz w:val="18"/>
          <w:szCs w:val="18"/>
        </w:rPr>
        <w:t>, (ii) such Acquisition is undertaken in accordance with all Applicable Laws, and (iii) the prior, effective written consent or approval to such Acquisition of the board of directors or equivalent governing body of the acquiree is obtained.</w:t>
      </w:r>
    </w:p>
    <w:p>
      <w:pPr>
        <w:pStyle w:val="Normal"/>
        <w:spacing w:lineRule="exact" w:line="21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Act</w:t>
      </w:r>
      <w:r>
        <w:rPr>
          <w:rFonts w:eastAsia="Arial" w:cs="Arial" w:ascii="Arial" w:hAnsi="Arial"/>
          <w:sz w:val="18"/>
          <w:szCs w:val="18"/>
        </w:rPr>
        <w:t>” means USA PATRIOT Act (Title III of Pub. L. 107-56 (signed into law October 26, 2001)).</w:t>
      </w:r>
    </w:p>
    <w:p>
      <w:pPr>
        <w:pStyle w:val="Normal"/>
        <w:spacing w:lineRule="exact" w:line="252"/>
        <w:rPr>
          <w:sz w:val="20"/>
          <w:szCs w:val="20"/>
        </w:rPr>
      </w:pPr>
      <w:r>
        <w:rPr>
          <w:sz w:val="20"/>
          <w:szCs w:val="20"/>
        </w:rPr>
      </w:r>
    </w:p>
    <w:p>
      <w:pPr>
        <w:pStyle w:val="Normal"/>
        <w:spacing w:lineRule="auto" w:line="278"/>
        <w:ind w:firstLine="648"/>
        <w:rPr>
          <w:sz w:val="20"/>
          <w:szCs w:val="20"/>
        </w:rPr>
      </w:pPr>
      <w:r>
        <w:rPr>
          <w:rFonts w:eastAsia="Arial" w:cs="Arial" w:ascii="Arial" w:hAnsi="Arial"/>
          <w:sz w:val="18"/>
          <w:szCs w:val="18"/>
        </w:rPr>
        <w:t>“</w:t>
      </w:r>
      <w:r>
        <w:rPr>
          <w:rFonts w:eastAsia="Arial" w:cs="Arial" w:ascii="Arial" w:hAnsi="Arial"/>
          <w:sz w:val="18"/>
          <w:szCs w:val="18"/>
          <w:u w:val="single"/>
        </w:rPr>
        <w:t>Administrative Agent</w:t>
      </w:r>
      <w:r>
        <w:rPr>
          <w:rFonts w:eastAsia="Arial" w:cs="Arial" w:ascii="Arial" w:hAnsi="Arial"/>
          <w:sz w:val="18"/>
          <w:szCs w:val="18"/>
        </w:rPr>
        <w:t>” means Bank of America (or any designated branch offices or Affiliates of Bank of America) in its capacity as administrative agent under any of the Loan Documents, or any successor administrative agent as permitted by this Agreement.</w:t>
      </w:r>
    </w:p>
    <w:p>
      <w:pPr>
        <w:pStyle w:val="Normal"/>
        <w:spacing w:lineRule="exact" w:line="197"/>
        <w:rPr>
          <w:sz w:val="20"/>
          <w:szCs w:val="20"/>
        </w:rPr>
      </w:pPr>
      <w:r>
        <w:rPr>
          <w:sz w:val="20"/>
          <w:szCs w:val="20"/>
        </w:rPr>
      </w:r>
    </w:p>
    <w:p>
      <w:pPr>
        <w:pStyle w:val="Normal"/>
        <w:spacing w:lineRule="auto" w:line="278"/>
        <w:ind w:firstLine="648" w:right="20"/>
        <w:rPr>
          <w:sz w:val="20"/>
          <w:szCs w:val="20"/>
        </w:rPr>
      </w:pPr>
      <w:r>
        <w:rPr>
          <w:rFonts w:eastAsia="Arial" w:cs="Arial" w:ascii="Arial" w:hAnsi="Arial"/>
          <w:sz w:val="18"/>
          <w:szCs w:val="18"/>
        </w:rPr>
        <w:t>“</w:t>
      </w:r>
      <w:r>
        <w:rPr>
          <w:rFonts w:eastAsia="Arial" w:cs="Arial" w:ascii="Arial" w:hAnsi="Arial"/>
          <w:sz w:val="18"/>
          <w:szCs w:val="18"/>
          <w:u w:val="single"/>
        </w:rPr>
        <w:t>Administrative Agent’s Office</w:t>
      </w:r>
      <w:r>
        <w:rPr>
          <w:rFonts w:eastAsia="Arial" w:cs="Arial" w:ascii="Arial" w:hAnsi="Arial"/>
          <w:sz w:val="18"/>
          <w:szCs w:val="18"/>
        </w:rPr>
        <w:t xml:space="preserve">” means the Administrative Agent’s address and, as appropriate, account as set forth on </w:t>
      </w:r>
      <w:r>
        <w:rPr>
          <w:rFonts w:eastAsia="Arial" w:cs="Arial" w:ascii="Arial" w:hAnsi="Arial"/>
          <w:sz w:val="18"/>
          <w:szCs w:val="18"/>
          <w:u w:val="single"/>
        </w:rPr>
        <w:t>Schedule 10.02</w:t>
      </w:r>
      <w:r>
        <w:rPr>
          <w:rFonts w:eastAsia="Arial" w:cs="Arial" w:ascii="Arial" w:hAnsi="Arial"/>
          <w:sz w:val="18"/>
          <w:szCs w:val="18"/>
        </w:rPr>
        <w:t>, or such other address or account as the Administrative Agent may from time to time notify the Borrower and the Lenders.</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Administrative Questionnaire</w:t>
      </w:r>
      <w:r>
        <w:rPr>
          <w:rFonts w:eastAsia="Arial" w:cs="Arial" w:ascii="Arial" w:hAnsi="Arial"/>
          <w:sz w:val="18"/>
          <w:szCs w:val="18"/>
        </w:rPr>
        <w:t>” means an Administrative Questionnaire in a form approved by the Administrative Agent.</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Affected Financial Institution</w:t>
      </w:r>
      <w:r>
        <w:rPr>
          <w:rFonts w:eastAsia="Arial" w:cs="Arial" w:ascii="Arial" w:hAnsi="Arial"/>
          <w:sz w:val="18"/>
          <w:szCs w:val="18"/>
        </w:rPr>
        <w:t>” means (</w:t>
      </w:r>
      <w:r>
        <w:rPr>
          <w:rFonts w:eastAsia="Arial" w:cs="Arial" w:ascii="Arial" w:hAnsi="Arial"/>
          <w:sz w:val="18"/>
          <w:szCs w:val="18"/>
          <w:u w:val="single"/>
        </w:rPr>
        <w:t>a</w:t>
      </w:r>
      <w:r>
        <w:rPr>
          <w:rFonts w:eastAsia="Arial" w:cs="Arial" w:ascii="Arial" w:hAnsi="Arial"/>
          <w:sz w:val="18"/>
          <w:szCs w:val="18"/>
        </w:rPr>
        <w:t>) any EEA Financi</w:t>
      </w:r>
      <w:r>
        <w:rPr>
          <w:rFonts w:eastAsia="Arial" w:cs="Arial" w:ascii="Arial" w:hAnsi="Arial"/>
          <w:sz w:val="18"/>
          <w:szCs w:val="18"/>
          <w:u w:val="single"/>
        </w:rPr>
        <w:t>a</w:t>
      </w:r>
      <w:r>
        <w:rPr>
          <w:rFonts w:eastAsia="Arial" w:cs="Arial" w:ascii="Arial" w:hAnsi="Arial"/>
          <w:sz w:val="18"/>
          <w:szCs w:val="18"/>
        </w:rPr>
        <w:t>l Institution or (b) any UK Financial Institution.</w:t>
      </w:r>
    </w:p>
    <w:p>
      <w:pPr>
        <w:pStyle w:val="Normal"/>
        <w:spacing w:lineRule="exact" w:line="396"/>
        <w:rPr>
          <w:sz w:val="20"/>
          <w:szCs w:val="20"/>
        </w:rPr>
      </w:pPr>
      <w:r>
        <w:rPr>
          <w:sz w:val="20"/>
          <w:szCs w:val="20"/>
        </w:rPr>
      </w:r>
    </w:p>
    <w:p>
      <w:pPr>
        <w:pStyle w:val="Normal"/>
        <w:jc w:val="center"/>
        <w:rPr>
          <w:sz w:val="20"/>
          <w:szCs w:val="20"/>
        </w:rPr>
      </w:pPr>
      <w:r>
        <w:rPr>
          <w:rFonts w:eastAsia="Arial" w:cs="Arial" w:ascii="Arial" w:hAnsi="Arial"/>
          <w:sz w:val="14"/>
          <w:szCs w:val="14"/>
        </w:rPr>
        <w:t>1</w:t>
      </w:r>
    </w:p>
    <w:p>
      <w:pPr>
        <w:sectPr>
          <w:type w:val="nextPage"/>
          <w:pgSz w:w="11906" w:h="16838"/>
          <w:pgMar w:left="320" w:right="339" w:gutter="0" w:header="0" w:top="121"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5">
            <wp:simplePos x="0" y="0"/>
            <wp:positionH relativeFrom="column">
              <wp:posOffset>5080</wp:posOffset>
            </wp:positionH>
            <wp:positionV relativeFrom="paragraph">
              <wp:posOffset>38100</wp:posOffset>
            </wp:positionV>
            <wp:extent cx="7132320" cy="17145"/>
            <wp:effectExtent l="0" t="0" r="0" b="0"/>
            <wp:wrapNone/>
            <wp:docPr id="4"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descr=""/>
                    <pic:cNvPicPr>
                      <a:picLocks noChangeAspect="1" noChangeArrowheads="1"/>
                    </pic:cNvPicPr>
                  </pic:nvPicPr>
                  <pic:blipFill>
                    <a:blip r:embed="rId5"/>
                    <a:stretch>
                      <a:fillRect/>
                    </a:stretch>
                  </pic:blipFill>
                  <pic:spPr bwMode="auto">
                    <a:xfrm>
                      <a:off x="0" y="0"/>
                      <a:ext cx="7132320" cy="17145"/>
                    </a:xfrm>
                    <a:prstGeom prst="rect">
                      <a:avLst/>
                    </a:prstGeom>
                    <a:noFill/>
                  </pic:spPr>
                </pic:pic>
              </a:graphicData>
            </a:graphic>
          </wp:anchor>
        </w:drawing>
      </w:r>
    </w:p>
    <w:p>
      <w:pPr>
        <w:pStyle w:val="Normal"/>
        <w:spacing w:lineRule="auto" w:line="278"/>
        <w:ind w:firstLine="648"/>
        <w:jc w:val="both"/>
        <w:rPr>
          <w:sz w:val="20"/>
          <w:szCs w:val="20"/>
        </w:rPr>
      </w:pPr>
      <w:bookmarkStart w:id="5" w:name="page11"/>
      <w:bookmarkEnd w:id="5"/>
      <w:r>
        <w:rPr>
          <w:rFonts w:eastAsia="Arial" w:cs="Arial" w:ascii="Arial" w:hAnsi="Arial"/>
          <w:sz w:val="18"/>
          <w:szCs w:val="18"/>
        </w:rPr>
        <w:t>“</w:t>
      </w:r>
      <w:r>
        <w:rPr>
          <w:rFonts w:eastAsia="Arial" w:cs="Arial" w:ascii="Arial" w:hAnsi="Arial"/>
          <w:sz w:val="18"/>
          <w:szCs w:val="18"/>
          <w:u w:val="single"/>
        </w:rPr>
        <w:t>Affiliate</w:t>
      </w:r>
      <w:r>
        <w:rPr>
          <w:rFonts w:eastAsia="Arial" w:cs="Arial" w:ascii="Arial" w:hAnsi="Arial"/>
          <w:sz w:val="18"/>
          <w:szCs w:val="18"/>
        </w:rPr>
        <w:t>” means, with respect to any Person, another Person that directly, or indirectly through one or more intermediaries, Controls or is Controlled by or is under common Control with the Person specified.</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Aggregate Commitments</w:t>
      </w:r>
      <w:r>
        <w:rPr>
          <w:rFonts w:eastAsia="Arial" w:cs="Arial" w:ascii="Arial" w:hAnsi="Arial"/>
          <w:sz w:val="18"/>
          <w:szCs w:val="18"/>
        </w:rPr>
        <w:t>” means the Commitments of all the Lenders.</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Agreement</w:t>
      </w:r>
      <w:r>
        <w:rPr>
          <w:rFonts w:eastAsia="Arial" w:cs="Arial" w:ascii="Arial" w:hAnsi="Arial"/>
          <w:sz w:val="18"/>
          <w:szCs w:val="18"/>
        </w:rPr>
        <w:t>” means this Term Loan Credit Agreement.</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Applicable Law</w:t>
      </w:r>
      <w:r>
        <w:rPr>
          <w:rFonts w:eastAsia="Arial" w:cs="Arial" w:ascii="Arial" w:hAnsi="Arial"/>
          <w:sz w:val="18"/>
          <w:szCs w:val="18"/>
        </w:rPr>
        <w:t>” means, as to any Person, all applicable Laws binding upon such Person or to which such a Person is subject.</w:t>
      </w:r>
    </w:p>
    <w:p>
      <w:pPr>
        <w:pStyle w:val="Normal"/>
        <w:spacing w:lineRule="exact" w:line="252"/>
        <w:rPr>
          <w:sz w:val="20"/>
          <w:szCs w:val="20"/>
        </w:rPr>
      </w:pPr>
      <w:r>
        <w:rPr>
          <w:sz w:val="20"/>
          <w:szCs w:val="20"/>
        </w:rPr>
      </w:r>
    </w:p>
    <w:p>
      <w:pPr>
        <w:pStyle w:val="Normal"/>
        <w:spacing w:lineRule="auto" w:line="271"/>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Applicable Percentage</w:t>
      </w:r>
      <w:r>
        <w:rPr>
          <w:rFonts w:eastAsia="Arial" w:cs="Arial" w:ascii="Arial" w:hAnsi="Arial"/>
          <w:sz w:val="17"/>
          <w:szCs w:val="17"/>
        </w:rPr>
        <w:t xml:space="preserve">” means, with respect to any Lender at any time, the percentage (carried out to the ninth decimal place) of the sum of the aggregate unused Commitments (if any) </w:t>
      </w:r>
      <w:r>
        <w:rPr>
          <w:rFonts w:eastAsia="Arial" w:cs="Arial" w:ascii="Arial" w:hAnsi="Arial"/>
          <w:sz w:val="17"/>
          <w:szCs w:val="17"/>
          <w:u w:val="single"/>
        </w:rPr>
        <w:t>plus</w:t>
      </w:r>
      <w:r>
        <w:rPr>
          <w:rFonts w:eastAsia="Arial" w:cs="Arial" w:ascii="Arial" w:hAnsi="Arial"/>
          <w:sz w:val="17"/>
          <w:szCs w:val="17"/>
        </w:rPr>
        <w:t xml:space="preserve"> the outstanding Loans represented by the sum of such Lender’s unused Commitment (if any) </w:t>
      </w:r>
      <w:r>
        <w:rPr>
          <w:rFonts w:eastAsia="Arial" w:cs="Arial" w:ascii="Arial" w:hAnsi="Arial"/>
          <w:sz w:val="17"/>
          <w:szCs w:val="17"/>
          <w:u w:val="single"/>
        </w:rPr>
        <w:t>plus</w:t>
      </w:r>
      <w:r>
        <w:rPr>
          <w:rFonts w:eastAsia="Arial" w:cs="Arial" w:ascii="Arial" w:hAnsi="Arial"/>
          <w:sz w:val="17"/>
          <w:szCs w:val="17"/>
        </w:rPr>
        <w:t xml:space="preserve"> such Lender’s outstanding Loan at such time. If the commitment of each Lender to make Loans has been terminated pursuant to </w:t>
      </w:r>
      <w:r>
        <w:rPr>
          <w:rFonts w:eastAsia="Arial" w:cs="Arial" w:ascii="Arial" w:hAnsi="Arial"/>
          <w:sz w:val="17"/>
          <w:szCs w:val="17"/>
          <w:u w:val="single"/>
        </w:rPr>
        <w:t>Section 8.02</w:t>
      </w:r>
      <w:r>
        <w:rPr>
          <w:rFonts w:eastAsia="Arial" w:cs="Arial" w:ascii="Arial" w:hAnsi="Arial"/>
          <w:sz w:val="17"/>
          <w:szCs w:val="17"/>
        </w:rPr>
        <w:t xml:space="preserve">, or if the Aggregate Commitments have expired, then the Applicable Percentage of each Lender shall be determined based on the Applicable Percentage of such Lender most recently in effect, giving effect to any subsequent assignments and to any Lender’s status as a Defaulting Lender at the time of determination. The initial Applicable Percentage of each Lender is set forth opposite the name of such Lender on </w:t>
      </w:r>
      <w:r>
        <w:rPr>
          <w:rFonts w:eastAsia="Arial" w:cs="Arial" w:ascii="Arial" w:hAnsi="Arial"/>
          <w:sz w:val="17"/>
          <w:szCs w:val="17"/>
          <w:u w:val="single"/>
        </w:rPr>
        <w:t>Schedule 2.01</w:t>
      </w:r>
      <w:r>
        <w:rPr>
          <w:rFonts w:eastAsia="Arial" w:cs="Arial" w:ascii="Arial" w:hAnsi="Arial"/>
          <w:sz w:val="17"/>
          <w:szCs w:val="17"/>
        </w:rPr>
        <w:t xml:space="preserve"> or in the Assignment and Assumption pursuant to which such Lender becomes a party hereto, as applicable.</w:t>
      </w:r>
    </w:p>
    <w:p>
      <w:pPr>
        <w:pStyle w:val="Normal"/>
        <w:spacing w:lineRule="exact" w:line="204"/>
        <w:rPr>
          <w:sz w:val="20"/>
          <w:szCs w:val="20"/>
        </w:rPr>
      </w:pPr>
      <w:r>
        <w:rPr>
          <w:sz w:val="20"/>
          <w:szCs w:val="20"/>
        </w:rPr>
      </w:r>
    </w:p>
    <w:p>
      <w:pPr>
        <w:pStyle w:val="Normal"/>
        <w:ind w:left="660"/>
        <w:rPr>
          <w:sz w:val="20"/>
          <w:szCs w:val="20"/>
        </w:rPr>
      </w:pPr>
      <w:r>
        <w:rPr>
          <w:rFonts w:eastAsia="Arial" w:cs="Arial" w:ascii="Arial" w:hAnsi="Arial"/>
          <w:sz w:val="16"/>
          <w:szCs w:val="16"/>
        </w:rPr>
        <w:t>“</w:t>
      </w:r>
      <w:r>
        <w:rPr>
          <w:rFonts w:eastAsia="Arial" w:cs="Arial" w:ascii="Arial" w:hAnsi="Arial"/>
          <w:sz w:val="16"/>
          <w:szCs w:val="16"/>
          <w:u w:val="single"/>
        </w:rPr>
        <w:t>Applicable Rate</w:t>
      </w:r>
      <w:r>
        <w:rPr>
          <w:rFonts w:eastAsia="Arial" w:cs="Arial" w:ascii="Arial" w:hAnsi="Arial"/>
          <w:sz w:val="16"/>
          <w:szCs w:val="16"/>
        </w:rPr>
        <w:t>” means, from time to time, the following percentages per annum, based upon (a) the Leverage Ratio for such period, and (b) the</w:t>
      </w:r>
    </w:p>
    <w:p>
      <w:pPr>
        <w:pStyle w:val="Normal"/>
        <w:spacing w:lineRule="exact" w:line="46"/>
        <w:rPr>
          <w:sz w:val="20"/>
          <w:szCs w:val="20"/>
        </w:rPr>
      </w:pPr>
      <w:r>
        <w:rPr>
          <w:sz w:val="20"/>
          <w:szCs w:val="20"/>
        </w:rPr>
      </w:r>
    </w:p>
    <w:p>
      <w:pPr>
        <w:pStyle w:val="Normal"/>
        <w:rPr>
          <w:sz w:val="20"/>
          <w:szCs w:val="20"/>
        </w:rPr>
      </w:pPr>
      <w:r>
        <w:rPr>
          <w:rFonts w:eastAsia="Arial" w:cs="Arial" w:ascii="Arial" w:hAnsi="Arial"/>
          <w:sz w:val="18"/>
          <w:szCs w:val="18"/>
        </w:rPr>
        <w:t>Debt Rating as set forth below:</w:t>
      </w:r>
    </w:p>
    <w:p>
      <w:pPr>
        <w:pStyle w:val="Normal"/>
        <w:spacing w:lineRule="exact" w:line="232"/>
        <w:rPr>
          <w:sz w:val="20"/>
          <w:szCs w:val="20"/>
        </w:rPr>
      </w:pPr>
      <w:r>
        <w:rPr>
          <w:sz w:val="20"/>
          <w:szCs w:val="20"/>
        </w:rPr>
      </w:r>
    </w:p>
    <w:tbl>
      <w:tblPr>
        <w:tblW w:w="11260" w:type="dxa"/>
        <w:jc w:val="left"/>
        <w:tblInd w:w="0" w:type="dxa"/>
        <w:tblLayout w:type="fixed"/>
        <w:tblCellMar>
          <w:top w:w="0" w:type="dxa"/>
          <w:left w:w="0" w:type="dxa"/>
          <w:bottom w:w="0" w:type="dxa"/>
          <w:right w:w="10" w:type="dxa"/>
        </w:tblCellMar>
        <w:tblLook w:val="04a0" w:noHBand="0" w:noVBand="1" w:firstColumn="1" w:lastRow="0" w:lastColumn="0" w:firstRow="1"/>
      </w:tblPr>
      <w:tblGrid>
        <w:gridCol w:w="1158"/>
        <w:gridCol w:w="1702"/>
        <w:gridCol w:w="2621"/>
        <w:gridCol w:w="180"/>
        <w:gridCol w:w="240"/>
        <w:gridCol w:w="100"/>
        <w:gridCol w:w="1100"/>
        <w:gridCol w:w="1340"/>
        <w:gridCol w:w="1680"/>
        <w:gridCol w:w="1119"/>
        <w:gridCol w:w="18"/>
      </w:tblGrid>
      <w:tr>
        <w:trPr>
          <w:trHeight w:val="250" w:hRule="atLeast"/>
        </w:trPr>
        <w:tc>
          <w:tcPr>
            <w:tcW w:w="1158" w:type="dxa"/>
            <w:tcBorders>
              <w:right w:val="single" w:sz="8" w:space="0" w:color="000000"/>
            </w:tcBorders>
            <w:vAlign w:val="bottom"/>
          </w:tcPr>
          <w:p>
            <w:pPr>
              <w:pStyle w:val="Normal"/>
              <w:rPr>
                <w:sz w:val="21"/>
                <w:szCs w:val="21"/>
              </w:rPr>
            </w:pPr>
            <w:r>
              <w:rPr>
                <w:sz w:val="21"/>
                <w:szCs w:val="21"/>
              </w:rPr>
            </w:r>
          </w:p>
        </w:tc>
        <w:tc>
          <w:tcPr>
            <w:tcW w:w="1702" w:type="dxa"/>
            <w:vMerge w:val="restart"/>
            <w:tcBorders>
              <w:top w:val="single" w:sz="8" w:space="0" w:color="000000"/>
              <w:right w:val="single" w:sz="8" w:space="0" w:color="000000"/>
            </w:tcBorders>
            <w:shd w:color="auto" w:fill="D9D9D9" w:val="clear"/>
            <w:vAlign w:val="bottom"/>
          </w:tcPr>
          <w:p>
            <w:pPr>
              <w:pStyle w:val="Normal"/>
              <w:jc w:val="center"/>
              <w:rPr>
                <w:sz w:val="20"/>
                <w:szCs w:val="20"/>
              </w:rPr>
            </w:pPr>
            <w:r>
              <w:rPr>
                <w:rFonts w:eastAsia="Arial" w:cs="Arial" w:ascii="Arial" w:hAnsi="Arial"/>
                <w:b/>
                <w:bCs/>
                <w:w w:val="91"/>
                <w:sz w:val="18"/>
                <w:szCs w:val="18"/>
              </w:rPr>
              <w:t>Pricing</w:t>
            </w:r>
          </w:p>
        </w:tc>
        <w:tc>
          <w:tcPr>
            <w:tcW w:w="2621" w:type="dxa"/>
            <w:tcBorders>
              <w:top w:val="single" w:sz="8" w:space="0" w:color="000000"/>
              <w:bottom w:val="single" w:sz="8" w:space="0" w:color="D9D9D9"/>
            </w:tcBorders>
            <w:shd w:color="auto" w:fill="D9D9D9" w:val="clear"/>
            <w:vAlign w:val="bottom"/>
          </w:tcPr>
          <w:p>
            <w:pPr>
              <w:pStyle w:val="Normal"/>
              <w:rPr>
                <w:sz w:val="21"/>
                <w:szCs w:val="21"/>
              </w:rPr>
            </w:pPr>
            <w:r>
              <w:rPr>
                <w:sz w:val="21"/>
                <w:szCs w:val="21"/>
              </w:rPr>
            </w:r>
          </w:p>
        </w:tc>
        <w:tc>
          <w:tcPr>
            <w:tcW w:w="180" w:type="dxa"/>
            <w:tcBorders>
              <w:top w:val="single" w:sz="8" w:space="0" w:color="000000"/>
              <w:bottom w:val="single" w:sz="8" w:space="0" w:color="D9D9D9"/>
              <w:right w:val="single" w:sz="8" w:space="0" w:color="000000"/>
            </w:tcBorders>
            <w:shd w:color="auto" w:fill="D9D9D9" w:val="clear"/>
            <w:vAlign w:val="bottom"/>
          </w:tcPr>
          <w:p>
            <w:pPr>
              <w:pStyle w:val="Normal"/>
              <w:rPr>
                <w:sz w:val="21"/>
                <w:szCs w:val="21"/>
              </w:rPr>
            </w:pPr>
            <w:r>
              <w:rPr>
                <w:sz w:val="21"/>
                <w:szCs w:val="21"/>
              </w:rPr>
            </w:r>
          </w:p>
        </w:tc>
        <w:tc>
          <w:tcPr>
            <w:tcW w:w="240" w:type="dxa"/>
            <w:tcBorders>
              <w:top w:val="single" w:sz="8" w:space="0" w:color="000000"/>
              <w:bottom w:val="single" w:sz="8" w:space="0" w:color="D9D9D9"/>
            </w:tcBorders>
            <w:shd w:color="auto" w:fill="D9D9D9" w:val="clear"/>
            <w:vAlign w:val="bottom"/>
          </w:tcPr>
          <w:p>
            <w:pPr>
              <w:pStyle w:val="Normal"/>
              <w:rPr>
                <w:sz w:val="21"/>
                <w:szCs w:val="21"/>
              </w:rPr>
            </w:pPr>
            <w:r>
              <w:rPr>
                <w:sz w:val="21"/>
                <w:szCs w:val="21"/>
              </w:rPr>
            </w:r>
          </w:p>
        </w:tc>
        <w:tc>
          <w:tcPr>
            <w:tcW w:w="100" w:type="dxa"/>
            <w:tcBorders>
              <w:top w:val="single" w:sz="8" w:space="0" w:color="000000"/>
              <w:bottom w:val="single" w:sz="8" w:space="0" w:color="D9D9D9"/>
            </w:tcBorders>
            <w:shd w:color="auto" w:fill="D9D9D9" w:val="clear"/>
            <w:vAlign w:val="bottom"/>
          </w:tcPr>
          <w:p>
            <w:pPr>
              <w:pStyle w:val="Normal"/>
              <w:rPr>
                <w:sz w:val="21"/>
                <w:szCs w:val="21"/>
              </w:rPr>
            </w:pPr>
            <w:r>
              <w:rPr>
                <w:sz w:val="21"/>
                <w:szCs w:val="21"/>
              </w:rPr>
            </w:r>
          </w:p>
        </w:tc>
        <w:tc>
          <w:tcPr>
            <w:tcW w:w="1100" w:type="dxa"/>
            <w:vMerge w:val="restart"/>
            <w:tcBorders>
              <w:top w:val="single" w:sz="8" w:space="0" w:color="000000"/>
              <w:right w:val="single" w:sz="8" w:space="0" w:color="000000"/>
            </w:tcBorders>
            <w:shd w:color="auto" w:fill="D9D9D9" w:val="clear"/>
            <w:vAlign w:val="bottom"/>
          </w:tcPr>
          <w:p>
            <w:pPr>
              <w:pStyle w:val="Normal"/>
              <w:ind w:right="310"/>
              <w:jc w:val="center"/>
              <w:rPr>
                <w:sz w:val="20"/>
                <w:szCs w:val="20"/>
              </w:rPr>
            </w:pPr>
            <w:r>
              <w:rPr>
                <w:rFonts w:eastAsia="Arial" w:cs="Arial" w:ascii="Arial" w:hAnsi="Arial"/>
                <w:b/>
                <w:bCs/>
                <w:w w:val="94"/>
                <w:sz w:val="18"/>
                <w:szCs w:val="18"/>
              </w:rPr>
              <w:t>Debt</w:t>
            </w:r>
          </w:p>
        </w:tc>
        <w:tc>
          <w:tcPr>
            <w:tcW w:w="3020" w:type="dxa"/>
            <w:gridSpan w:val="2"/>
            <w:tcBorders>
              <w:top w:val="single" w:sz="8" w:space="0" w:color="000000"/>
              <w:bottom w:val="single" w:sz="8" w:space="0" w:color="000000"/>
              <w:right w:val="single" w:sz="8" w:space="0" w:color="000000"/>
            </w:tcBorders>
            <w:shd w:color="auto" w:fill="D9D9D9" w:val="clear"/>
            <w:vAlign w:val="bottom"/>
          </w:tcPr>
          <w:p>
            <w:pPr>
              <w:pStyle w:val="Normal"/>
              <w:ind w:left="740"/>
              <w:rPr>
                <w:sz w:val="20"/>
                <w:szCs w:val="20"/>
              </w:rPr>
            </w:pPr>
            <w:r>
              <w:rPr>
                <w:rFonts w:eastAsia="Arial" w:cs="Arial" w:ascii="Arial" w:hAnsi="Arial"/>
                <w:b/>
                <w:bCs/>
                <w:sz w:val="18"/>
                <w:szCs w:val="18"/>
              </w:rPr>
              <w:t>Term Loan Facility</w:t>
            </w:r>
          </w:p>
        </w:tc>
        <w:tc>
          <w:tcPr>
            <w:tcW w:w="1119" w:type="dxa"/>
            <w:tcBorders/>
            <w:vAlign w:val="bottom"/>
          </w:tcPr>
          <w:p>
            <w:pPr>
              <w:pStyle w:val="Normal"/>
              <w:rPr>
                <w:sz w:val="21"/>
                <w:szCs w:val="21"/>
              </w:rPr>
            </w:pPr>
            <w:r>
              <w:rPr>
                <w:sz w:val="21"/>
                <w:szCs w:val="21"/>
              </w:rPr>
            </w:r>
          </w:p>
        </w:tc>
        <w:tc>
          <w:tcPr>
            <w:tcW w:w="18" w:type="dxa"/>
            <w:tcBorders/>
            <w:vAlign w:val="bottom"/>
          </w:tcPr>
          <w:p>
            <w:pPr>
              <w:pStyle w:val="Normal"/>
              <w:rPr>
                <w:sz w:val="1"/>
                <w:szCs w:val="1"/>
              </w:rPr>
            </w:pPr>
            <w:r>
              <w:rPr>
                <w:sz w:val="1"/>
                <w:szCs w:val="1"/>
              </w:rPr>
            </w:r>
          </w:p>
        </w:tc>
      </w:tr>
      <w:tr>
        <w:trPr>
          <w:trHeight w:val="184" w:hRule="atLeast"/>
        </w:trPr>
        <w:tc>
          <w:tcPr>
            <w:tcW w:w="1158" w:type="dxa"/>
            <w:tcBorders>
              <w:right w:val="single" w:sz="8" w:space="0" w:color="000000"/>
            </w:tcBorders>
            <w:vAlign w:val="bottom"/>
          </w:tcPr>
          <w:p>
            <w:pPr>
              <w:pStyle w:val="Normal"/>
              <w:rPr>
                <w:sz w:val="16"/>
                <w:szCs w:val="16"/>
              </w:rPr>
            </w:pPr>
            <w:r>
              <w:rPr>
                <w:sz w:val="16"/>
                <w:szCs w:val="16"/>
              </w:rPr>
            </w:r>
          </w:p>
        </w:tc>
        <w:tc>
          <w:tcPr>
            <w:tcW w:w="1702" w:type="dxa"/>
            <w:vMerge w:val="continue"/>
            <w:tcBorders>
              <w:right w:val="single" w:sz="8" w:space="0" w:color="000000"/>
            </w:tcBorders>
            <w:shd w:color="auto" w:fill="D9D9D9" w:val="clear"/>
            <w:vAlign w:val="bottom"/>
          </w:tcPr>
          <w:p>
            <w:pPr>
              <w:pStyle w:val="Normal"/>
              <w:rPr>
                <w:sz w:val="16"/>
                <w:szCs w:val="16"/>
              </w:rPr>
            </w:pPr>
            <w:r>
              <w:rPr>
                <w:sz w:val="16"/>
                <w:szCs w:val="16"/>
              </w:rPr>
            </w:r>
          </w:p>
        </w:tc>
        <w:tc>
          <w:tcPr>
            <w:tcW w:w="2621" w:type="dxa"/>
            <w:vMerge w:val="restart"/>
            <w:tcBorders/>
            <w:shd w:color="auto" w:fill="D9D9D9" w:val="clear"/>
            <w:vAlign w:val="bottom"/>
          </w:tcPr>
          <w:p>
            <w:pPr>
              <w:pStyle w:val="Normal"/>
              <w:ind w:left="50"/>
              <w:jc w:val="center"/>
              <w:rPr>
                <w:sz w:val="20"/>
                <w:szCs w:val="20"/>
              </w:rPr>
            </w:pPr>
            <w:r>
              <w:rPr>
                <w:rFonts w:eastAsia="Arial" w:cs="Arial" w:ascii="Arial" w:hAnsi="Arial"/>
                <w:b/>
                <w:bCs/>
                <w:w w:val="89"/>
                <w:sz w:val="18"/>
                <w:szCs w:val="18"/>
              </w:rPr>
              <w:t>Leverage Ratio</w:t>
            </w:r>
          </w:p>
        </w:tc>
        <w:tc>
          <w:tcPr>
            <w:tcW w:w="180" w:type="dxa"/>
            <w:tcBorders>
              <w:right w:val="single" w:sz="8" w:space="0" w:color="000000"/>
            </w:tcBorders>
            <w:shd w:color="auto" w:fill="D9D9D9" w:val="clear"/>
            <w:vAlign w:val="bottom"/>
          </w:tcPr>
          <w:p>
            <w:pPr>
              <w:pStyle w:val="Normal"/>
              <w:rPr>
                <w:sz w:val="16"/>
                <w:szCs w:val="16"/>
              </w:rPr>
            </w:pPr>
            <w:r>
              <w:rPr>
                <w:sz w:val="16"/>
                <w:szCs w:val="16"/>
              </w:rPr>
            </w:r>
          </w:p>
        </w:tc>
        <w:tc>
          <w:tcPr>
            <w:tcW w:w="240" w:type="dxa"/>
            <w:tcBorders/>
            <w:shd w:color="auto" w:fill="D9D9D9" w:val="clear"/>
            <w:vAlign w:val="bottom"/>
          </w:tcPr>
          <w:p>
            <w:pPr>
              <w:pStyle w:val="Normal"/>
              <w:rPr>
                <w:sz w:val="16"/>
                <w:szCs w:val="16"/>
              </w:rPr>
            </w:pPr>
            <w:r>
              <w:rPr>
                <w:sz w:val="16"/>
                <w:szCs w:val="16"/>
              </w:rPr>
            </w:r>
          </w:p>
        </w:tc>
        <w:tc>
          <w:tcPr>
            <w:tcW w:w="100" w:type="dxa"/>
            <w:tcBorders/>
            <w:shd w:color="auto" w:fill="D9D9D9" w:val="clear"/>
            <w:vAlign w:val="bottom"/>
          </w:tcPr>
          <w:p>
            <w:pPr>
              <w:pStyle w:val="Normal"/>
              <w:rPr>
                <w:sz w:val="16"/>
                <w:szCs w:val="16"/>
              </w:rPr>
            </w:pPr>
            <w:r>
              <w:rPr>
                <w:sz w:val="16"/>
                <w:szCs w:val="16"/>
              </w:rPr>
            </w:r>
          </w:p>
        </w:tc>
        <w:tc>
          <w:tcPr>
            <w:tcW w:w="1100" w:type="dxa"/>
            <w:vMerge w:val="continue"/>
            <w:tcBorders>
              <w:right w:val="single" w:sz="8" w:space="0" w:color="000000"/>
            </w:tcBorders>
            <w:shd w:color="auto" w:fill="D9D9D9" w:val="clear"/>
            <w:vAlign w:val="bottom"/>
          </w:tcPr>
          <w:p>
            <w:pPr>
              <w:pStyle w:val="Normal"/>
              <w:rPr>
                <w:sz w:val="16"/>
                <w:szCs w:val="16"/>
              </w:rPr>
            </w:pPr>
            <w:r>
              <w:rPr>
                <w:sz w:val="16"/>
                <w:szCs w:val="16"/>
              </w:rPr>
            </w:r>
          </w:p>
        </w:tc>
        <w:tc>
          <w:tcPr>
            <w:tcW w:w="1340" w:type="dxa"/>
            <w:tcBorders>
              <w:right w:val="single" w:sz="8" w:space="0" w:color="000000"/>
            </w:tcBorders>
            <w:shd w:color="auto" w:fill="D9D9D9" w:val="clear"/>
            <w:vAlign w:val="bottom"/>
          </w:tcPr>
          <w:p>
            <w:pPr>
              <w:pStyle w:val="Normal"/>
              <w:spacing w:lineRule="exact" w:line="184"/>
              <w:jc w:val="center"/>
              <w:rPr>
                <w:sz w:val="20"/>
                <w:szCs w:val="20"/>
              </w:rPr>
            </w:pPr>
            <w:r>
              <w:rPr>
                <w:rFonts w:eastAsia="Arial" w:cs="Arial" w:ascii="Arial" w:hAnsi="Arial"/>
                <w:b/>
                <w:bCs/>
                <w:w w:val="95"/>
                <w:sz w:val="18"/>
                <w:szCs w:val="18"/>
              </w:rPr>
              <w:t>Term</w:t>
            </w:r>
          </w:p>
        </w:tc>
        <w:tc>
          <w:tcPr>
            <w:tcW w:w="1680" w:type="dxa"/>
            <w:vMerge w:val="restart"/>
            <w:tcBorders>
              <w:right w:val="single" w:sz="8" w:space="0" w:color="000000"/>
            </w:tcBorders>
            <w:shd w:color="auto" w:fill="D9D9D9" w:val="clear"/>
            <w:vAlign w:val="bottom"/>
          </w:tcPr>
          <w:p>
            <w:pPr>
              <w:pStyle w:val="Normal"/>
              <w:jc w:val="center"/>
              <w:rPr>
                <w:sz w:val="20"/>
                <w:szCs w:val="20"/>
              </w:rPr>
            </w:pPr>
            <w:r>
              <w:rPr>
                <w:rFonts w:eastAsia="Arial" w:cs="Arial" w:ascii="Arial" w:hAnsi="Arial"/>
                <w:b/>
                <w:bCs/>
                <w:w w:val="87"/>
                <w:sz w:val="18"/>
                <w:szCs w:val="18"/>
              </w:rPr>
              <w:t>Base Rate</w:t>
            </w:r>
          </w:p>
        </w:tc>
        <w:tc>
          <w:tcPr>
            <w:tcW w:w="1119" w:type="dxa"/>
            <w:tcBorders/>
            <w:vAlign w:val="bottom"/>
          </w:tcPr>
          <w:p>
            <w:pPr>
              <w:pStyle w:val="Normal"/>
              <w:rPr>
                <w:sz w:val="16"/>
                <w:szCs w:val="16"/>
              </w:rPr>
            </w:pPr>
            <w:r>
              <w:rPr>
                <w:sz w:val="16"/>
                <w:szCs w:val="16"/>
              </w:rPr>
            </w:r>
          </w:p>
        </w:tc>
        <w:tc>
          <w:tcPr>
            <w:tcW w:w="18" w:type="dxa"/>
            <w:tcBorders/>
            <w:vAlign w:val="bottom"/>
          </w:tcPr>
          <w:p>
            <w:pPr>
              <w:pStyle w:val="Normal"/>
              <w:rPr>
                <w:sz w:val="1"/>
                <w:szCs w:val="1"/>
              </w:rPr>
            </w:pPr>
            <w:r>
              <w:rPr>
                <w:sz w:val="1"/>
                <w:szCs w:val="1"/>
              </w:rPr>
            </w:r>
          </w:p>
        </w:tc>
      </w:tr>
      <w:tr>
        <w:trPr>
          <w:trHeight w:val="122" w:hRule="atLeast"/>
        </w:trPr>
        <w:tc>
          <w:tcPr>
            <w:tcW w:w="1158" w:type="dxa"/>
            <w:tcBorders>
              <w:right w:val="single" w:sz="8" w:space="0" w:color="000000"/>
            </w:tcBorders>
            <w:vAlign w:val="bottom"/>
          </w:tcPr>
          <w:p>
            <w:pPr>
              <w:pStyle w:val="Normal"/>
              <w:rPr>
                <w:sz w:val="10"/>
                <w:szCs w:val="10"/>
              </w:rPr>
            </w:pPr>
            <w:r>
              <w:rPr>
                <w:sz w:val="10"/>
                <w:szCs w:val="10"/>
              </w:rPr>
            </w:r>
          </w:p>
        </w:tc>
        <w:tc>
          <w:tcPr>
            <w:tcW w:w="1702" w:type="dxa"/>
            <w:vMerge w:val="restart"/>
            <w:tcBorders>
              <w:right w:val="single" w:sz="8" w:space="0" w:color="000000"/>
            </w:tcBorders>
            <w:shd w:color="auto" w:fill="D9D9D9" w:val="clear"/>
            <w:vAlign w:val="bottom"/>
          </w:tcPr>
          <w:p>
            <w:pPr>
              <w:pStyle w:val="Normal"/>
              <w:jc w:val="center"/>
              <w:rPr>
                <w:sz w:val="20"/>
                <w:szCs w:val="20"/>
              </w:rPr>
            </w:pPr>
            <w:r>
              <w:rPr>
                <w:rFonts w:eastAsia="Arial" w:cs="Arial" w:ascii="Arial" w:hAnsi="Arial"/>
                <w:b/>
                <w:bCs/>
                <w:w w:val="91"/>
                <w:sz w:val="18"/>
                <w:szCs w:val="18"/>
              </w:rPr>
              <w:t>Level</w:t>
            </w:r>
          </w:p>
        </w:tc>
        <w:tc>
          <w:tcPr>
            <w:tcW w:w="2621" w:type="dxa"/>
            <w:vMerge w:val="continue"/>
            <w:tcBorders/>
            <w:shd w:color="auto" w:fill="D9D9D9" w:val="clear"/>
            <w:vAlign w:val="bottom"/>
          </w:tcPr>
          <w:p>
            <w:pPr>
              <w:pStyle w:val="Normal"/>
              <w:rPr>
                <w:sz w:val="10"/>
                <w:szCs w:val="10"/>
              </w:rPr>
            </w:pPr>
            <w:r>
              <w:rPr>
                <w:sz w:val="10"/>
                <w:szCs w:val="10"/>
              </w:rPr>
            </w:r>
          </w:p>
        </w:tc>
        <w:tc>
          <w:tcPr>
            <w:tcW w:w="180" w:type="dxa"/>
            <w:tcBorders>
              <w:right w:val="single" w:sz="8" w:space="0" w:color="000000"/>
            </w:tcBorders>
            <w:shd w:color="auto" w:fill="D9D9D9" w:val="clear"/>
            <w:vAlign w:val="bottom"/>
          </w:tcPr>
          <w:p>
            <w:pPr>
              <w:pStyle w:val="Normal"/>
              <w:rPr>
                <w:sz w:val="10"/>
                <w:szCs w:val="10"/>
              </w:rPr>
            </w:pPr>
            <w:r>
              <w:rPr>
                <w:sz w:val="10"/>
                <w:szCs w:val="10"/>
              </w:rPr>
            </w:r>
          </w:p>
        </w:tc>
        <w:tc>
          <w:tcPr>
            <w:tcW w:w="240" w:type="dxa"/>
            <w:tcBorders/>
            <w:shd w:color="auto" w:fill="D9D9D9" w:val="clear"/>
            <w:vAlign w:val="bottom"/>
          </w:tcPr>
          <w:p>
            <w:pPr>
              <w:pStyle w:val="Normal"/>
              <w:rPr>
                <w:sz w:val="10"/>
                <w:szCs w:val="10"/>
              </w:rPr>
            </w:pPr>
            <w:r>
              <w:rPr>
                <w:sz w:val="10"/>
                <w:szCs w:val="10"/>
              </w:rPr>
            </w:r>
          </w:p>
        </w:tc>
        <w:tc>
          <w:tcPr>
            <w:tcW w:w="100" w:type="dxa"/>
            <w:tcBorders/>
            <w:shd w:color="auto" w:fill="D9D9D9" w:val="clear"/>
            <w:vAlign w:val="bottom"/>
          </w:tcPr>
          <w:p>
            <w:pPr>
              <w:pStyle w:val="Normal"/>
              <w:rPr>
                <w:sz w:val="10"/>
                <w:szCs w:val="10"/>
              </w:rPr>
            </w:pPr>
            <w:r>
              <w:rPr>
                <w:sz w:val="10"/>
                <w:szCs w:val="10"/>
              </w:rPr>
            </w:r>
          </w:p>
        </w:tc>
        <w:tc>
          <w:tcPr>
            <w:tcW w:w="1100" w:type="dxa"/>
            <w:vMerge w:val="restart"/>
            <w:tcBorders>
              <w:right w:val="single" w:sz="8" w:space="0" w:color="000000"/>
            </w:tcBorders>
            <w:shd w:color="auto" w:fill="D9D9D9" w:val="clear"/>
            <w:vAlign w:val="bottom"/>
          </w:tcPr>
          <w:p>
            <w:pPr>
              <w:pStyle w:val="Normal"/>
              <w:ind w:right="290"/>
              <w:jc w:val="center"/>
              <w:rPr>
                <w:sz w:val="20"/>
                <w:szCs w:val="20"/>
              </w:rPr>
            </w:pPr>
            <w:r>
              <w:rPr>
                <w:rFonts w:eastAsia="Arial" w:cs="Arial" w:ascii="Arial" w:hAnsi="Arial"/>
                <w:b/>
                <w:bCs/>
                <w:w w:val="92"/>
                <w:sz w:val="18"/>
                <w:szCs w:val="18"/>
              </w:rPr>
              <w:t>Rating</w:t>
            </w:r>
          </w:p>
        </w:tc>
        <w:tc>
          <w:tcPr>
            <w:tcW w:w="1340" w:type="dxa"/>
            <w:vMerge w:val="restart"/>
            <w:tcBorders>
              <w:right w:val="single" w:sz="8" w:space="0" w:color="000000"/>
            </w:tcBorders>
            <w:shd w:color="auto" w:fill="D9D9D9" w:val="clear"/>
            <w:vAlign w:val="bottom"/>
          </w:tcPr>
          <w:p>
            <w:pPr>
              <w:pStyle w:val="Normal"/>
              <w:jc w:val="center"/>
              <w:rPr>
                <w:sz w:val="20"/>
                <w:szCs w:val="20"/>
              </w:rPr>
            </w:pPr>
            <w:r>
              <w:rPr>
                <w:rFonts w:eastAsia="Arial" w:cs="Arial" w:ascii="Arial" w:hAnsi="Arial"/>
                <w:b/>
                <w:bCs/>
                <w:w w:val="95"/>
                <w:sz w:val="18"/>
                <w:szCs w:val="18"/>
              </w:rPr>
              <w:t>SOFR</w:t>
            </w:r>
          </w:p>
        </w:tc>
        <w:tc>
          <w:tcPr>
            <w:tcW w:w="1680" w:type="dxa"/>
            <w:vMerge w:val="continue"/>
            <w:tcBorders>
              <w:right w:val="single" w:sz="8" w:space="0" w:color="000000"/>
            </w:tcBorders>
            <w:shd w:color="auto" w:fill="D9D9D9" w:val="clear"/>
            <w:vAlign w:val="bottom"/>
          </w:tcPr>
          <w:p>
            <w:pPr>
              <w:pStyle w:val="Normal"/>
              <w:rPr>
                <w:sz w:val="10"/>
                <w:szCs w:val="10"/>
              </w:rPr>
            </w:pPr>
            <w:r>
              <w:rPr>
                <w:sz w:val="10"/>
                <w:szCs w:val="10"/>
              </w:rPr>
            </w:r>
          </w:p>
        </w:tc>
        <w:tc>
          <w:tcPr>
            <w:tcW w:w="1119" w:type="dxa"/>
            <w:tcBorders/>
            <w:vAlign w:val="bottom"/>
          </w:tcPr>
          <w:p>
            <w:pPr>
              <w:pStyle w:val="Normal"/>
              <w:rPr>
                <w:sz w:val="10"/>
                <w:szCs w:val="10"/>
              </w:rPr>
            </w:pPr>
            <w:r>
              <w:rPr>
                <w:sz w:val="10"/>
                <w:szCs w:val="10"/>
              </w:rPr>
            </w:r>
          </w:p>
        </w:tc>
        <w:tc>
          <w:tcPr>
            <w:tcW w:w="18" w:type="dxa"/>
            <w:tcBorders/>
            <w:vAlign w:val="bottom"/>
          </w:tcPr>
          <w:p>
            <w:pPr>
              <w:pStyle w:val="Normal"/>
              <w:rPr>
                <w:sz w:val="1"/>
                <w:szCs w:val="1"/>
              </w:rPr>
            </w:pPr>
            <w:r>
              <w:rPr>
                <w:sz w:val="1"/>
                <w:szCs w:val="1"/>
              </w:rPr>
            </w:r>
          </w:p>
        </w:tc>
      </w:tr>
      <w:tr>
        <w:trPr>
          <w:trHeight w:val="108" w:hRule="atLeast"/>
        </w:trPr>
        <w:tc>
          <w:tcPr>
            <w:tcW w:w="1158" w:type="dxa"/>
            <w:tcBorders>
              <w:right w:val="single" w:sz="8" w:space="0" w:color="000000"/>
            </w:tcBorders>
            <w:vAlign w:val="bottom"/>
          </w:tcPr>
          <w:p>
            <w:pPr>
              <w:pStyle w:val="Normal"/>
              <w:rPr>
                <w:sz w:val="9"/>
                <w:szCs w:val="9"/>
              </w:rPr>
            </w:pPr>
            <w:r>
              <w:rPr>
                <w:sz w:val="9"/>
                <w:szCs w:val="9"/>
              </w:rPr>
            </w:r>
          </w:p>
        </w:tc>
        <w:tc>
          <w:tcPr>
            <w:tcW w:w="1702" w:type="dxa"/>
            <w:vMerge w:val="continue"/>
            <w:tcBorders>
              <w:right w:val="single" w:sz="8" w:space="0" w:color="000000"/>
            </w:tcBorders>
            <w:shd w:color="auto" w:fill="D9D9D9" w:val="clear"/>
            <w:vAlign w:val="bottom"/>
          </w:tcPr>
          <w:p>
            <w:pPr>
              <w:pStyle w:val="Normal"/>
              <w:rPr>
                <w:sz w:val="9"/>
                <w:szCs w:val="9"/>
              </w:rPr>
            </w:pPr>
            <w:r>
              <w:rPr>
                <w:sz w:val="9"/>
                <w:szCs w:val="9"/>
              </w:rPr>
            </w:r>
          </w:p>
        </w:tc>
        <w:tc>
          <w:tcPr>
            <w:tcW w:w="2621" w:type="dxa"/>
            <w:tcBorders/>
            <w:shd w:color="auto" w:fill="D9D9D9" w:val="clear"/>
            <w:vAlign w:val="bottom"/>
          </w:tcPr>
          <w:p>
            <w:pPr>
              <w:pStyle w:val="Normal"/>
              <w:rPr>
                <w:sz w:val="9"/>
                <w:szCs w:val="9"/>
              </w:rPr>
            </w:pPr>
            <w:r>
              <w:rPr>
                <w:sz w:val="9"/>
                <w:szCs w:val="9"/>
              </w:rPr>
            </w:r>
          </w:p>
        </w:tc>
        <w:tc>
          <w:tcPr>
            <w:tcW w:w="180" w:type="dxa"/>
            <w:tcBorders>
              <w:right w:val="single" w:sz="8" w:space="0" w:color="000000"/>
            </w:tcBorders>
            <w:shd w:color="auto" w:fill="D9D9D9" w:val="clear"/>
            <w:vAlign w:val="bottom"/>
          </w:tcPr>
          <w:p>
            <w:pPr>
              <w:pStyle w:val="Normal"/>
              <w:rPr>
                <w:sz w:val="9"/>
                <w:szCs w:val="9"/>
              </w:rPr>
            </w:pPr>
            <w:r>
              <w:rPr>
                <w:sz w:val="9"/>
                <w:szCs w:val="9"/>
              </w:rPr>
            </w:r>
          </w:p>
        </w:tc>
        <w:tc>
          <w:tcPr>
            <w:tcW w:w="240" w:type="dxa"/>
            <w:tcBorders/>
            <w:shd w:color="auto" w:fill="D9D9D9" w:val="clear"/>
            <w:vAlign w:val="bottom"/>
          </w:tcPr>
          <w:p>
            <w:pPr>
              <w:pStyle w:val="Normal"/>
              <w:rPr>
                <w:sz w:val="9"/>
                <w:szCs w:val="9"/>
              </w:rPr>
            </w:pPr>
            <w:r>
              <w:rPr>
                <w:sz w:val="9"/>
                <w:szCs w:val="9"/>
              </w:rPr>
            </w:r>
          </w:p>
        </w:tc>
        <w:tc>
          <w:tcPr>
            <w:tcW w:w="100" w:type="dxa"/>
            <w:tcBorders/>
            <w:shd w:color="auto" w:fill="D9D9D9" w:val="clear"/>
            <w:vAlign w:val="bottom"/>
          </w:tcPr>
          <w:p>
            <w:pPr>
              <w:pStyle w:val="Normal"/>
              <w:rPr>
                <w:sz w:val="9"/>
                <w:szCs w:val="9"/>
              </w:rPr>
            </w:pPr>
            <w:r>
              <w:rPr>
                <w:sz w:val="9"/>
                <w:szCs w:val="9"/>
              </w:rPr>
            </w:r>
          </w:p>
        </w:tc>
        <w:tc>
          <w:tcPr>
            <w:tcW w:w="1100" w:type="dxa"/>
            <w:vMerge w:val="continue"/>
            <w:tcBorders>
              <w:right w:val="single" w:sz="8" w:space="0" w:color="000000"/>
            </w:tcBorders>
            <w:shd w:color="auto" w:fill="D9D9D9" w:val="clear"/>
            <w:vAlign w:val="bottom"/>
          </w:tcPr>
          <w:p>
            <w:pPr>
              <w:pStyle w:val="Normal"/>
              <w:rPr>
                <w:sz w:val="9"/>
                <w:szCs w:val="9"/>
              </w:rPr>
            </w:pPr>
            <w:r>
              <w:rPr>
                <w:sz w:val="9"/>
                <w:szCs w:val="9"/>
              </w:rPr>
            </w:r>
          </w:p>
        </w:tc>
        <w:tc>
          <w:tcPr>
            <w:tcW w:w="1340" w:type="dxa"/>
            <w:vMerge w:val="continue"/>
            <w:tcBorders>
              <w:right w:val="single" w:sz="8" w:space="0" w:color="000000"/>
            </w:tcBorders>
            <w:shd w:color="auto" w:fill="D9D9D9" w:val="clear"/>
            <w:vAlign w:val="bottom"/>
          </w:tcPr>
          <w:p>
            <w:pPr>
              <w:pStyle w:val="Normal"/>
              <w:rPr>
                <w:sz w:val="9"/>
                <w:szCs w:val="9"/>
              </w:rPr>
            </w:pPr>
            <w:r>
              <w:rPr>
                <w:sz w:val="9"/>
                <w:szCs w:val="9"/>
              </w:rPr>
            </w:r>
          </w:p>
        </w:tc>
        <w:tc>
          <w:tcPr>
            <w:tcW w:w="1680" w:type="dxa"/>
            <w:vMerge w:val="restart"/>
            <w:tcBorders>
              <w:right w:val="single" w:sz="8" w:space="0" w:color="000000"/>
            </w:tcBorders>
            <w:shd w:color="auto" w:fill="D9D9D9" w:val="clear"/>
            <w:vAlign w:val="bottom"/>
          </w:tcPr>
          <w:p>
            <w:pPr>
              <w:pStyle w:val="Normal"/>
              <w:jc w:val="center"/>
              <w:rPr>
                <w:sz w:val="20"/>
                <w:szCs w:val="20"/>
              </w:rPr>
            </w:pPr>
            <w:r>
              <w:rPr>
                <w:rFonts w:eastAsia="Arial" w:cs="Arial" w:ascii="Arial" w:hAnsi="Arial"/>
                <w:b/>
                <w:bCs/>
                <w:w w:val="98"/>
                <w:sz w:val="18"/>
                <w:szCs w:val="18"/>
              </w:rPr>
              <w:t>Margin</w:t>
            </w:r>
          </w:p>
        </w:tc>
        <w:tc>
          <w:tcPr>
            <w:tcW w:w="1119" w:type="dxa"/>
            <w:tcBorders/>
            <w:vAlign w:val="bottom"/>
          </w:tcPr>
          <w:p>
            <w:pPr>
              <w:pStyle w:val="Normal"/>
              <w:rPr>
                <w:sz w:val="9"/>
                <w:szCs w:val="9"/>
              </w:rPr>
            </w:pPr>
            <w:r>
              <w:rPr>
                <w:sz w:val="9"/>
                <w:szCs w:val="9"/>
              </w:rPr>
            </w:r>
          </w:p>
        </w:tc>
        <w:tc>
          <w:tcPr>
            <w:tcW w:w="18" w:type="dxa"/>
            <w:tcBorders/>
            <w:vAlign w:val="bottom"/>
          </w:tcPr>
          <w:p>
            <w:pPr>
              <w:pStyle w:val="Normal"/>
              <w:rPr>
                <w:sz w:val="1"/>
                <w:szCs w:val="1"/>
              </w:rPr>
            </w:pPr>
            <w:r>
              <w:rPr>
                <w:sz w:val="1"/>
                <w:szCs w:val="1"/>
              </w:rPr>
            </w:r>
          </w:p>
        </w:tc>
      </w:tr>
      <w:tr>
        <w:trPr>
          <w:trHeight w:val="126" w:hRule="atLeast"/>
        </w:trPr>
        <w:tc>
          <w:tcPr>
            <w:tcW w:w="1158" w:type="dxa"/>
            <w:tcBorders>
              <w:right w:val="single" w:sz="8" w:space="0" w:color="000000"/>
            </w:tcBorders>
            <w:vAlign w:val="bottom"/>
          </w:tcPr>
          <w:p>
            <w:pPr>
              <w:pStyle w:val="Normal"/>
              <w:rPr>
                <w:sz w:val="10"/>
                <w:szCs w:val="10"/>
              </w:rPr>
            </w:pPr>
            <w:r>
              <w:rPr>
                <w:sz w:val="10"/>
                <w:szCs w:val="10"/>
              </w:rPr>
            </w:r>
          </w:p>
        </w:tc>
        <w:tc>
          <w:tcPr>
            <w:tcW w:w="1702" w:type="dxa"/>
            <w:tcBorders>
              <w:right w:val="single" w:sz="8" w:space="0" w:color="000000"/>
            </w:tcBorders>
            <w:shd w:color="auto" w:fill="D9D9D9" w:val="clear"/>
            <w:vAlign w:val="bottom"/>
          </w:tcPr>
          <w:p>
            <w:pPr>
              <w:pStyle w:val="Normal"/>
              <w:rPr>
                <w:sz w:val="10"/>
                <w:szCs w:val="10"/>
              </w:rPr>
            </w:pPr>
            <w:r>
              <w:rPr>
                <w:sz w:val="10"/>
                <w:szCs w:val="10"/>
              </w:rPr>
            </w:r>
          </w:p>
        </w:tc>
        <w:tc>
          <w:tcPr>
            <w:tcW w:w="2621" w:type="dxa"/>
            <w:tcBorders/>
            <w:shd w:color="auto" w:fill="D9D9D9" w:val="clear"/>
            <w:vAlign w:val="bottom"/>
          </w:tcPr>
          <w:p>
            <w:pPr>
              <w:pStyle w:val="Normal"/>
              <w:rPr>
                <w:sz w:val="10"/>
                <w:szCs w:val="10"/>
              </w:rPr>
            </w:pPr>
            <w:r>
              <w:rPr>
                <w:sz w:val="10"/>
                <w:szCs w:val="10"/>
              </w:rPr>
            </w:r>
          </w:p>
        </w:tc>
        <w:tc>
          <w:tcPr>
            <w:tcW w:w="180" w:type="dxa"/>
            <w:tcBorders>
              <w:right w:val="single" w:sz="8" w:space="0" w:color="000000"/>
            </w:tcBorders>
            <w:shd w:color="auto" w:fill="D9D9D9" w:val="clear"/>
            <w:vAlign w:val="bottom"/>
          </w:tcPr>
          <w:p>
            <w:pPr>
              <w:pStyle w:val="Normal"/>
              <w:rPr>
                <w:sz w:val="10"/>
                <w:szCs w:val="10"/>
              </w:rPr>
            </w:pPr>
            <w:r>
              <w:rPr>
                <w:sz w:val="10"/>
                <w:szCs w:val="10"/>
              </w:rPr>
            </w:r>
          </w:p>
        </w:tc>
        <w:tc>
          <w:tcPr>
            <w:tcW w:w="240" w:type="dxa"/>
            <w:tcBorders/>
            <w:shd w:color="auto" w:fill="D9D9D9" w:val="clear"/>
            <w:vAlign w:val="bottom"/>
          </w:tcPr>
          <w:p>
            <w:pPr>
              <w:pStyle w:val="Normal"/>
              <w:rPr>
                <w:sz w:val="10"/>
                <w:szCs w:val="10"/>
              </w:rPr>
            </w:pPr>
            <w:r>
              <w:rPr>
                <w:sz w:val="10"/>
                <w:szCs w:val="10"/>
              </w:rPr>
            </w:r>
          </w:p>
        </w:tc>
        <w:tc>
          <w:tcPr>
            <w:tcW w:w="100" w:type="dxa"/>
            <w:tcBorders/>
            <w:shd w:color="auto" w:fill="D9D9D9" w:val="clear"/>
            <w:vAlign w:val="bottom"/>
          </w:tcPr>
          <w:p>
            <w:pPr>
              <w:pStyle w:val="Normal"/>
              <w:rPr>
                <w:sz w:val="10"/>
                <w:szCs w:val="10"/>
              </w:rPr>
            </w:pPr>
            <w:r>
              <w:rPr>
                <w:sz w:val="10"/>
                <w:szCs w:val="10"/>
              </w:rPr>
            </w:r>
          </w:p>
        </w:tc>
        <w:tc>
          <w:tcPr>
            <w:tcW w:w="1100" w:type="dxa"/>
            <w:tcBorders>
              <w:right w:val="single" w:sz="8" w:space="0" w:color="000000"/>
            </w:tcBorders>
            <w:shd w:color="auto" w:fill="D9D9D9" w:val="clear"/>
            <w:vAlign w:val="bottom"/>
          </w:tcPr>
          <w:p>
            <w:pPr>
              <w:pStyle w:val="Normal"/>
              <w:rPr>
                <w:sz w:val="10"/>
                <w:szCs w:val="10"/>
              </w:rPr>
            </w:pPr>
            <w:r>
              <w:rPr>
                <w:sz w:val="10"/>
                <w:szCs w:val="10"/>
              </w:rPr>
            </w:r>
          </w:p>
        </w:tc>
        <w:tc>
          <w:tcPr>
            <w:tcW w:w="1340" w:type="dxa"/>
            <w:vMerge w:val="restart"/>
            <w:tcBorders>
              <w:bottom w:val="single" w:sz="8" w:space="0" w:color="000000"/>
              <w:right w:val="single" w:sz="8" w:space="0" w:color="000000"/>
            </w:tcBorders>
            <w:shd w:color="auto" w:fill="D9D9D9" w:val="clear"/>
            <w:vAlign w:val="bottom"/>
          </w:tcPr>
          <w:p>
            <w:pPr>
              <w:pStyle w:val="Normal"/>
              <w:jc w:val="center"/>
              <w:rPr>
                <w:sz w:val="20"/>
                <w:szCs w:val="20"/>
              </w:rPr>
            </w:pPr>
            <w:r>
              <w:rPr>
                <w:rFonts w:eastAsia="Arial" w:cs="Arial" w:ascii="Arial" w:hAnsi="Arial"/>
                <w:b/>
                <w:bCs/>
                <w:w w:val="98"/>
                <w:sz w:val="18"/>
                <w:szCs w:val="18"/>
              </w:rPr>
              <w:t>Margin</w:t>
            </w:r>
          </w:p>
        </w:tc>
        <w:tc>
          <w:tcPr>
            <w:tcW w:w="1680" w:type="dxa"/>
            <w:vMerge w:val="continue"/>
            <w:tcBorders>
              <w:right w:val="single" w:sz="8" w:space="0" w:color="000000"/>
            </w:tcBorders>
            <w:shd w:color="auto" w:fill="D9D9D9" w:val="clear"/>
            <w:vAlign w:val="bottom"/>
          </w:tcPr>
          <w:p>
            <w:pPr>
              <w:pStyle w:val="Normal"/>
              <w:rPr>
                <w:sz w:val="10"/>
                <w:szCs w:val="10"/>
              </w:rPr>
            </w:pPr>
            <w:r>
              <w:rPr>
                <w:sz w:val="10"/>
                <w:szCs w:val="10"/>
              </w:rPr>
            </w:r>
          </w:p>
        </w:tc>
        <w:tc>
          <w:tcPr>
            <w:tcW w:w="1119" w:type="dxa"/>
            <w:tcBorders/>
            <w:vAlign w:val="bottom"/>
          </w:tcPr>
          <w:p>
            <w:pPr>
              <w:pStyle w:val="Normal"/>
              <w:rPr>
                <w:sz w:val="10"/>
                <w:szCs w:val="10"/>
              </w:rPr>
            </w:pPr>
            <w:r>
              <w:rPr>
                <w:sz w:val="10"/>
                <w:szCs w:val="10"/>
              </w:rPr>
            </w:r>
          </w:p>
        </w:tc>
        <w:tc>
          <w:tcPr>
            <w:tcW w:w="18" w:type="dxa"/>
            <w:tcBorders/>
            <w:vAlign w:val="bottom"/>
          </w:tcPr>
          <w:p>
            <w:pPr>
              <w:pStyle w:val="Normal"/>
              <w:rPr>
                <w:sz w:val="1"/>
                <w:szCs w:val="1"/>
              </w:rPr>
            </w:pPr>
            <w:r>
              <w:rPr>
                <w:sz w:val="1"/>
                <w:szCs w:val="1"/>
              </w:rPr>
            </w:r>
          </w:p>
        </w:tc>
      </w:tr>
      <w:tr>
        <w:trPr>
          <w:trHeight w:val="115" w:hRule="atLeast"/>
        </w:trPr>
        <w:tc>
          <w:tcPr>
            <w:tcW w:w="1158" w:type="dxa"/>
            <w:tcBorders>
              <w:right w:val="single" w:sz="8" w:space="0" w:color="000000"/>
            </w:tcBorders>
            <w:vAlign w:val="bottom"/>
          </w:tcPr>
          <w:p>
            <w:pPr>
              <w:pStyle w:val="Normal"/>
              <w:rPr>
                <w:sz w:val="10"/>
                <w:szCs w:val="10"/>
              </w:rPr>
            </w:pPr>
            <w:r>
              <w:rPr>
                <w:sz w:val="10"/>
                <w:szCs w:val="10"/>
              </w:rPr>
            </w:r>
          </w:p>
        </w:tc>
        <w:tc>
          <w:tcPr>
            <w:tcW w:w="1702" w:type="dxa"/>
            <w:tcBorders>
              <w:bottom w:val="single" w:sz="8" w:space="0" w:color="000000"/>
              <w:right w:val="single" w:sz="8" w:space="0" w:color="000000"/>
            </w:tcBorders>
            <w:shd w:color="auto" w:fill="D9D9D9" w:val="clear"/>
            <w:vAlign w:val="bottom"/>
          </w:tcPr>
          <w:p>
            <w:pPr>
              <w:pStyle w:val="Normal"/>
              <w:rPr>
                <w:sz w:val="10"/>
                <w:szCs w:val="10"/>
              </w:rPr>
            </w:pPr>
            <w:r>
              <w:rPr>
                <w:sz w:val="10"/>
                <w:szCs w:val="10"/>
              </w:rPr>
            </w:r>
          </w:p>
        </w:tc>
        <w:tc>
          <w:tcPr>
            <w:tcW w:w="2621" w:type="dxa"/>
            <w:tcBorders>
              <w:bottom w:val="single" w:sz="8" w:space="0" w:color="000000"/>
            </w:tcBorders>
            <w:shd w:color="auto" w:fill="D9D9D9" w:val="clear"/>
            <w:vAlign w:val="bottom"/>
          </w:tcPr>
          <w:p>
            <w:pPr>
              <w:pStyle w:val="Normal"/>
              <w:rPr>
                <w:sz w:val="10"/>
                <w:szCs w:val="10"/>
              </w:rPr>
            </w:pPr>
            <w:r>
              <w:rPr>
                <w:sz w:val="10"/>
                <w:szCs w:val="10"/>
              </w:rPr>
            </w:r>
          </w:p>
        </w:tc>
        <w:tc>
          <w:tcPr>
            <w:tcW w:w="180" w:type="dxa"/>
            <w:tcBorders>
              <w:bottom w:val="single" w:sz="8" w:space="0" w:color="000000"/>
              <w:right w:val="single" w:sz="8" w:space="0" w:color="000000"/>
            </w:tcBorders>
            <w:shd w:color="auto" w:fill="D9D9D9" w:val="clear"/>
            <w:vAlign w:val="bottom"/>
          </w:tcPr>
          <w:p>
            <w:pPr>
              <w:pStyle w:val="Normal"/>
              <w:rPr>
                <w:sz w:val="10"/>
                <w:szCs w:val="10"/>
              </w:rPr>
            </w:pPr>
            <w:r>
              <w:rPr>
                <w:sz w:val="10"/>
                <w:szCs w:val="10"/>
              </w:rPr>
            </w:r>
          </w:p>
        </w:tc>
        <w:tc>
          <w:tcPr>
            <w:tcW w:w="240" w:type="dxa"/>
            <w:tcBorders>
              <w:bottom w:val="single" w:sz="8" w:space="0" w:color="000000"/>
            </w:tcBorders>
            <w:shd w:color="auto" w:fill="D9D9D9" w:val="clear"/>
            <w:vAlign w:val="bottom"/>
          </w:tcPr>
          <w:p>
            <w:pPr>
              <w:pStyle w:val="Normal"/>
              <w:rPr>
                <w:sz w:val="10"/>
                <w:szCs w:val="10"/>
              </w:rPr>
            </w:pPr>
            <w:r>
              <w:rPr>
                <w:sz w:val="10"/>
                <w:szCs w:val="10"/>
              </w:rPr>
            </w:r>
          </w:p>
        </w:tc>
        <w:tc>
          <w:tcPr>
            <w:tcW w:w="100" w:type="dxa"/>
            <w:tcBorders>
              <w:bottom w:val="single" w:sz="8" w:space="0" w:color="000000"/>
            </w:tcBorders>
            <w:shd w:color="auto" w:fill="D9D9D9" w:val="clear"/>
            <w:vAlign w:val="bottom"/>
          </w:tcPr>
          <w:p>
            <w:pPr>
              <w:pStyle w:val="Normal"/>
              <w:rPr>
                <w:sz w:val="10"/>
                <w:szCs w:val="10"/>
              </w:rPr>
            </w:pPr>
            <w:r>
              <w:rPr>
                <w:sz w:val="10"/>
                <w:szCs w:val="10"/>
              </w:rPr>
            </w:r>
          </w:p>
        </w:tc>
        <w:tc>
          <w:tcPr>
            <w:tcW w:w="1100" w:type="dxa"/>
            <w:tcBorders>
              <w:bottom w:val="single" w:sz="8" w:space="0" w:color="000000"/>
              <w:right w:val="single" w:sz="8" w:space="0" w:color="000000"/>
            </w:tcBorders>
            <w:shd w:color="auto" w:fill="D9D9D9" w:val="clear"/>
            <w:vAlign w:val="bottom"/>
          </w:tcPr>
          <w:p>
            <w:pPr>
              <w:pStyle w:val="Normal"/>
              <w:rPr>
                <w:sz w:val="10"/>
                <w:szCs w:val="10"/>
              </w:rPr>
            </w:pPr>
            <w:r>
              <w:rPr>
                <w:sz w:val="10"/>
                <w:szCs w:val="10"/>
              </w:rPr>
            </w:r>
          </w:p>
        </w:tc>
        <w:tc>
          <w:tcPr>
            <w:tcW w:w="1340" w:type="dxa"/>
            <w:vMerge w:val="continue"/>
            <w:tcBorders>
              <w:bottom w:val="single" w:sz="8" w:space="0" w:color="000000"/>
              <w:right w:val="single" w:sz="8" w:space="0" w:color="000000"/>
            </w:tcBorders>
            <w:shd w:color="auto" w:fill="D9D9D9" w:val="clear"/>
            <w:vAlign w:val="bottom"/>
          </w:tcPr>
          <w:p>
            <w:pPr>
              <w:pStyle w:val="Normal"/>
              <w:rPr>
                <w:sz w:val="10"/>
                <w:szCs w:val="10"/>
              </w:rPr>
            </w:pPr>
            <w:r>
              <w:rPr>
                <w:sz w:val="10"/>
                <w:szCs w:val="10"/>
              </w:rPr>
            </w:r>
          </w:p>
        </w:tc>
        <w:tc>
          <w:tcPr>
            <w:tcW w:w="1680" w:type="dxa"/>
            <w:tcBorders>
              <w:bottom w:val="single" w:sz="8" w:space="0" w:color="000000"/>
              <w:right w:val="single" w:sz="8" w:space="0" w:color="000000"/>
            </w:tcBorders>
            <w:shd w:color="auto" w:fill="D9D9D9" w:val="clear"/>
            <w:vAlign w:val="bottom"/>
          </w:tcPr>
          <w:p>
            <w:pPr>
              <w:pStyle w:val="Normal"/>
              <w:rPr>
                <w:sz w:val="10"/>
                <w:szCs w:val="10"/>
              </w:rPr>
            </w:pPr>
            <w:r>
              <w:rPr>
                <w:sz w:val="10"/>
                <w:szCs w:val="10"/>
              </w:rPr>
            </w:r>
          </w:p>
        </w:tc>
        <w:tc>
          <w:tcPr>
            <w:tcW w:w="1119" w:type="dxa"/>
            <w:tcBorders/>
            <w:vAlign w:val="bottom"/>
          </w:tcPr>
          <w:p>
            <w:pPr>
              <w:pStyle w:val="Normal"/>
              <w:rPr>
                <w:sz w:val="10"/>
                <w:szCs w:val="10"/>
              </w:rPr>
            </w:pPr>
            <w:r>
              <w:rPr>
                <w:sz w:val="10"/>
                <w:szCs w:val="10"/>
              </w:rPr>
            </w:r>
          </w:p>
        </w:tc>
        <w:tc>
          <w:tcPr>
            <w:tcW w:w="18" w:type="dxa"/>
            <w:tcBorders/>
            <w:vAlign w:val="bottom"/>
          </w:tcPr>
          <w:p>
            <w:pPr>
              <w:pStyle w:val="Normal"/>
              <w:rPr>
                <w:sz w:val="1"/>
                <w:szCs w:val="1"/>
              </w:rPr>
            </w:pPr>
            <w:r>
              <w:rPr>
                <w:sz w:val="1"/>
                <w:szCs w:val="1"/>
              </w:rPr>
            </w:r>
          </w:p>
        </w:tc>
      </w:tr>
      <w:tr>
        <w:trPr>
          <w:trHeight w:val="223" w:hRule="atLeast"/>
        </w:trPr>
        <w:tc>
          <w:tcPr>
            <w:tcW w:w="1158" w:type="dxa"/>
            <w:tcBorders>
              <w:right w:val="single" w:sz="8" w:space="0" w:color="000000"/>
            </w:tcBorders>
            <w:vAlign w:val="bottom"/>
          </w:tcPr>
          <w:p>
            <w:pPr>
              <w:pStyle w:val="Normal"/>
              <w:rPr>
                <w:sz w:val="19"/>
                <w:szCs w:val="19"/>
              </w:rPr>
            </w:pPr>
            <w:r>
              <w:rPr>
                <w:sz w:val="19"/>
                <w:szCs w:val="19"/>
              </w:rPr>
            </w:r>
          </w:p>
        </w:tc>
        <w:tc>
          <w:tcPr>
            <w:tcW w:w="1702" w:type="dxa"/>
            <w:tcBorders>
              <w:bottom w:val="single" w:sz="8" w:space="0" w:color="000000"/>
              <w:right w:val="single" w:sz="8" w:space="0" w:color="000000"/>
            </w:tcBorders>
            <w:shd w:color="auto" w:fill="CCEEFF" w:val="clear"/>
            <w:vAlign w:val="bottom"/>
          </w:tcPr>
          <w:p>
            <w:pPr>
              <w:pStyle w:val="Normal"/>
              <w:jc w:val="center"/>
              <w:rPr>
                <w:sz w:val="20"/>
                <w:szCs w:val="20"/>
              </w:rPr>
            </w:pPr>
            <w:r>
              <w:rPr>
                <w:rFonts w:eastAsia="Arial" w:cs="Arial" w:ascii="Arial" w:hAnsi="Arial"/>
                <w:w w:val="79"/>
                <w:sz w:val="18"/>
                <w:szCs w:val="18"/>
              </w:rPr>
              <w:t>1</w:t>
            </w:r>
          </w:p>
        </w:tc>
        <w:tc>
          <w:tcPr>
            <w:tcW w:w="2621" w:type="dxa"/>
            <w:tcBorders>
              <w:bottom w:val="single" w:sz="8" w:space="0" w:color="000000"/>
            </w:tcBorders>
            <w:shd w:color="auto" w:fill="CCEEFF" w:val="clear"/>
            <w:vAlign w:val="bottom"/>
          </w:tcPr>
          <w:p>
            <w:pPr>
              <w:pStyle w:val="Normal"/>
              <w:ind w:left="50"/>
              <w:jc w:val="center"/>
              <w:rPr>
                <w:sz w:val="20"/>
                <w:szCs w:val="20"/>
              </w:rPr>
            </w:pPr>
            <w:r>
              <w:rPr>
                <w:rFonts w:eastAsia="Arial" w:cs="Arial" w:ascii="Arial" w:hAnsi="Arial"/>
                <w:w w:val="90"/>
                <w:sz w:val="18"/>
                <w:szCs w:val="18"/>
              </w:rPr>
              <w:t>Less than or equal to 0.25x</w:t>
            </w:r>
          </w:p>
        </w:tc>
        <w:tc>
          <w:tcPr>
            <w:tcW w:w="180" w:type="dxa"/>
            <w:tcBorders>
              <w:bottom w:val="single" w:sz="8" w:space="0" w:color="000000"/>
              <w:right w:val="single" w:sz="8" w:space="0" w:color="000000"/>
            </w:tcBorders>
            <w:shd w:color="auto" w:fill="CCEEFF" w:val="clear"/>
            <w:vAlign w:val="bottom"/>
          </w:tcPr>
          <w:p>
            <w:pPr>
              <w:pStyle w:val="Normal"/>
              <w:rPr>
                <w:sz w:val="19"/>
                <w:szCs w:val="19"/>
              </w:rPr>
            </w:pPr>
            <w:r>
              <w:rPr>
                <w:sz w:val="19"/>
                <w:szCs w:val="19"/>
              </w:rPr>
            </w:r>
          </w:p>
        </w:tc>
        <w:tc>
          <w:tcPr>
            <w:tcW w:w="240" w:type="dxa"/>
            <w:tcBorders>
              <w:bottom w:val="single" w:sz="8" w:space="0" w:color="000000"/>
            </w:tcBorders>
            <w:shd w:color="auto" w:fill="CCEEFF" w:val="clear"/>
            <w:vAlign w:val="bottom"/>
          </w:tcPr>
          <w:p>
            <w:pPr>
              <w:pStyle w:val="Normal"/>
              <w:rPr>
                <w:sz w:val="19"/>
                <w:szCs w:val="19"/>
              </w:rPr>
            </w:pPr>
            <w:r>
              <w:rPr>
                <w:sz w:val="19"/>
                <w:szCs w:val="19"/>
              </w:rPr>
            </w:r>
          </w:p>
        </w:tc>
        <w:tc>
          <w:tcPr>
            <w:tcW w:w="100" w:type="dxa"/>
            <w:tcBorders>
              <w:bottom w:val="single" w:sz="8" w:space="0" w:color="000000"/>
            </w:tcBorders>
            <w:shd w:color="auto" w:fill="CCEEFF" w:val="clear"/>
            <w:vAlign w:val="bottom"/>
          </w:tcPr>
          <w:p>
            <w:pPr>
              <w:pStyle w:val="Normal"/>
              <w:rPr>
                <w:sz w:val="19"/>
                <w:szCs w:val="19"/>
              </w:rPr>
            </w:pPr>
            <w:r>
              <w:rPr>
                <w:sz w:val="19"/>
                <w:szCs w:val="19"/>
              </w:rPr>
            </w:r>
          </w:p>
        </w:tc>
        <w:tc>
          <w:tcPr>
            <w:tcW w:w="1100" w:type="dxa"/>
            <w:tcBorders>
              <w:bottom w:val="single" w:sz="8" w:space="0" w:color="000000"/>
              <w:right w:val="single" w:sz="8" w:space="0" w:color="000000"/>
            </w:tcBorders>
            <w:shd w:color="auto" w:fill="CCEEFF" w:val="clear"/>
            <w:vAlign w:val="bottom"/>
          </w:tcPr>
          <w:p>
            <w:pPr>
              <w:pStyle w:val="Normal"/>
              <w:ind w:right="310"/>
              <w:jc w:val="center"/>
              <w:rPr>
                <w:sz w:val="20"/>
                <w:szCs w:val="20"/>
              </w:rPr>
            </w:pPr>
            <w:r>
              <w:rPr>
                <w:rFonts w:eastAsia="Arial" w:cs="Arial" w:ascii="Arial" w:hAnsi="Arial"/>
                <w:sz w:val="18"/>
                <w:szCs w:val="18"/>
              </w:rPr>
              <w:t xml:space="preserve">≥ </w:t>
            </w:r>
            <w:r>
              <w:rPr>
                <w:rFonts w:eastAsia="Arial" w:cs="Arial" w:ascii="Arial" w:hAnsi="Arial"/>
                <w:sz w:val="18"/>
                <w:szCs w:val="18"/>
              </w:rPr>
              <w:t>A- / A3</w:t>
            </w:r>
          </w:p>
        </w:tc>
        <w:tc>
          <w:tcPr>
            <w:tcW w:w="1340" w:type="dxa"/>
            <w:tcBorders>
              <w:bottom w:val="single" w:sz="8" w:space="0" w:color="000000"/>
              <w:right w:val="single" w:sz="8" w:space="0" w:color="000000"/>
            </w:tcBorders>
            <w:shd w:color="auto" w:fill="CCEEFF" w:val="clear"/>
            <w:vAlign w:val="bottom"/>
          </w:tcPr>
          <w:p>
            <w:pPr>
              <w:pStyle w:val="Normal"/>
              <w:jc w:val="center"/>
              <w:rPr>
                <w:sz w:val="20"/>
                <w:szCs w:val="20"/>
              </w:rPr>
            </w:pPr>
            <w:r>
              <w:rPr>
                <w:rFonts w:eastAsia="Arial" w:cs="Arial" w:ascii="Arial" w:hAnsi="Arial"/>
                <w:w w:val="91"/>
                <w:sz w:val="18"/>
                <w:szCs w:val="18"/>
              </w:rPr>
              <w:t>0.750%</w:t>
            </w:r>
          </w:p>
        </w:tc>
        <w:tc>
          <w:tcPr>
            <w:tcW w:w="1680" w:type="dxa"/>
            <w:tcBorders>
              <w:bottom w:val="single" w:sz="8" w:space="0" w:color="000000"/>
              <w:right w:val="single" w:sz="8" w:space="0" w:color="000000"/>
            </w:tcBorders>
            <w:shd w:color="auto" w:fill="CCEEFF" w:val="clear"/>
            <w:vAlign w:val="bottom"/>
          </w:tcPr>
          <w:p>
            <w:pPr>
              <w:pStyle w:val="Normal"/>
              <w:jc w:val="center"/>
              <w:rPr>
                <w:sz w:val="20"/>
                <w:szCs w:val="20"/>
              </w:rPr>
            </w:pPr>
            <w:r>
              <w:rPr>
                <w:rFonts w:eastAsia="Arial" w:cs="Arial" w:ascii="Arial" w:hAnsi="Arial"/>
                <w:w w:val="91"/>
                <w:sz w:val="18"/>
                <w:szCs w:val="18"/>
              </w:rPr>
              <w:t>0.000%</w:t>
            </w:r>
          </w:p>
        </w:tc>
        <w:tc>
          <w:tcPr>
            <w:tcW w:w="1119" w:type="dxa"/>
            <w:tcBorders/>
            <w:vAlign w:val="bottom"/>
          </w:tcPr>
          <w:p>
            <w:pPr>
              <w:pStyle w:val="Normal"/>
              <w:rPr>
                <w:sz w:val="19"/>
                <w:szCs w:val="19"/>
              </w:rPr>
            </w:pPr>
            <w:r>
              <w:rPr>
                <w:sz w:val="19"/>
                <w:szCs w:val="19"/>
              </w:rPr>
            </w:r>
          </w:p>
        </w:tc>
        <w:tc>
          <w:tcPr>
            <w:tcW w:w="18" w:type="dxa"/>
            <w:tcBorders/>
            <w:vAlign w:val="bottom"/>
          </w:tcPr>
          <w:p>
            <w:pPr>
              <w:pStyle w:val="Normal"/>
              <w:rPr>
                <w:sz w:val="1"/>
                <w:szCs w:val="1"/>
              </w:rPr>
            </w:pPr>
            <w:r>
              <w:rPr>
                <w:sz w:val="1"/>
                <w:szCs w:val="1"/>
              </w:rPr>
            </w:r>
          </w:p>
        </w:tc>
      </w:tr>
      <w:tr>
        <w:trPr>
          <w:trHeight w:val="202" w:hRule="atLeast"/>
        </w:trPr>
        <w:tc>
          <w:tcPr>
            <w:tcW w:w="1158" w:type="dxa"/>
            <w:tcBorders>
              <w:right w:val="single" w:sz="8" w:space="0" w:color="000000"/>
            </w:tcBorders>
            <w:vAlign w:val="bottom"/>
          </w:tcPr>
          <w:p>
            <w:pPr>
              <w:pStyle w:val="Normal"/>
              <w:rPr>
                <w:sz w:val="17"/>
                <w:szCs w:val="17"/>
              </w:rPr>
            </w:pPr>
            <w:r>
              <w:rPr>
                <w:sz w:val="17"/>
                <w:szCs w:val="17"/>
              </w:rPr>
            </w:r>
          </w:p>
        </w:tc>
        <w:tc>
          <w:tcPr>
            <w:tcW w:w="1702" w:type="dxa"/>
            <w:vMerge w:val="restart"/>
            <w:tcBorders>
              <w:right w:val="single" w:sz="8" w:space="0" w:color="000000"/>
            </w:tcBorders>
            <w:vAlign w:val="bottom"/>
          </w:tcPr>
          <w:p>
            <w:pPr>
              <w:pStyle w:val="Normal"/>
              <w:jc w:val="center"/>
              <w:rPr>
                <w:sz w:val="20"/>
                <w:szCs w:val="20"/>
              </w:rPr>
            </w:pPr>
            <w:r>
              <w:rPr>
                <w:rFonts w:eastAsia="Arial" w:cs="Arial" w:ascii="Arial" w:hAnsi="Arial"/>
                <w:w w:val="79"/>
                <w:sz w:val="18"/>
                <w:szCs w:val="18"/>
              </w:rPr>
              <w:t>2</w:t>
            </w:r>
          </w:p>
        </w:tc>
        <w:tc>
          <w:tcPr>
            <w:tcW w:w="2621" w:type="dxa"/>
            <w:tcBorders/>
            <w:vAlign w:val="bottom"/>
          </w:tcPr>
          <w:p>
            <w:pPr>
              <w:pStyle w:val="Normal"/>
              <w:spacing w:lineRule="exact" w:line="201"/>
              <w:ind w:left="50"/>
              <w:jc w:val="center"/>
              <w:rPr>
                <w:sz w:val="20"/>
                <w:szCs w:val="20"/>
              </w:rPr>
            </w:pPr>
            <w:r>
              <w:rPr>
                <w:rFonts w:eastAsia="Arial" w:cs="Arial" w:ascii="Arial" w:hAnsi="Arial"/>
                <w:w w:val="90"/>
                <w:sz w:val="18"/>
                <w:szCs w:val="18"/>
              </w:rPr>
              <w:t>Less than or equal to 1.00x but</w:t>
            </w:r>
          </w:p>
        </w:tc>
        <w:tc>
          <w:tcPr>
            <w:tcW w:w="180" w:type="dxa"/>
            <w:tcBorders>
              <w:right w:val="single" w:sz="8" w:space="0" w:color="000000"/>
            </w:tcBorders>
            <w:vAlign w:val="bottom"/>
          </w:tcPr>
          <w:p>
            <w:pPr>
              <w:pStyle w:val="Normal"/>
              <w:rPr>
                <w:sz w:val="17"/>
                <w:szCs w:val="17"/>
              </w:rPr>
            </w:pPr>
            <w:r>
              <w:rPr>
                <w:sz w:val="17"/>
                <w:szCs w:val="17"/>
              </w:rPr>
            </w:r>
          </w:p>
        </w:tc>
        <w:tc>
          <w:tcPr>
            <w:tcW w:w="1440" w:type="dxa"/>
            <w:gridSpan w:val="3"/>
            <w:vMerge w:val="restart"/>
            <w:tcBorders>
              <w:right w:val="single" w:sz="8" w:space="0" w:color="000000"/>
            </w:tcBorders>
            <w:vAlign w:val="bottom"/>
          </w:tcPr>
          <w:p>
            <w:pPr>
              <w:pStyle w:val="Normal"/>
              <w:jc w:val="center"/>
              <w:rPr>
                <w:sz w:val="20"/>
                <w:szCs w:val="20"/>
              </w:rPr>
            </w:pPr>
            <w:r>
              <w:rPr>
                <w:rFonts w:eastAsia="Arial" w:cs="Arial" w:ascii="Arial" w:hAnsi="Arial"/>
                <w:w w:val="94"/>
                <w:sz w:val="18"/>
                <w:szCs w:val="18"/>
              </w:rPr>
              <w:t>BBB+ / Baa1</w:t>
            </w:r>
          </w:p>
        </w:tc>
        <w:tc>
          <w:tcPr>
            <w:tcW w:w="1340" w:type="dxa"/>
            <w:vMerge w:val="restart"/>
            <w:tcBorders>
              <w:right w:val="single" w:sz="8" w:space="0" w:color="000000"/>
            </w:tcBorders>
            <w:vAlign w:val="bottom"/>
          </w:tcPr>
          <w:p>
            <w:pPr>
              <w:pStyle w:val="Normal"/>
              <w:jc w:val="center"/>
              <w:rPr>
                <w:sz w:val="20"/>
                <w:szCs w:val="20"/>
              </w:rPr>
            </w:pPr>
            <w:r>
              <w:rPr>
                <w:rFonts w:eastAsia="Arial" w:cs="Arial" w:ascii="Arial" w:hAnsi="Arial"/>
                <w:w w:val="91"/>
                <w:sz w:val="18"/>
                <w:szCs w:val="18"/>
              </w:rPr>
              <w:t>0.875%</w:t>
            </w:r>
          </w:p>
        </w:tc>
        <w:tc>
          <w:tcPr>
            <w:tcW w:w="1680" w:type="dxa"/>
            <w:vMerge w:val="restart"/>
            <w:tcBorders>
              <w:right w:val="single" w:sz="8" w:space="0" w:color="000000"/>
            </w:tcBorders>
            <w:vAlign w:val="bottom"/>
          </w:tcPr>
          <w:p>
            <w:pPr>
              <w:pStyle w:val="Normal"/>
              <w:jc w:val="center"/>
              <w:rPr>
                <w:sz w:val="20"/>
                <w:szCs w:val="20"/>
              </w:rPr>
            </w:pPr>
            <w:r>
              <w:rPr>
                <w:rFonts w:eastAsia="Arial" w:cs="Arial" w:ascii="Arial" w:hAnsi="Arial"/>
                <w:w w:val="91"/>
                <w:sz w:val="18"/>
                <w:szCs w:val="18"/>
              </w:rPr>
              <w:t>0.000%</w:t>
            </w:r>
          </w:p>
        </w:tc>
        <w:tc>
          <w:tcPr>
            <w:tcW w:w="1119" w:type="dxa"/>
            <w:tcBorders/>
            <w:vAlign w:val="bottom"/>
          </w:tcPr>
          <w:p>
            <w:pPr>
              <w:pStyle w:val="Normal"/>
              <w:rPr>
                <w:sz w:val="17"/>
                <w:szCs w:val="17"/>
              </w:rPr>
            </w:pPr>
            <w:r>
              <w:rPr>
                <w:sz w:val="17"/>
                <w:szCs w:val="17"/>
              </w:rPr>
            </w:r>
          </w:p>
        </w:tc>
        <w:tc>
          <w:tcPr>
            <w:tcW w:w="18" w:type="dxa"/>
            <w:tcBorders/>
            <w:vAlign w:val="bottom"/>
          </w:tcPr>
          <w:p>
            <w:pPr>
              <w:pStyle w:val="Normal"/>
              <w:rPr>
                <w:sz w:val="1"/>
                <w:szCs w:val="1"/>
              </w:rPr>
            </w:pPr>
            <w:r>
              <w:rPr>
                <w:sz w:val="1"/>
                <w:szCs w:val="1"/>
              </w:rPr>
            </w:r>
          </w:p>
        </w:tc>
      </w:tr>
      <w:tr>
        <w:trPr>
          <w:trHeight w:val="122" w:hRule="atLeast"/>
        </w:trPr>
        <w:tc>
          <w:tcPr>
            <w:tcW w:w="1158" w:type="dxa"/>
            <w:tcBorders>
              <w:right w:val="single" w:sz="8" w:space="0" w:color="000000"/>
            </w:tcBorders>
            <w:vAlign w:val="bottom"/>
          </w:tcPr>
          <w:p>
            <w:pPr>
              <w:pStyle w:val="Normal"/>
              <w:rPr>
                <w:sz w:val="10"/>
                <w:szCs w:val="10"/>
              </w:rPr>
            </w:pPr>
            <w:r>
              <w:rPr>
                <w:sz w:val="10"/>
                <w:szCs w:val="10"/>
              </w:rPr>
            </w:r>
          </w:p>
        </w:tc>
        <w:tc>
          <w:tcPr>
            <w:tcW w:w="1702" w:type="dxa"/>
            <w:vMerge w:val="continue"/>
            <w:tcBorders>
              <w:right w:val="single" w:sz="8" w:space="0" w:color="000000"/>
            </w:tcBorders>
            <w:vAlign w:val="bottom"/>
          </w:tcPr>
          <w:p>
            <w:pPr>
              <w:pStyle w:val="Normal"/>
              <w:rPr>
                <w:sz w:val="10"/>
                <w:szCs w:val="10"/>
              </w:rPr>
            </w:pPr>
            <w:r>
              <w:rPr>
                <w:sz w:val="10"/>
                <w:szCs w:val="10"/>
              </w:rPr>
            </w:r>
          </w:p>
        </w:tc>
        <w:tc>
          <w:tcPr>
            <w:tcW w:w="2621" w:type="dxa"/>
            <w:vMerge w:val="restart"/>
            <w:tcBorders>
              <w:bottom w:val="single" w:sz="8" w:space="0" w:color="000000"/>
            </w:tcBorders>
            <w:vAlign w:val="bottom"/>
          </w:tcPr>
          <w:p>
            <w:pPr>
              <w:pStyle w:val="Normal"/>
              <w:ind w:left="50"/>
              <w:jc w:val="center"/>
              <w:rPr>
                <w:sz w:val="20"/>
                <w:szCs w:val="20"/>
              </w:rPr>
            </w:pPr>
            <w:r>
              <w:rPr>
                <w:rFonts w:eastAsia="Arial" w:cs="Arial" w:ascii="Arial" w:hAnsi="Arial"/>
                <w:w w:val="90"/>
                <w:sz w:val="18"/>
                <w:szCs w:val="18"/>
              </w:rPr>
              <w:t>greater than 0.25x</w:t>
            </w:r>
          </w:p>
        </w:tc>
        <w:tc>
          <w:tcPr>
            <w:tcW w:w="180" w:type="dxa"/>
            <w:tcBorders>
              <w:right w:val="single" w:sz="8" w:space="0" w:color="000000"/>
            </w:tcBorders>
            <w:vAlign w:val="bottom"/>
          </w:tcPr>
          <w:p>
            <w:pPr>
              <w:pStyle w:val="Normal"/>
              <w:rPr>
                <w:sz w:val="10"/>
                <w:szCs w:val="10"/>
              </w:rPr>
            </w:pPr>
            <w:r>
              <w:rPr>
                <w:sz w:val="10"/>
                <w:szCs w:val="10"/>
              </w:rPr>
            </w:r>
          </w:p>
        </w:tc>
        <w:tc>
          <w:tcPr>
            <w:tcW w:w="1440" w:type="dxa"/>
            <w:gridSpan w:val="3"/>
            <w:vMerge w:val="continue"/>
            <w:tcBorders>
              <w:right w:val="single" w:sz="8" w:space="0" w:color="000000"/>
            </w:tcBorders>
            <w:vAlign w:val="bottom"/>
          </w:tcPr>
          <w:p>
            <w:pPr>
              <w:pStyle w:val="Normal"/>
              <w:rPr>
                <w:sz w:val="10"/>
                <w:szCs w:val="10"/>
              </w:rPr>
            </w:pPr>
            <w:r>
              <w:rPr>
                <w:sz w:val="10"/>
                <w:szCs w:val="10"/>
              </w:rPr>
            </w:r>
          </w:p>
        </w:tc>
        <w:tc>
          <w:tcPr>
            <w:tcW w:w="1340" w:type="dxa"/>
            <w:vMerge w:val="continue"/>
            <w:tcBorders>
              <w:right w:val="single" w:sz="8" w:space="0" w:color="000000"/>
            </w:tcBorders>
            <w:vAlign w:val="bottom"/>
          </w:tcPr>
          <w:p>
            <w:pPr>
              <w:pStyle w:val="Normal"/>
              <w:rPr>
                <w:sz w:val="10"/>
                <w:szCs w:val="10"/>
              </w:rPr>
            </w:pPr>
            <w:r>
              <w:rPr>
                <w:sz w:val="10"/>
                <w:szCs w:val="10"/>
              </w:rPr>
            </w:r>
          </w:p>
        </w:tc>
        <w:tc>
          <w:tcPr>
            <w:tcW w:w="1680" w:type="dxa"/>
            <w:vMerge w:val="continue"/>
            <w:tcBorders>
              <w:right w:val="single" w:sz="8" w:space="0" w:color="000000"/>
            </w:tcBorders>
            <w:vAlign w:val="bottom"/>
          </w:tcPr>
          <w:p>
            <w:pPr>
              <w:pStyle w:val="Normal"/>
              <w:rPr>
                <w:sz w:val="10"/>
                <w:szCs w:val="10"/>
              </w:rPr>
            </w:pPr>
            <w:r>
              <w:rPr>
                <w:sz w:val="10"/>
                <w:szCs w:val="10"/>
              </w:rPr>
            </w:r>
          </w:p>
        </w:tc>
        <w:tc>
          <w:tcPr>
            <w:tcW w:w="1119" w:type="dxa"/>
            <w:tcBorders/>
            <w:vAlign w:val="bottom"/>
          </w:tcPr>
          <w:p>
            <w:pPr>
              <w:pStyle w:val="Normal"/>
              <w:rPr>
                <w:sz w:val="10"/>
                <w:szCs w:val="10"/>
              </w:rPr>
            </w:pPr>
            <w:r>
              <w:rPr>
                <w:sz w:val="10"/>
                <w:szCs w:val="10"/>
              </w:rPr>
            </w:r>
          </w:p>
        </w:tc>
        <w:tc>
          <w:tcPr>
            <w:tcW w:w="18" w:type="dxa"/>
            <w:tcBorders/>
            <w:vAlign w:val="bottom"/>
          </w:tcPr>
          <w:p>
            <w:pPr>
              <w:pStyle w:val="Normal"/>
              <w:rPr>
                <w:sz w:val="1"/>
                <w:szCs w:val="1"/>
              </w:rPr>
            </w:pPr>
            <w:r>
              <w:rPr>
                <w:sz w:val="1"/>
                <w:szCs w:val="1"/>
              </w:rPr>
            </w:r>
          </w:p>
        </w:tc>
      </w:tr>
      <w:tr>
        <w:trPr>
          <w:trHeight w:val="115" w:hRule="atLeast"/>
        </w:trPr>
        <w:tc>
          <w:tcPr>
            <w:tcW w:w="1158" w:type="dxa"/>
            <w:tcBorders>
              <w:right w:val="single" w:sz="8" w:space="0" w:color="000000"/>
            </w:tcBorders>
            <w:vAlign w:val="bottom"/>
          </w:tcPr>
          <w:p>
            <w:pPr>
              <w:pStyle w:val="Normal"/>
              <w:rPr>
                <w:sz w:val="10"/>
                <w:szCs w:val="10"/>
              </w:rPr>
            </w:pPr>
            <w:r>
              <w:rPr>
                <w:sz w:val="10"/>
                <w:szCs w:val="10"/>
              </w:rPr>
            </w:r>
          </w:p>
        </w:tc>
        <w:tc>
          <w:tcPr>
            <w:tcW w:w="1702" w:type="dxa"/>
            <w:tcBorders>
              <w:bottom w:val="single" w:sz="8" w:space="0" w:color="000000"/>
              <w:right w:val="single" w:sz="8" w:space="0" w:color="000000"/>
            </w:tcBorders>
            <w:vAlign w:val="bottom"/>
          </w:tcPr>
          <w:p>
            <w:pPr>
              <w:pStyle w:val="Normal"/>
              <w:rPr>
                <w:sz w:val="10"/>
                <w:szCs w:val="10"/>
              </w:rPr>
            </w:pPr>
            <w:r>
              <w:rPr>
                <w:sz w:val="10"/>
                <w:szCs w:val="10"/>
              </w:rPr>
            </w:r>
          </w:p>
        </w:tc>
        <w:tc>
          <w:tcPr>
            <w:tcW w:w="2621" w:type="dxa"/>
            <w:vMerge w:val="continue"/>
            <w:tcBorders>
              <w:bottom w:val="single" w:sz="8" w:space="0" w:color="000000"/>
            </w:tcBorders>
            <w:vAlign w:val="bottom"/>
          </w:tcPr>
          <w:p>
            <w:pPr>
              <w:pStyle w:val="Normal"/>
              <w:rPr>
                <w:sz w:val="10"/>
                <w:szCs w:val="10"/>
              </w:rPr>
            </w:pPr>
            <w:r>
              <w:rPr>
                <w:sz w:val="10"/>
                <w:szCs w:val="10"/>
              </w:rPr>
            </w:r>
          </w:p>
        </w:tc>
        <w:tc>
          <w:tcPr>
            <w:tcW w:w="180" w:type="dxa"/>
            <w:tcBorders>
              <w:bottom w:val="single" w:sz="8" w:space="0" w:color="000000"/>
              <w:right w:val="single" w:sz="8" w:space="0" w:color="000000"/>
            </w:tcBorders>
            <w:vAlign w:val="bottom"/>
          </w:tcPr>
          <w:p>
            <w:pPr>
              <w:pStyle w:val="Normal"/>
              <w:rPr>
                <w:sz w:val="10"/>
                <w:szCs w:val="10"/>
              </w:rPr>
            </w:pPr>
            <w:r>
              <w:rPr>
                <w:sz w:val="10"/>
                <w:szCs w:val="10"/>
              </w:rPr>
            </w:r>
          </w:p>
        </w:tc>
        <w:tc>
          <w:tcPr>
            <w:tcW w:w="240" w:type="dxa"/>
            <w:tcBorders>
              <w:bottom w:val="single" w:sz="8" w:space="0" w:color="000000"/>
            </w:tcBorders>
            <w:vAlign w:val="bottom"/>
          </w:tcPr>
          <w:p>
            <w:pPr>
              <w:pStyle w:val="Normal"/>
              <w:rPr>
                <w:sz w:val="10"/>
                <w:szCs w:val="10"/>
              </w:rPr>
            </w:pPr>
            <w:r>
              <w:rPr>
                <w:sz w:val="10"/>
                <w:szCs w:val="10"/>
              </w:rPr>
            </w:r>
          </w:p>
        </w:tc>
        <w:tc>
          <w:tcPr>
            <w:tcW w:w="100" w:type="dxa"/>
            <w:tcBorders>
              <w:bottom w:val="single" w:sz="8" w:space="0" w:color="000000"/>
            </w:tcBorders>
            <w:vAlign w:val="bottom"/>
          </w:tcPr>
          <w:p>
            <w:pPr>
              <w:pStyle w:val="Normal"/>
              <w:rPr>
                <w:sz w:val="10"/>
                <w:szCs w:val="10"/>
              </w:rPr>
            </w:pPr>
            <w:r>
              <w:rPr>
                <w:sz w:val="10"/>
                <w:szCs w:val="10"/>
              </w:rPr>
            </w:r>
          </w:p>
        </w:tc>
        <w:tc>
          <w:tcPr>
            <w:tcW w:w="1100" w:type="dxa"/>
            <w:tcBorders>
              <w:bottom w:val="single" w:sz="8" w:space="0" w:color="000000"/>
              <w:right w:val="single" w:sz="8" w:space="0" w:color="000000"/>
            </w:tcBorders>
            <w:vAlign w:val="bottom"/>
          </w:tcPr>
          <w:p>
            <w:pPr>
              <w:pStyle w:val="Normal"/>
              <w:rPr>
                <w:sz w:val="10"/>
                <w:szCs w:val="10"/>
              </w:rPr>
            </w:pPr>
            <w:r>
              <w:rPr>
                <w:sz w:val="10"/>
                <w:szCs w:val="10"/>
              </w:rPr>
            </w:r>
          </w:p>
        </w:tc>
        <w:tc>
          <w:tcPr>
            <w:tcW w:w="1340" w:type="dxa"/>
            <w:tcBorders>
              <w:bottom w:val="single" w:sz="8" w:space="0" w:color="000000"/>
              <w:right w:val="single" w:sz="8" w:space="0" w:color="000000"/>
            </w:tcBorders>
            <w:vAlign w:val="bottom"/>
          </w:tcPr>
          <w:p>
            <w:pPr>
              <w:pStyle w:val="Normal"/>
              <w:rPr>
                <w:sz w:val="10"/>
                <w:szCs w:val="10"/>
              </w:rPr>
            </w:pPr>
            <w:r>
              <w:rPr>
                <w:sz w:val="10"/>
                <w:szCs w:val="10"/>
              </w:rPr>
            </w:r>
          </w:p>
        </w:tc>
        <w:tc>
          <w:tcPr>
            <w:tcW w:w="1680" w:type="dxa"/>
            <w:tcBorders>
              <w:bottom w:val="single" w:sz="8" w:space="0" w:color="000000"/>
              <w:right w:val="single" w:sz="8" w:space="0" w:color="000000"/>
            </w:tcBorders>
            <w:vAlign w:val="bottom"/>
          </w:tcPr>
          <w:p>
            <w:pPr>
              <w:pStyle w:val="Normal"/>
              <w:rPr>
                <w:sz w:val="10"/>
                <w:szCs w:val="10"/>
              </w:rPr>
            </w:pPr>
            <w:r>
              <w:rPr>
                <w:sz w:val="10"/>
                <w:szCs w:val="10"/>
              </w:rPr>
            </w:r>
          </w:p>
        </w:tc>
        <w:tc>
          <w:tcPr>
            <w:tcW w:w="1119" w:type="dxa"/>
            <w:tcBorders/>
            <w:vAlign w:val="bottom"/>
          </w:tcPr>
          <w:p>
            <w:pPr>
              <w:pStyle w:val="Normal"/>
              <w:rPr>
                <w:sz w:val="10"/>
                <w:szCs w:val="10"/>
              </w:rPr>
            </w:pPr>
            <w:r>
              <w:rPr>
                <w:sz w:val="10"/>
                <w:szCs w:val="10"/>
              </w:rPr>
            </w:r>
          </w:p>
        </w:tc>
        <w:tc>
          <w:tcPr>
            <w:tcW w:w="18" w:type="dxa"/>
            <w:tcBorders/>
            <w:vAlign w:val="bottom"/>
          </w:tcPr>
          <w:p>
            <w:pPr>
              <w:pStyle w:val="Normal"/>
              <w:rPr>
                <w:sz w:val="1"/>
                <w:szCs w:val="1"/>
              </w:rPr>
            </w:pPr>
            <w:r>
              <w:rPr>
                <w:sz w:val="1"/>
                <w:szCs w:val="1"/>
              </w:rPr>
            </w:r>
          </w:p>
        </w:tc>
      </w:tr>
      <w:tr>
        <w:trPr>
          <w:trHeight w:val="202" w:hRule="atLeast"/>
        </w:trPr>
        <w:tc>
          <w:tcPr>
            <w:tcW w:w="1158" w:type="dxa"/>
            <w:tcBorders>
              <w:right w:val="single" w:sz="8" w:space="0" w:color="000000"/>
            </w:tcBorders>
            <w:vAlign w:val="bottom"/>
          </w:tcPr>
          <w:p>
            <w:pPr>
              <w:pStyle w:val="Normal"/>
              <w:rPr>
                <w:sz w:val="17"/>
                <w:szCs w:val="17"/>
              </w:rPr>
            </w:pPr>
            <w:r>
              <w:rPr>
                <w:sz w:val="17"/>
                <w:szCs w:val="17"/>
              </w:rPr>
            </w:r>
          </w:p>
        </w:tc>
        <w:tc>
          <w:tcPr>
            <w:tcW w:w="1702" w:type="dxa"/>
            <w:vMerge w:val="restart"/>
            <w:tcBorders>
              <w:right w:val="single" w:sz="8" w:space="0" w:color="000000"/>
            </w:tcBorders>
            <w:shd w:color="auto" w:fill="CCEEFF" w:val="clear"/>
            <w:vAlign w:val="bottom"/>
          </w:tcPr>
          <w:p>
            <w:pPr>
              <w:pStyle w:val="Normal"/>
              <w:jc w:val="center"/>
              <w:rPr>
                <w:sz w:val="20"/>
                <w:szCs w:val="20"/>
              </w:rPr>
            </w:pPr>
            <w:r>
              <w:rPr>
                <w:rFonts w:eastAsia="Arial" w:cs="Arial" w:ascii="Arial" w:hAnsi="Arial"/>
                <w:w w:val="79"/>
                <w:sz w:val="18"/>
                <w:szCs w:val="18"/>
              </w:rPr>
              <w:t>3</w:t>
            </w:r>
          </w:p>
        </w:tc>
        <w:tc>
          <w:tcPr>
            <w:tcW w:w="2621" w:type="dxa"/>
            <w:tcBorders/>
            <w:shd w:color="auto" w:fill="CCEEFF" w:val="clear"/>
            <w:vAlign w:val="bottom"/>
          </w:tcPr>
          <w:p>
            <w:pPr>
              <w:pStyle w:val="Normal"/>
              <w:spacing w:lineRule="exact" w:line="201"/>
              <w:ind w:left="50"/>
              <w:jc w:val="center"/>
              <w:rPr>
                <w:sz w:val="20"/>
                <w:szCs w:val="20"/>
              </w:rPr>
            </w:pPr>
            <w:r>
              <w:rPr>
                <w:rFonts w:eastAsia="Arial" w:cs="Arial" w:ascii="Arial" w:hAnsi="Arial"/>
                <w:w w:val="90"/>
                <w:sz w:val="18"/>
                <w:szCs w:val="18"/>
              </w:rPr>
              <w:t>Less than or equal to 1.50x but</w:t>
            </w:r>
          </w:p>
        </w:tc>
        <w:tc>
          <w:tcPr>
            <w:tcW w:w="180" w:type="dxa"/>
            <w:tcBorders>
              <w:right w:val="single" w:sz="8" w:space="0" w:color="000000"/>
            </w:tcBorders>
            <w:shd w:color="auto" w:fill="CCEEFF" w:val="clear"/>
            <w:vAlign w:val="bottom"/>
          </w:tcPr>
          <w:p>
            <w:pPr>
              <w:pStyle w:val="Normal"/>
              <w:rPr>
                <w:sz w:val="17"/>
                <w:szCs w:val="17"/>
              </w:rPr>
            </w:pPr>
            <w:r>
              <w:rPr>
                <w:sz w:val="17"/>
                <w:szCs w:val="17"/>
              </w:rPr>
            </w:r>
          </w:p>
        </w:tc>
        <w:tc>
          <w:tcPr>
            <w:tcW w:w="240" w:type="dxa"/>
            <w:tcBorders/>
            <w:shd w:color="auto" w:fill="CCEEFF" w:val="clear"/>
            <w:vAlign w:val="bottom"/>
          </w:tcPr>
          <w:p>
            <w:pPr>
              <w:pStyle w:val="Normal"/>
              <w:rPr>
                <w:sz w:val="17"/>
                <w:szCs w:val="17"/>
              </w:rPr>
            </w:pPr>
            <w:r>
              <w:rPr>
                <w:sz w:val="17"/>
                <w:szCs w:val="17"/>
              </w:rPr>
            </w:r>
          </w:p>
        </w:tc>
        <w:tc>
          <w:tcPr>
            <w:tcW w:w="1200" w:type="dxa"/>
            <w:gridSpan w:val="2"/>
            <w:vMerge w:val="restart"/>
            <w:tcBorders>
              <w:right w:val="single" w:sz="8" w:space="0" w:color="000000"/>
            </w:tcBorders>
            <w:shd w:color="auto" w:fill="CCEEFF" w:val="clear"/>
            <w:vAlign w:val="bottom"/>
          </w:tcPr>
          <w:p>
            <w:pPr>
              <w:pStyle w:val="Normal"/>
              <w:ind w:right="210"/>
              <w:jc w:val="center"/>
              <w:rPr>
                <w:sz w:val="20"/>
                <w:szCs w:val="20"/>
              </w:rPr>
            </w:pPr>
            <w:r>
              <w:rPr>
                <w:rFonts w:eastAsia="Arial" w:cs="Arial" w:ascii="Arial" w:hAnsi="Arial"/>
                <w:w w:val="92"/>
                <w:sz w:val="18"/>
                <w:szCs w:val="18"/>
              </w:rPr>
              <w:t>BBB / Baa2</w:t>
            </w:r>
          </w:p>
        </w:tc>
        <w:tc>
          <w:tcPr>
            <w:tcW w:w="1340" w:type="dxa"/>
            <w:vMerge w:val="restart"/>
            <w:tcBorders>
              <w:right w:val="single" w:sz="8" w:space="0" w:color="000000"/>
            </w:tcBorders>
            <w:shd w:color="auto" w:fill="CCEEFF" w:val="clear"/>
            <w:vAlign w:val="bottom"/>
          </w:tcPr>
          <w:p>
            <w:pPr>
              <w:pStyle w:val="Normal"/>
              <w:jc w:val="center"/>
              <w:rPr>
                <w:sz w:val="20"/>
                <w:szCs w:val="20"/>
              </w:rPr>
            </w:pPr>
            <w:r>
              <w:rPr>
                <w:rFonts w:eastAsia="Arial" w:cs="Arial" w:ascii="Arial" w:hAnsi="Arial"/>
                <w:w w:val="91"/>
                <w:sz w:val="18"/>
                <w:szCs w:val="18"/>
              </w:rPr>
              <w:t>1.000%</w:t>
            </w:r>
          </w:p>
        </w:tc>
        <w:tc>
          <w:tcPr>
            <w:tcW w:w="1680" w:type="dxa"/>
            <w:vMerge w:val="restart"/>
            <w:tcBorders>
              <w:right w:val="single" w:sz="8" w:space="0" w:color="000000"/>
            </w:tcBorders>
            <w:shd w:color="auto" w:fill="CCEEFF" w:val="clear"/>
            <w:vAlign w:val="bottom"/>
          </w:tcPr>
          <w:p>
            <w:pPr>
              <w:pStyle w:val="Normal"/>
              <w:jc w:val="center"/>
              <w:rPr>
                <w:sz w:val="20"/>
                <w:szCs w:val="20"/>
              </w:rPr>
            </w:pPr>
            <w:r>
              <w:rPr>
                <w:rFonts w:eastAsia="Arial" w:cs="Arial" w:ascii="Arial" w:hAnsi="Arial"/>
                <w:w w:val="91"/>
                <w:sz w:val="18"/>
                <w:szCs w:val="18"/>
              </w:rPr>
              <w:t>0.000%</w:t>
            </w:r>
          </w:p>
        </w:tc>
        <w:tc>
          <w:tcPr>
            <w:tcW w:w="1119" w:type="dxa"/>
            <w:tcBorders/>
            <w:vAlign w:val="bottom"/>
          </w:tcPr>
          <w:p>
            <w:pPr>
              <w:pStyle w:val="Normal"/>
              <w:rPr>
                <w:sz w:val="17"/>
                <w:szCs w:val="17"/>
              </w:rPr>
            </w:pPr>
            <w:r>
              <w:rPr>
                <w:sz w:val="17"/>
                <w:szCs w:val="17"/>
              </w:rPr>
            </w:r>
          </w:p>
        </w:tc>
        <w:tc>
          <w:tcPr>
            <w:tcW w:w="18" w:type="dxa"/>
            <w:tcBorders/>
            <w:vAlign w:val="bottom"/>
          </w:tcPr>
          <w:p>
            <w:pPr>
              <w:pStyle w:val="Normal"/>
              <w:rPr>
                <w:sz w:val="1"/>
                <w:szCs w:val="1"/>
              </w:rPr>
            </w:pPr>
            <w:r>
              <w:rPr>
                <w:sz w:val="1"/>
                <w:szCs w:val="1"/>
              </w:rPr>
            </w:r>
          </w:p>
        </w:tc>
      </w:tr>
      <w:tr>
        <w:trPr>
          <w:trHeight w:val="122" w:hRule="atLeast"/>
        </w:trPr>
        <w:tc>
          <w:tcPr>
            <w:tcW w:w="1158" w:type="dxa"/>
            <w:tcBorders>
              <w:right w:val="single" w:sz="8" w:space="0" w:color="000000"/>
            </w:tcBorders>
            <w:vAlign w:val="bottom"/>
          </w:tcPr>
          <w:p>
            <w:pPr>
              <w:pStyle w:val="Normal"/>
              <w:rPr>
                <w:sz w:val="10"/>
                <w:szCs w:val="10"/>
              </w:rPr>
            </w:pPr>
            <w:r>
              <w:rPr>
                <w:sz w:val="10"/>
                <w:szCs w:val="10"/>
              </w:rPr>
            </w:r>
          </w:p>
        </w:tc>
        <w:tc>
          <w:tcPr>
            <w:tcW w:w="1702" w:type="dxa"/>
            <w:vMerge w:val="continue"/>
            <w:tcBorders>
              <w:right w:val="single" w:sz="8" w:space="0" w:color="000000"/>
            </w:tcBorders>
            <w:shd w:color="auto" w:fill="CCEEFF" w:val="clear"/>
            <w:vAlign w:val="bottom"/>
          </w:tcPr>
          <w:p>
            <w:pPr>
              <w:pStyle w:val="Normal"/>
              <w:rPr>
                <w:sz w:val="10"/>
                <w:szCs w:val="10"/>
              </w:rPr>
            </w:pPr>
            <w:r>
              <w:rPr>
                <w:sz w:val="10"/>
                <w:szCs w:val="10"/>
              </w:rPr>
            </w:r>
          </w:p>
        </w:tc>
        <w:tc>
          <w:tcPr>
            <w:tcW w:w="2621" w:type="dxa"/>
            <w:vMerge w:val="restart"/>
            <w:tcBorders>
              <w:bottom w:val="single" w:sz="8" w:space="0" w:color="000000"/>
            </w:tcBorders>
            <w:shd w:color="auto" w:fill="CCEEFF" w:val="clear"/>
            <w:vAlign w:val="bottom"/>
          </w:tcPr>
          <w:p>
            <w:pPr>
              <w:pStyle w:val="Normal"/>
              <w:ind w:left="50"/>
              <w:jc w:val="center"/>
              <w:rPr>
                <w:sz w:val="20"/>
                <w:szCs w:val="20"/>
              </w:rPr>
            </w:pPr>
            <w:r>
              <w:rPr>
                <w:rFonts w:eastAsia="Arial" w:cs="Arial" w:ascii="Arial" w:hAnsi="Arial"/>
                <w:w w:val="90"/>
                <w:sz w:val="18"/>
                <w:szCs w:val="18"/>
              </w:rPr>
              <w:t>greater than 1.00x</w:t>
            </w:r>
          </w:p>
        </w:tc>
        <w:tc>
          <w:tcPr>
            <w:tcW w:w="180" w:type="dxa"/>
            <w:tcBorders>
              <w:right w:val="single" w:sz="8" w:space="0" w:color="000000"/>
            </w:tcBorders>
            <w:shd w:color="auto" w:fill="CCEEFF" w:val="clear"/>
            <w:vAlign w:val="bottom"/>
          </w:tcPr>
          <w:p>
            <w:pPr>
              <w:pStyle w:val="Normal"/>
              <w:rPr>
                <w:sz w:val="10"/>
                <w:szCs w:val="10"/>
              </w:rPr>
            </w:pPr>
            <w:r>
              <w:rPr>
                <w:sz w:val="10"/>
                <w:szCs w:val="10"/>
              </w:rPr>
            </w:r>
          </w:p>
        </w:tc>
        <w:tc>
          <w:tcPr>
            <w:tcW w:w="240" w:type="dxa"/>
            <w:tcBorders/>
            <w:shd w:color="auto" w:fill="CCEEFF" w:val="clear"/>
            <w:vAlign w:val="bottom"/>
          </w:tcPr>
          <w:p>
            <w:pPr>
              <w:pStyle w:val="Normal"/>
              <w:rPr>
                <w:sz w:val="10"/>
                <w:szCs w:val="10"/>
              </w:rPr>
            </w:pPr>
            <w:r>
              <w:rPr>
                <w:sz w:val="10"/>
                <w:szCs w:val="10"/>
              </w:rPr>
            </w:r>
          </w:p>
        </w:tc>
        <w:tc>
          <w:tcPr>
            <w:tcW w:w="1200" w:type="dxa"/>
            <w:gridSpan w:val="2"/>
            <w:vMerge w:val="continue"/>
            <w:tcBorders>
              <w:right w:val="single" w:sz="8" w:space="0" w:color="000000"/>
            </w:tcBorders>
            <w:shd w:color="auto" w:fill="CCEEFF" w:val="clear"/>
            <w:vAlign w:val="bottom"/>
          </w:tcPr>
          <w:p>
            <w:pPr>
              <w:pStyle w:val="Normal"/>
              <w:rPr>
                <w:sz w:val="10"/>
                <w:szCs w:val="10"/>
              </w:rPr>
            </w:pPr>
            <w:r>
              <w:rPr>
                <w:sz w:val="10"/>
                <w:szCs w:val="10"/>
              </w:rPr>
            </w:r>
          </w:p>
        </w:tc>
        <w:tc>
          <w:tcPr>
            <w:tcW w:w="1340" w:type="dxa"/>
            <w:vMerge w:val="continue"/>
            <w:tcBorders>
              <w:right w:val="single" w:sz="8" w:space="0" w:color="000000"/>
            </w:tcBorders>
            <w:shd w:color="auto" w:fill="CCEEFF" w:val="clear"/>
            <w:vAlign w:val="bottom"/>
          </w:tcPr>
          <w:p>
            <w:pPr>
              <w:pStyle w:val="Normal"/>
              <w:rPr>
                <w:sz w:val="10"/>
                <w:szCs w:val="10"/>
              </w:rPr>
            </w:pPr>
            <w:r>
              <w:rPr>
                <w:sz w:val="10"/>
                <w:szCs w:val="10"/>
              </w:rPr>
            </w:r>
          </w:p>
        </w:tc>
        <w:tc>
          <w:tcPr>
            <w:tcW w:w="1680" w:type="dxa"/>
            <w:vMerge w:val="continue"/>
            <w:tcBorders>
              <w:right w:val="single" w:sz="8" w:space="0" w:color="000000"/>
            </w:tcBorders>
            <w:shd w:color="auto" w:fill="CCEEFF" w:val="clear"/>
            <w:vAlign w:val="bottom"/>
          </w:tcPr>
          <w:p>
            <w:pPr>
              <w:pStyle w:val="Normal"/>
              <w:rPr>
                <w:sz w:val="10"/>
                <w:szCs w:val="10"/>
              </w:rPr>
            </w:pPr>
            <w:r>
              <w:rPr>
                <w:sz w:val="10"/>
                <w:szCs w:val="10"/>
              </w:rPr>
            </w:r>
          </w:p>
        </w:tc>
        <w:tc>
          <w:tcPr>
            <w:tcW w:w="1119" w:type="dxa"/>
            <w:tcBorders/>
            <w:vAlign w:val="bottom"/>
          </w:tcPr>
          <w:p>
            <w:pPr>
              <w:pStyle w:val="Normal"/>
              <w:rPr>
                <w:sz w:val="10"/>
                <w:szCs w:val="10"/>
              </w:rPr>
            </w:pPr>
            <w:r>
              <w:rPr>
                <w:sz w:val="10"/>
                <w:szCs w:val="10"/>
              </w:rPr>
            </w:r>
          </w:p>
        </w:tc>
        <w:tc>
          <w:tcPr>
            <w:tcW w:w="18" w:type="dxa"/>
            <w:tcBorders/>
            <w:vAlign w:val="bottom"/>
          </w:tcPr>
          <w:p>
            <w:pPr>
              <w:pStyle w:val="Normal"/>
              <w:rPr>
                <w:sz w:val="1"/>
                <w:szCs w:val="1"/>
              </w:rPr>
            </w:pPr>
            <w:r>
              <w:rPr>
                <w:sz w:val="1"/>
                <w:szCs w:val="1"/>
              </w:rPr>
            </w:r>
          </w:p>
        </w:tc>
      </w:tr>
      <w:tr>
        <w:trPr>
          <w:trHeight w:val="115" w:hRule="atLeast"/>
        </w:trPr>
        <w:tc>
          <w:tcPr>
            <w:tcW w:w="1158" w:type="dxa"/>
            <w:tcBorders>
              <w:right w:val="single" w:sz="8" w:space="0" w:color="000000"/>
            </w:tcBorders>
            <w:vAlign w:val="bottom"/>
          </w:tcPr>
          <w:p>
            <w:pPr>
              <w:pStyle w:val="Normal"/>
              <w:rPr>
                <w:sz w:val="10"/>
                <w:szCs w:val="10"/>
              </w:rPr>
            </w:pPr>
            <w:r>
              <w:rPr>
                <w:sz w:val="10"/>
                <w:szCs w:val="10"/>
              </w:rPr>
            </w:r>
          </w:p>
        </w:tc>
        <w:tc>
          <w:tcPr>
            <w:tcW w:w="1702" w:type="dxa"/>
            <w:tcBorders>
              <w:bottom w:val="single" w:sz="8" w:space="0" w:color="000000"/>
              <w:right w:val="single" w:sz="8" w:space="0" w:color="000000"/>
            </w:tcBorders>
            <w:shd w:color="auto" w:fill="CCEEFF" w:val="clear"/>
            <w:vAlign w:val="bottom"/>
          </w:tcPr>
          <w:p>
            <w:pPr>
              <w:pStyle w:val="Normal"/>
              <w:rPr>
                <w:sz w:val="10"/>
                <w:szCs w:val="10"/>
              </w:rPr>
            </w:pPr>
            <w:r>
              <w:rPr>
                <w:sz w:val="10"/>
                <w:szCs w:val="10"/>
              </w:rPr>
            </w:r>
          </w:p>
        </w:tc>
        <w:tc>
          <w:tcPr>
            <w:tcW w:w="2621" w:type="dxa"/>
            <w:vMerge w:val="continue"/>
            <w:tcBorders>
              <w:bottom w:val="single" w:sz="8" w:space="0" w:color="000000"/>
            </w:tcBorders>
            <w:shd w:color="auto" w:fill="CCEEFF" w:val="clear"/>
            <w:vAlign w:val="bottom"/>
          </w:tcPr>
          <w:p>
            <w:pPr>
              <w:pStyle w:val="Normal"/>
              <w:rPr>
                <w:sz w:val="10"/>
                <w:szCs w:val="10"/>
              </w:rPr>
            </w:pPr>
            <w:r>
              <w:rPr>
                <w:sz w:val="10"/>
                <w:szCs w:val="10"/>
              </w:rPr>
            </w:r>
          </w:p>
        </w:tc>
        <w:tc>
          <w:tcPr>
            <w:tcW w:w="180" w:type="dxa"/>
            <w:tcBorders>
              <w:bottom w:val="single" w:sz="8" w:space="0" w:color="000000"/>
              <w:right w:val="single" w:sz="8" w:space="0" w:color="000000"/>
            </w:tcBorders>
            <w:shd w:color="auto" w:fill="CCEEFF" w:val="clear"/>
            <w:vAlign w:val="bottom"/>
          </w:tcPr>
          <w:p>
            <w:pPr>
              <w:pStyle w:val="Normal"/>
              <w:rPr>
                <w:sz w:val="10"/>
                <w:szCs w:val="10"/>
              </w:rPr>
            </w:pPr>
            <w:r>
              <w:rPr>
                <w:sz w:val="10"/>
                <w:szCs w:val="10"/>
              </w:rPr>
            </w:r>
          </w:p>
        </w:tc>
        <w:tc>
          <w:tcPr>
            <w:tcW w:w="240" w:type="dxa"/>
            <w:tcBorders>
              <w:bottom w:val="single" w:sz="8" w:space="0" w:color="000000"/>
            </w:tcBorders>
            <w:shd w:color="auto" w:fill="CCEEFF" w:val="clear"/>
            <w:vAlign w:val="bottom"/>
          </w:tcPr>
          <w:p>
            <w:pPr>
              <w:pStyle w:val="Normal"/>
              <w:rPr>
                <w:sz w:val="10"/>
                <w:szCs w:val="10"/>
              </w:rPr>
            </w:pPr>
            <w:r>
              <w:rPr>
                <w:sz w:val="10"/>
                <w:szCs w:val="10"/>
              </w:rPr>
            </w:r>
          </w:p>
        </w:tc>
        <w:tc>
          <w:tcPr>
            <w:tcW w:w="100" w:type="dxa"/>
            <w:tcBorders>
              <w:bottom w:val="single" w:sz="8" w:space="0" w:color="000000"/>
            </w:tcBorders>
            <w:shd w:color="auto" w:fill="CCEEFF" w:val="clear"/>
            <w:vAlign w:val="bottom"/>
          </w:tcPr>
          <w:p>
            <w:pPr>
              <w:pStyle w:val="Normal"/>
              <w:rPr>
                <w:sz w:val="10"/>
                <w:szCs w:val="10"/>
              </w:rPr>
            </w:pPr>
            <w:r>
              <w:rPr>
                <w:sz w:val="10"/>
                <w:szCs w:val="10"/>
              </w:rPr>
            </w:r>
          </w:p>
        </w:tc>
        <w:tc>
          <w:tcPr>
            <w:tcW w:w="1100" w:type="dxa"/>
            <w:tcBorders>
              <w:bottom w:val="single" w:sz="8" w:space="0" w:color="000000"/>
              <w:right w:val="single" w:sz="8" w:space="0" w:color="000000"/>
            </w:tcBorders>
            <w:shd w:color="auto" w:fill="CCEEFF" w:val="clear"/>
            <w:vAlign w:val="bottom"/>
          </w:tcPr>
          <w:p>
            <w:pPr>
              <w:pStyle w:val="Normal"/>
              <w:rPr>
                <w:sz w:val="10"/>
                <w:szCs w:val="10"/>
              </w:rPr>
            </w:pPr>
            <w:r>
              <w:rPr>
                <w:sz w:val="10"/>
                <w:szCs w:val="10"/>
              </w:rPr>
            </w:r>
          </w:p>
        </w:tc>
        <w:tc>
          <w:tcPr>
            <w:tcW w:w="1340" w:type="dxa"/>
            <w:tcBorders>
              <w:bottom w:val="single" w:sz="8" w:space="0" w:color="000000"/>
              <w:right w:val="single" w:sz="8" w:space="0" w:color="000000"/>
            </w:tcBorders>
            <w:shd w:color="auto" w:fill="CCEEFF" w:val="clear"/>
            <w:vAlign w:val="bottom"/>
          </w:tcPr>
          <w:p>
            <w:pPr>
              <w:pStyle w:val="Normal"/>
              <w:rPr>
                <w:sz w:val="10"/>
                <w:szCs w:val="10"/>
              </w:rPr>
            </w:pPr>
            <w:r>
              <w:rPr>
                <w:sz w:val="10"/>
                <w:szCs w:val="10"/>
              </w:rPr>
            </w:r>
          </w:p>
        </w:tc>
        <w:tc>
          <w:tcPr>
            <w:tcW w:w="1680" w:type="dxa"/>
            <w:tcBorders>
              <w:bottom w:val="single" w:sz="8" w:space="0" w:color="000000"/>
              <w:right w:val="single" w:sz="8" w:space="0" w:color="000000"/>
            </w:tcBorders>
            <w:shd w:color="auto" w:fill="CCEEFF" w:val="clear"/>
            <w:vAlign w:val="bottom"/>
          </w:tcPr>
          <w:p>
            <w:pPr>
              <w:pStyle w:val="Normal"/>
              <w:rPr>
                <w:sz w:val="10"/>
                <w:szCs w:val="10"/>
              </w:rPr>
            </w:pPr>
            <w:r>
              <w:rPr>
                <w:sz w:val="10"/>
                <w:szCs w:val="10"/>
              </w:rPr>
            </w:r>
          </w:p>
        </w:tc>
        <w:tc>
          <w:tcPr>
            <w:tcW w:w="1119" w:type="dxa"/>
            <w:tcBorders/>
            <w:vAlign w:val="bottom"/>
          </w:tcPr>
          <w:p>
            <w:pPr>
              <w:pStyle w:val="Normal"/>
              <w:rPr>
                <w:sz w:val="10"/>
                <w:szCs w:val="10"/>
              </w:rPr>
            </w:pPr>
            <w:r>
              <w:rPr>
                <w:sz w:val="10"/>
                <w:szCs w:val="10"/>
              </w:rPr>
            </w:r>
          </w:p>
        </w:tc>
        <w:tc>
          <w:tcPr>
            <w:tcW w:w="18" w:type="dxa"/>
            <w:tcBorders/>
            <w:vAlign w:val="bottom"/>
          </w:tcPr>
          <w:p>
            <w:pPr>
              <w:pStyle w:val="Normal"/>
              <w:rPr>
                <w:sz w:val="1"/>
                <w:szCs w:val="1"/>
              </w:rPr>
            </w:pPr>
            <w:r>
              <w:rPr>
                <w:sz w:val="1"/>
                <w:szCs w:val="1"/>
              </w:rPr>
            </w:r>
          </w:p>
        </w:tc>
      </w:tr>
      <w:tr>
        <w:trPr>
          <w:trHeight w:val="202" w:hRule="atLeast"/>
        </w:trPr>
        <w:tc>
          <w:tcPr>
            <w:tcW w:w="1158" w:type="dxa"/>
            <w:tcBorders>
              <w:right w:val="single" w:sz="8" w:space="0" w:color="000000"/>
            </w:tcBorders>
            <w:vAlign w:val="bottom"/>
          </w:tcPr>
          <w:p>
            <w:pPr>
              <w:pStyle w:val="Normal"/>
              <w:rPr>
                <w:sz w:val="17"/>
                <w:szCs w:val="17"/>
              </w:rPr>
            </w:pPr>
            <w:r>
              <w:rPr>
                <w:sz w:val="17"/>
                <w:szCs w:val="17"/>
              </w:rPr>
            </w:r>
          </w:p>
        </w:tc>
        <w:tc>
          <w:tcPr>
            <w:tcW w:w="1702" w:type="dxa"/>
            <w:vMerge w:val="restart"/>
            <w:tcBorders>
              <w:right w:val="single" w:sz="8" w:space="0" w:color="000000"/>
            </w:tcBorders>
            <w:vAlign w:val="bottom"/>
          </w:tcPr>
          <w:p>
            <w:pPr>
              <w:pStyle w:val="Normal"/>
              <w:jc w:val="center"/>
              <w:rPr>
                <w:sz w:val="20"/>
                <w:szCs w:val="20"/>
              </w:rPr>
            </w:pPr>
            <w:r>
              <w:rPr>
                <w:rFonts w:eastAsia="Arial" w:cs="Arial" w:ascii="Arial" w:hAnsi="Arial"/>
                <w:w w:val="79"/>
                <w:sz w:val="18"/>
                <w:szCs w:val="18"/>
              </w:rPr>
              <w:t>4</w:t>
            </w:r>
          </w:p>
        </w:tc>
        <w:tc>
          <w:tcPr>
            <w:tcW w:w="2621" w:type="dxa"/>
            <w:tcBorders/>
            <w:vAlign w:val="bottom"/>
          </w:tcPr>
          <w:p>
            <w:pPr>
              <w:pStyle w:val="Normal"/>
              <w:spacing w:lineRule="exact" w:line="201"/>
              <w:ind w:left="50"/>
              <w:jc w:val="center"/>
              <w:rPr>
                <w:sz w:val="20"/>
                <w:szCs w:val="20"/>
              </w:rPr>
            </w:pPr>
            <w:r>
              <w:rPr>
                <w:rFonts w:eastAsia="Arial" w:cs="Arial" w:ascii="Arial" w:hAnsi="Arial"/>
                <w:w w:val="90"/>
                <w:sz w:val="18"/>
                <w:szCs w:val="18"/>
              </w:rPr>
              <w:t>Less than or equal to 2.00x but</w:t>
            </w:r>
          </w:p>
        </w:tc>
        <w:tc>
          <w:tcPr>
            <w:tcW w:w="180" w:type="dxa"/>
            <w:tcBorders>
              <w:right w:val="single" w:sz="8" w:space="0" w:color="000000"/>
            </w:tcBorders>
            <w:vAlign w:val="bottom"/>
          </w:tcPr>
          <w:p>
            <w:pPr>
              <w:pStyle w:val="Normal"/>
              <w:rPr>
                <w:sz w:val="17"/>
                <w:szCs w:val="17"/>
              </w:rPr>
            </w:pPr>
            <w:r>
              <w:rPr>
                <w:sz w:val="17"/>
                <w:szCs w:val="17"/>
              </w:rPr>
            </w:r>
          </w:p>
        </w:tc>
        <w:tc>
          <w:tcPr>
            <w:tcW w:w="1440" w:type="dxa"/>
            <w:gridSpan w:val="3"/>
            <w:vMerge w:val="restart"/>
            <w:tcBorders>
              <w:right w:val="single" w:sz="8" w:space="0" w:color="000000"/>
            </w:tcBorders>
            <w:vAlign w:val="bottom"/>
          </w:tcPr>
          <w:p>
            <w:pPr>
              <w:pStyle w:val="Normal"/>
              <w:jc w:val="center"/>
              <w:rPr>
                <w:sz w:val="20"/>
                <w:szCs w:val="20"/>
              </w:rPr>
            </w:pPr>
            <w:r>
              <w:rPr>
                <w:rFonts w:eastAsia="Arial" w:cs="Arial" w:ascii="Arial" w:hAnsi="Arial"/>
                <w:w w:val="94"/>
                <w:sz w:val="18"/>
                <w:szCs w:val="18"/>
              </w:rPr>
              <w:t>BBB- / Baa3</w:t>
            </w:r>
          </w:p>
        </w:tc>
        <w:tc>
          <w:tcPr>
            <w:tcW w:w="1340" w:type="dxa"/>
            <w:vMerge w:val="restart"/>
            <w:tcBorders>
              <w:right w:val="single" w:sz="8" w:space="0" w:color="000000"/>
            </w:tcBorders>
            <w:vAlign w:val="bottom"/>
          </w:tcPr>
          <w:p>
            <w:pPr>
              <w:pStyle w:val="Normal"/>
              <w:jc w:val="center"/>
              <w:rPr>
                <w:sz w:val="20"/>
                <w:szCs w:val="20"/>
              </w:rPr>
            </w:pPr>
            <w:r>
              <w:rPr>
                <w:rFonts w:eastAsia="Arial" w:cs="Arial" w:ascii="Arial" w:hAnsi="Arial"/>
                <w:w w:val="91"/>
                <w:sz w:val="18"/>
                <w:szCs w:val="18"/>
              </w:rPr>
              <w:t>1.250%</w:t>
            </w:r>
          </w:p>
        </w:tc>
        <w:tc>
          <w:tcPr>
            <w:tcW w:w="1680" w:type="dxa"/>
            <w:vMerge w:val="restart"/>
            <w:tcBorders>
              <w:right w:val="single" w:sz="8" w:space="0" w:color="000000"/>
            </w:tcBorders>
            <w:vAlign w:val="bottom"/>
          </w:tcPr>
          <w:p>
            <w:pPr>
              <w:pStyle w:val="Normal"/>
              <w:jc w:val="center"/>
              <w:rPr>
                <w:sz w:val="20"/>
                <w:szCs w:val="20"/>
              </w:rPr>
            </w:pPr>
            <w:r>
              <w:rPr>
                <w:rFonts w:eastAsia="Arial" w:cs="Arial" w:ascii="Arial" w:hAnsi="Arial"/>
                <w:w w:val="91"/>
                <w:sz w:val="18"/>
                <w:szCs w:val="18"/>
              </w:rPr>
              <w:t>0.250%</w:t>
            </w:r>
          </w:p>
        </w:tc>
        <w:tc>
          <w:tcPr>
            <w:tcW w:w="1119" w:type="dxa"/>
            <w:tcBorders/>
            <w:vAlign w:val="bottom"/>
          </w:tcPr>
          <w:p>
            <w:pPr>
              <w:pStyle w:val="Normal"/>
              <w:rPr>
                <w:sz w:val="17"/>
                <w:szCs w:val="17"/>
              </w:rPr>
            </w:pPr>
            <w:r>
              <w:rPr>
                <w:sz w:val="17"/>
                <w:szCs w:val="17"/>
              </w:rPr>
            </w:r>
          </w:p>
        </w:tc>
        <w:tc>
          <w:tcPr>
            <w:tcW w:w="18" w:type="dxa"/>
            <w:tcBorders/>
            <w:vAlign w:val="bottom"/>
          </w:tcPr>
          <w:p>
            <w:pPr>
              <w:pStyle w:val="Normal"/>
              <w:rPr>
                <w:sz w:val="1"/>
                <w:szCs w:val="1"/>
              </w:rPr>
            </w:pPr>
            <w:r>
              <w:rPr>
                <w:sz w:val="1"/>
                <w:szCs w:val="1"/>
              </w:rPr>
            </w:r>
          </w:p>
        </w:tc>
      </w:tr>
      <w:tr>
        <w:trPr>
          <w:trHeight w:val="122" w:hRule="atLeast"/>
        </w:trPr>
        <w:tc>
          <w:tcPr>
            <w:tcW w:w="1158" w:type="dxa"/>
            <w:tcBorders>
              <w:right w:val="single" w:sz="8" w:space="0" w:color="000000"/>
            </w:tcBorders>
            <w:vAlign w:val="bottom"/>
          </w:tcPr>
          <w:p>
            <w:pPr>
              <w:pStyle w:val="Normal"/>
              <w:rPr>
                <w:sz w:val="10"/>
                <w:szCs w:val="10"/>
              </w:rPr>
            </w:pPr>
            <w:r>
              <w:rPr>
                <w:sz w:val="10"/>
                <w:szCs w:val="10"/>
              </w:rPr>
            </w:r>
          </w:p>
        </w:tc>
        <w:tc>
          <w:tcPr>
            <w:tcW w:w="1702" w:type="dxa"/>
            <w:vMerge w:val="continue"/>
            <w:tcBorders>
              <w:right w:val="single" w:sz="8" w:space="0" w:color="000000"/>
            </w:tcBorders>
            <w:vAlign w:val="bottom"/>
          </w:tcPr>
          <w:p>
            <w:pPr>
              <w:pStyle w:val="Normal"/>
              <w:rPr>
                <w:sz w:val="10"/>
                <w:szCs w:val="10"/>
              </w:rPr>
            </w:pPr>
            <w:r>
              <w:rPr>
                <w:sz w:val="10"/>
                <w:szCs w:val="10"/>
              </w:rPr>
            </w:r>
          </w:p>
        </w:tc>
        <w:tc>
          <w:tcPr>
            <w:tcW w:w="2621" w:type="dxa"/>
            <w:vMerge w:val="restart"/>
            <w:tcBorders>
              <w:bottom w:val="single" w:sz="8" w:space="0" w:color="000000"/>
            </w:tcBorders>
            <w:vAlign w:val="bottom"/>
          </w:tcPr>
          <w:p>
            <w:pPr>
              <w:pStyle w:val="Normal"/>
              <w:ind w:left="50"/>
              <w:jc w:val="center"/>
              <w:rPr>
                <w:sz w:val="20"/>
                <w:szCs w:val="20"/>
              </w:rPr>
            </w:pPr>
            <w:r>
              <w:rPr>
                <w:rFonts w:eastAsia="Arial" w:cs="Arial" w:ascii="Arial" w:hAnsi="Arial"/>
                <w:w w:val="90"/>
                <w:sz w:val="18"/>
                <w:szCs w:val="18"/>
              </w:rPr>
              <w:t>greater than 1.50x</w:t>
            </w:r>
          </w:p>
        </w:tc>
        <w:tc>
          <w:tcPr>
            <w:tcW w:w="180" w:type="dxa"/>
            <w:tcBorders>
              <w:right w:val="single" w:sz="8" w:space="0" w:color="000000"/>
            </w:tcBorders>
            <w:vAlign w:val="bottom"/>
          </w:tcPr>
          <w:p>
            <w:pPr>
              <w:pStyle w:val="Normal"/>
              <w:rPr>
                <w:sz w:val="10"/>
                <w:szCs w:val="10"/>
              </w:rPr>
            </w:pPr>
            <w:r>
              <w:rPr>
                <w:sz w:val="10"/>
                <w:szCs w:val="10"/>
              </w:rPr>
            </w:r>
          </w:p>
        </w:tc>
        <w:tc>
          <w:tcPr>
            <w:tcW w:w="1440" w:type="dxa"/>
            <w:gridSpan w:val="3"/>
            <w:vMerge w:val="continue"/>
            <w:tcBorders>
              <w:right w:val="single" w:sz="8" w:space="0" w:color="000000"/>
            </w:tcBorders>
            <w:vAlign w:val="bottom"/>
          </w:tcPr>
          <w:p>
            <w:pPr>
              <w:pStyle w:val="Normal"/>
              <w:rPr>
                <w:sz w:val="10"/>
                <w:szCs w:val="10"/>
              </w:rPr>
            </w:pPr>
            <w:r>
              <w:rPr>
                <w:sz w:val="10"/>
                <w:szCs w:val="10"/>
              </w:rPr>
            </w:r>
          </w:p>
        </w:tc>
        <w:tc>
          <w:tcPr>
            <w:tcW w:w="1340" w:type="dxa"/>
            <w:vMerge w:val="continue"/>
            <w:tcBorders>
              <w:right w:val="single" w:sz="8" w:space="0" w:color="000000"/>
            </w:tcBorders>
            <w:vAlign w:val="bottom"/>
          </w:tcPr>
          <w:p>
            <w:pPr>
              <w:pStyle w:val="Normal"/>
              <w:rPr>
                <w:sz w:val="10"/>
                <w:szCs w:val="10"/>
              </w:rPr>
            </w:pPr>
            <w:r>
              <w:rPr>
                <w:sz w:val="10"/>
                <w:szCs w:val="10"/>
              </w:rPr>
            </w:r>
          </w:p>
        </w:tc>
        <w:tc>
          <w:tcPr>
            <w:tcW w:w="1680" w:type="dxa"/>
            <w:vMerge w:val="continue"/>
            <w:tcBorders>
              <w:right w:val="single" w:sz="8" w:space="0" w:color="000000"/>
            </w:tcBorders>
            <w:vAlign w:val="bottom"/>
          </w:tcPr>
          <w:p>
            <w:pPr>
              <w:pStyle w:val="Normal"/>
              <w:rPr>
                <w:sz w:val="10"/>
                <w:szCs w:val="10"/>
              </w:rPr>
            </w:pPr>
            <w:r>
              <w:rPr>
                <w:sz w:val="10"/>
                <w:szCs w:val="10"/>
              </w:rPr>
            </w:r>
          </w:p>
        </w:tc>
        <w:tc>
          <w:tcPr>
            <w:tcW w:w="1119" w:type="dxa"/>
            <w:tcBorders/>
            <w:vAlign w:val="bottom"/>
          </w:tcPr>
          <w:p>
            <w:pPr>
              <w:pStyle w:val="Normal"/>
              <w:rPr>
                <w:sz w:val="10"/>
                <w:szCs w:val="10"/>
              </w:rPr>
            </w:pPr>
            <w:r>
              <w:rPr>
                <w:sz w:val="10"/>
                <w:szCs w:val="10"/>
              </w:rPr>
            </w:r>
          </w:p>
        </w:tc>
        <w:tc>
          <w:tcPr>
            <w:tcW w:w="18" w:type="dxa"/>
            <w:tcBorders/>
            <w:vAlign w:val="bottom"/>
          </w:tcPr>
          <w:p>
            <w:pPr>
              <w:pStyle w:val="Normal"/>
              <w:rPr>
                <w:sz w:val="1"/>
                <w:szCs w:val="1"/>
              </w:rPr>
            </w:pPr>
            <w:r>
              <w:rPr>
                <w:sz w:val="1"/>
                <w:szCs w:val="1"/>
              </w:rPr>
            </w:r>
          </w:p>
        </w:tc>
      </w:tr>
      <w:tr>
        <w:trPr>
          <w:trHeight w:val="115" w:hRule="atLeast"/>
        </w:trPr>
        <w:tc>
          <w:tcPr>
            <w:tcW w:w="1158" w:type="dxa"/>
            <w:tcBorders>
              <w:right w:val="single" w:sz="8" w:space="0" w:color="000000"/>
            </w:tcBorders>
            <w:vAlign w:val="bottom"/>
          </w:tcPr>
          <w:p>
            <w:pPr>
              <w:pStyle w:val="Normal"/>
              <w:rPr>
                <w:sz w:val="10"/>
                <w:szCs w:val="10"/>
              </w:rPr>
            </w:pPr>
            <w:r>
              <w:rPr>
                <w:sz w:val="10"/>
                <w:szCs w:val="10"/>
              </w:rPr>
            </w:r>
          </w:p>
        </w:tc>
        <w:tc>
          <w:tcPr>
            <w:tcW w:w="1702" w:type="dxa"/>
            <w:tcBorders>
              <w:bottom w:val="single" w:sz="8" w:space="0" w:color="000000"/>
              <w:right w:val="single" w:sz="8" w:space="0" w:color="000000"/>
            </w:tcBorders>
            <w:vAlign w:val="bottom"/>
          </w:tcPr>
          <w:p>
            <w:pPr>
              <w:pStyle w:val="Normal"/>
              <w:rPr>
                <w:sz w:val="10"/>
                <w:szCs w:val="10"/>
              </w:rPr>
            </w:pPr>
            <w:r>
              <w:rPr>
                <w:sz w:val="10"/>
                <w:szCs w:val="10"/>
              </w:rPr>
            </w:r>
          </w:p>
        </w:tc>
        <w:tc>
          <w:tcPr>
            <w:tcW w:w="2621" w:type="dxa"/>
            <w:vMerge w:val="continue"/>
            <w:tcBorders>
              <w:bottom w:val="single" w:sz="8" w:space="0" w:color="000000"/>
            </w:tcBorders>
            <w:vAlign w:val="bottom"/>
          </w:tcPr>
          <w:p>
            <w:pPr>
              <w:pStyle w:val="Normal"/>
              <w:rPr>
                <w:sz w:val="10"/>
                <w:szCs w:val="10"/>
              </w:rPr>
            </w:pPr>
            <w:r>
              <w:rPr>
                <w:sz w:val="10"/>
                <w:szCs w:val="10"/>
              </w:rPr>
            </w:r>
          </w:p>
        </w:tc>
        <w:tc>
          <w:tcPr>
            <w:tcW w:w="180" w:type="dxa"/>
            <w:tcBorders>
              <w:bottom w:val="single" w:sz="8" w:space="0" w:color="000000"/>
              <w:right w:val="single" w:sz="8" w:space="0" w:color="000000"/>
            </w:tcBorders>
            <w:vAlign w:val="bottom"/>
          </w:tcPr>
          <w:p>
            <w:pPr>
              <w:pStyle w:val="Normal"/>
              <w:rPr>
                <w:sz w:val="10"/>
                <w:szCs w:val="10"/>
              </w:rPr>
            </w:pPr>
            <w:r>
              <w:rPr>
                <w:sz w:val="10"/>
                <w:szCs w:val="10"/>
              </w:rPr>
            </w:r>
          </w:p>
        </w:tc>
        <w:tc>
          <w:tcPr>
            <w:tcW w:w="240" w:type="dxa"/>
            <w:tcBorders>
              <w:bottom w:val="single" w:sz="8" w:space="0" w:color="000000"/>
            </w:tcBorders>
            <w:vAlign w:val="bottom"/>
          </w:tcPr>
          <w:p>
            <w:pPr>
              <w:pStyle w:val="Normal"/>
              <w:rPr>
                <w:sz w:val="10"/>
                <w:szCs w:val="10"/>
              </w:rPr>
            </w:pPr>
            <w:r>
              <w:rPr>
                <w:sz w:val="10"/>
                <w:szCs w:val="10"/>
              </w:rPr>
            </w:r>
          </w:p>
        </w:tc>
        <w:tc>
          <w:tcPr>
            <w:tcW w:w="100" w:type="dxa"/>
            <w:tcBorders>
              <w:bottom w:val="single" w:sz="8" w:space="0" w:color="000000"/>
            </w:tcBorders>
            <w:vAlign w:val="bottom"/>
          </w:tcPr>
          <w:p>
            <w:pPr>
              <w:pStyle w:val="Normal"/>
              <w:rPr>
                <w:sz w:val="10"/>
                <w:szCs w:val="10"/>
              </w:rPr>
            </w:pPr>
            <w:r>
              <w:rPr>
                <w:sz w:val="10"/>
                <w:szCs w:val="10"/>
              </w:rPr>
            </w:r>
          </w:p>
        </w:tc>
        <w:tc>
          <w:tcPr>
            <w:tcW w:w="1100" w:type="dxa"/>
            <w:tcBorders>
              <w:bottom w:val="single" w:sz="8" w:space="0" w:color="000000"/>
              <w:right w:val="single" w:sz="8" w:space="0" w:color="000000"/>
            </w:tcBorders>
            <w:vAlign w:val="bottom"/>
          </w:tcPr>
          <w:p>
            <w:pPr>
              <w:pStyle w:val="Normal"/>
              <w:rPr>
                <w:sz w:val="10"/>
                <w:szCs w:val="10"/>
              </w:rPr>
            </w:pPr>
            <w:r>
              <w:rPr>
                <w:sz w:val="10"/>
                <w:szCs w:val="10"/>
              </w:rPr>
            </w:r>
          </w:p>
        </w:tc>
        <w:tc>
          <w:tcPr>
            <w:tcW w:w="1340" w:type="dxa"/>
            <w:tcBorders>
              <w:bottom w:val="single" w:sz="8" w:space="0" w:color="000000"/>
              <w:right w:val="single" w:sz="8" w:space="0" w:color="000000"/>
            </w:tcBorders>
            <w:vAlign w:val="bottom"/>
          </w:tcPr>
          <w:p>
            <w:pPr>
              <w:pStyle w:val="Normal"/>
              <w:rPr>
                <w:sz w:val="10"/>
                <w:szCs w:val="10"/>
              </w:rPr>
            </w:pPr>
            <w:r>
              <w:rPr>
                <w:sz w:val="10"/>
                <w:szCs w:val="10"/>
              </w:rPr>
            </w:r>
          </w:p>
        </w:tc>
        <w:tc>
          <w:tcPr>
            <w:tcW w:w="1680" w:type="dxa"/>
            <w:tcBorders>
              <w:bottom w:val="single" w:sz="8" w:space="0" w:color="000000"/>
              <w:right w:val="single" w:sz="8" w:space="0" w:color="000000"/>
            </w:tcBorders>
            <w:vAlign w:val="bottom"/>
          </w:tcPr>
          <w:p>
            <w:pPr>
              <w:pStyle w:val="Normal"/>
              <w:rPr>
                <w:sz w:val="10"/>
                <w:szCs w:val="10"/>
              </w:rPr>
            </w:pPr>
            <w:r>
              <w:rPr>
                <w:sz w:val="10"/>
                <w:szCs w:val="10"/>
              </w:rPr>
            </w:r>
          </w:p>
        </w:tc>
        <w:tc>
          <w:tcPr>
            <w:tcW w:w="1119" w:type="dxa"/>
            <w:tcBorders/>
            <w:vAlign w:val="bottom"/>
          </w:tcPr>
          <w:p>
            <w:pPr>
              <w:pStyle w:val="Normal"/>
              <w:rPr>
                <w:sz w:val="10"/>
                <w:szCs w:val="10"/>
              </w:rPr>
            </w:pPr>
            <w:r>
              <w:rPr>
                <w:sz w:val="10"/>
                <w:szCs w:val="10"/>
              </w:rPr>
            </w:r>
          </w:p>
        </w:tc>
        <w:tc>
          <w:tcPr>
            <w:tcW w:w="18" w:type="dxa"/>
            <w:tcBorders/>
            <w:vAlign w:val="bottom"/>
          </w:tcPr>
          <w:p>
            <w:pPr>
              <w:pStyle w:val="Normal"/>
              <w:rPr>
                <w:sz w:val="1"/>
                <w:szCs w:val="1"/>
              </w:rPr>
            </w:pPr>
            <w:r>
              <w:rPr>
                <w:sz w:val="1"/>
                <w:szCs w:val="1"/>
              </w:rPr>
            </w:r>
          </w:p>
        </w:tc>
      </w:tr>
      <w:tr>
        <w:trPr>
          <w:trHeight w:val="223" w:hRule="atLeast"/>
        </w:trPr>
        <w:tc>
          <w:tcPr>
            <w:tcW w:w="1158" w:type="dxa"/>
            <w:tcBorders>
              <w:right w:val="single" w:sz="8" w:space="0" w:color="000000"/>
            </w:tcBorders>
            <w:vAlign w:val="bottom"/>
          </w:tcPr>
          <w:p>
            <w:pPr>
              <w:pStyle w:val="Normal"/>
              <w:rPr>
                <w:sz w:val="19"/>
                <w:szCs w:val="19"/>
              </w:rPr>
            </w:pPr>
            <w:r>
              <w:rPr>
                <w:sz w:val="19"/>
                <w:szCs w:val="19"/>
              </w:rPr>
            </w:r>
          </w:p>
        </w:tc>
        <w:tc>
          <w:tcPr>
            <w:tcW w:w="1702" w:type="dxa"/>
            <w:tcBorders>
              <w:bottom w:val="single" w:sz="8" w:space="0" w:color="000000"/>
              <w:right w:val="single" w:sz="8" w:space="0" w:color="000000"/>
            </w:tcBorders>
            <w:shd w:color="auto" w:fill="CCEEFF" w:val="clear"/>
            <w:vAlign w:val="bottom"/>
          </w:tcPr>
          <w:p>
            <w:pPr>
              <w:pStyle w:val="Normal"/>
              <w:spacing w:lineRule="exact" w:line="176"/>
              <w:jc w:val="center"/>
              <w:rPr>
                <w:sz w:val="20"/>
                <w:szCs w:val="20"/>
              </w:rPr>
            </w:pPr>
            <w:r>
              <w:rPr>
                <w:rFonts w:eastAsia="Arial" w:cs="Arial" w:ascii="Arial" w:hAnsi="Arial"/>
                <w:w w:val="79"/>
                <w:sz w:val="18"/>
                <w:szCs w:val="18"/>
              </w:rPr>
              <w:t>5</w:t>
            </w:r>
          </w:p>
        </w:tc>
        <w:tc>
          <w:tcPr>
            <w:tcW w:w="2621" w:type="dxa"/>
            <w:tcBorders>
              <w:bottom w:val="single" w:sz="8" w:space="0" w:color="000000"/>
            </w:tcBorders>
            <w:shd w:color="auto" w:fill="CCEEFF" w:val="clear"/>
            <w:vAlign w:val="bottom"/>
          </w:tcPr>
          <w:p>
            <w:pPr>
              <w:pStyle w:val="Normal"/>
              <w:spacing w:lineRule="exact" w:line="176"/>
              <w:ind w:left="50"/>
              <w:jc w:val="center"/>
              <w:rPr>
                <w:sz w:val="20"/>
                <w:szCs w:val="20"/>
              </w:rPr>
            </w:pPr>
            <w:r>
              <w:rPr>
                <w:rFonts w:eastAsia="Arial" w:cs="Arial" w:ascii="Arial" w:hAnsi="Arial"/>
                <w:w w:val="90"/>
                <w:sz w:val="18"/>
                <w:szCs w:val="18"/>
              </w:rPr>
              <w:t>Greater than 2.00x</w:t>
            </w:r>
          </w:p>
        </w:tc>
        <w:tc>
          <w:tcPr>
            <w:tcW w:w="180" w:type="dxa"/>
            <w:tcBorders>
              <w:bottom w:val="single" w:sz="8" w:space="0" w:color="000000"/>
              <w:right w:val="single" w:sz="8" w:space="0" w:color="000000"/>
            </w:tcBorders>
            <w:shd w:color="auto" w:fill="CCEEFF" w:val="clear"/>
            <w:vAlign w:val="bottom"/>
          </w:tcPr>
          <w:p>
            <w:pPr>
              <w:pStyle w:val="Normal"/>
              <w:rPr>
                <w:sz w:val="19"/>
                <w:szCs w:val="19"/>
              </w:rPr>
            </w:pPr>
            <w:r>
              <w:rPr>
                <w:sz w:val="19"/>
                <w:szCs w:val="19"/>
              </w:rPr>
            </w:r>
          </w:p>
        </w:tc>
        <w:tc>
          <w:tcPr>
            <w:tcW w:w="1440" w:type="dxa"/>
            <w:gridSpan w:val="3"/>
            <w:tcBorders>
              <w:bottom w:val="single" w:sz="8" w:space="0" w:color="000000"/>
              <w:right w:val="single" w:sz="8" w:space="0" w:color="000000"/>
            </w:tcBorders>
            <w:shd w:color="auto" w:fill="CCEEFF" w:val="clear"/>
            <w:vAlign w:val="bottom"/>
          </w:tcPr>
          <w:p>
            <w:pPr>
              <w:pStyle w:val="Normal"/>
              <w:spacing w:lineRule="exact" w:line="176"/>
              <w:jc w:val="center"/>
              <w:rPr>
                <w:sz w:val="20"/>
                <w:szCs w:val="20"/>
              </w:rPr>
            </w:pPr>
            <w:r>
              <w:rPr>
                <w:rFonts w:eastAsia="Arial" w:cs="Arial" w:ascii="Arial" w:hAnsi="Arial"/>
                <w:w w:val="94"/>
                <w:sz w:val="18"/>
                <w:szCs w:val="18"/>
              </w:rPr>
              <w:t>&lt; BB+ / Ba1</w:t>
            </w:r>
          </w:p>
        </w:tc>
        <w:tc>
          <w:tcPr>
            <w:tcW w:w="1340" w:type="dxa"/>
            <w:tcBorders>
              <w:bottom w:val="single" w:sz="8" w:space="0" w:color="000000"/>
              <w:right w:val="single" w:sz="8" w:space="0" w:color="000000"/>
            </w:tcBorders>
            <w:shd w:color="auto" w:fill="CCEEFF" w:val="clear"/>
            <w:vAlign w:val="bottom"/>
          </w:tcPr>
          <w:p>
            <w:pPr>
              <w:pStyle w:val="Normal"/>
              <w:spacing w:lineRule="exact" w:line="176"/>
              <w:jc w:val="center"/>
              <w:rPr>
                <w:sz w:val="20"/>
                <w:szCs w:val="20"/>
              </w:rPr>
            </w:pPr>
            <w:r>
              <w:rPr>
                <w:rFonts w:eastAsia="Arial" w:cs="Arial" w:ascii="Arial" w:hAnsi="Arial"/>
                <w:w w:val="91"/>
                <w:sz w:val="18"/>
                <w:szCs w:val="18"/>
              </w:rPr>
              <w:t>1.500%</w:t>
            </w:r>
          </w:p>
        </w:tc>
        <w:tc>
          <w:tcPr>
            <w:tcW w:w="1680" w:type="dxa"/>
            <w:tcBorders>
              <w:bottom w:val="single" w:sz="8" w:space="0" w:color="000000"/>
              <w:right w:val="single" w:sz="8" w:space="0" w:color="000000"/>
            </w:tcBorders>
            <w:shd w:color="auto" w:fill="CCEEFF" w:val="clear"/>
            <w:vAlign w:val="bottom"/>
          </w:tcPr>
          <w:p>
            <w:pPr>
              <w:pStyle w:val="Normal"/>
              <w:spacing w:lineRule="exact" w:line="176"/>
              <w:jc w:val="center"/>
              <w:rPr>
                <w:sz w:val="20"/>
                <w:szCs w:val="20"/>
              </w:rPr>
            </w:pPr>
            <w:r>
              <w:rPr>
                <w:rFonts w:eastAsia="Arial" w:cs="Arial" w:ascii="Arial" w:hAnsi="Arial"/>
                <w:w w:val="91"/>
                <w:sz w:val="18"/>
                <w:szCs w:val="18"/>
              </w:rPr>
              <w:t>0.500%</w:t>
            </w:r>
          </w:p>
        </w:tc>
        <w:tc>
          <w:tcPr>
            <w:tcW w:w="1119" w:type="dxa"/>
            <w:tcBorders/>
            <w:vAlign w:val="bottom"/>
          </w:tcPr>
          <w:p>
            <w:pPr>
              <w:pStyle w:val="Normal"/>
              <w:rPr>
                <w:sz w:val="19"/>
                <w:szCs w:val="19"/>
              </w:rPr>
            </w:pPr>
            <w:r>
              <w:rPr>
                <w:sz w:val="19"/>
                <w:szCs w:val="19"/>
              </w:rPr>
            </w:r>
          </w:p>
        </w:tc>
        <w:tc>
          <w:tcPr>
            <w:tcW w:w="18" w:type="dxa"/>
            <w:tcBorders/>
            <w:vAlign w:val="bottom"/>
          </w:tcPr>
          <w:p>
            <w:pPr>
              <w:pStyle w:val="Normal"/>
              <w:rPr>
                <w:sz w:val="1"/>
                <w:szCs w:val="1"/>
              </w:rPr>
            </w:pPr>
            <w:r>
              <w:rPr>
                <w:sz w:val="1"/>
                <w:szCs w:val="1"/>
              </w:rPr>
            </w:r>
          </w:p>
        </w:tc>
      </w:tr>
      <w:tr>
        <w:trPr>
          <w:trHeight w:val="582" w:hRule="atLeast"/>
        </w:trPr>
        <w:tc>
          <w:tcPr>
            <w:tcW w:w="1158" w:type="dxa"/>
            <w:tcBorders/>
            <w:vAlign w:val="bottom"/>
          </w:tcPr>
          <w:p>
            <w:pPr>
              <w:pStyle w:val="Normal"/>
              <w:rPr>
                <w:sz w:val="24"/>
                <w:szCs w:val="24"/>
              </w:rPr>
            </w:pPr>
            <w:r>
              <w:rPr>
                <w:sz w:val="24"/>
                <w:szCs w:val="24"/>
              </w:rPr>
            </w:r>
          </w:p>
        </w:tc>
        <w:tc>
          <w:tcPr>
            <w:tcW w:w="1702" w:type="dxa"/>
            <w:tcBorders/>
            <w:vAlign w:val="bottom"/>
          </w:tcPr>
          <w:p>
            <w:pPr>
              <w:pStyle w:val="Normal"/>
              <w:rPr>
                <w:sz w:val="24"/>
                <w:szCs w:val="24"/>
              </w:rPr>
            </w:pPr>
            <w:r>
              <w:rPr>
                <w:sz w:val="24"/>
                <w:szCs w:val="24"/>
              </w:rPr>
            </w:r>
          </w:p>
        </w:tc>
        <w:tc>
          <w:tcPr>
            <w:tcW w:w="2621" w:type="dxa"/>
            <w:tcBorders/>
            <w:vAlign w:val="bottom"/>
          </w:tcPr>
          <w:p>
            <w:pPr>
              <w:pStyle w:val="Normal"/>
              <w:rPr>
                <w:sz w:val="24"/>
                <w:szCs w:val="24"/>
              </w:rPr>
            </w:pPr>
            <w:r>
              <w:rPr>
                <w:sz w:val="24"/>
                <w:szCs w:val="24"/>
              </w:rPr>
            </w:r>
          </w:p>
        </w:tc>
        <w:tc>
          <w:tcPr>
            <w:tcW w:w="420" w:type="dxa"/>
            <w:gridSpan w:val="2"/>
            <w:tcBorders/>
            <w:vAlign w:val="bottom"/>
          </w:tcPr>
          <w:p>
            <w:pPr>
              <w:pStyle w:val="Normal"/>
              <w:ind w:right="150"/>
              <w:jc w:val="right"/>
              <w:rPr>
                <w:sz w:val="20"/>
                <w:szCs w:val="20"/>
              </w:rPr>
            </w:pPr>
            <w:r>
              <w:rPr>
                <w:rFonts w:eastAsia="Arial" w:cs="Arial" w:ascii="Arial" w:hAnsi="Arial"/>
                <w:sz w:val="14"/>
                <w:szCs w:val="14"/>
              </w:rPr>
              <w:t>2</w:t>
            </w:r>
          </w:p>
        </w:tc>
        <w:tc>
          <w:tcPr>
            <w:tcW w:w="100" w:type="dxa"/>
            <w:tcBorders/>
            <w:vAlign w:val="bottom"/>
          </w:tcPr>
          <w:p>
            <w:pPr>
              <w:pStyle w:val="Normal"/>
              <w:rPr>
                <w:sz w:val="24"/>
                <w:szCs w:val="24"/>
              </w:rPr>
            </w:pPr>
            <w:r>
              <w:rPr>
                <w:sz w:val="24"/>
                <w:szCs w:val="24"/>
              </w:rPr>
            </w:r>
          </w:p>
        </w:tc>
        <w:tc>
          <w:tcPr>
            <w:tcW w:w="1100" w:type="dxa"/>
            <w:tcBorders/>
            <w:vAlign w:val="bottom"/>
          </w:tcPr>
          <w:p>
            <w:pPr>
              <w:pStyle w:val="Normal"/>
              <w:rPr>
                <w:sz w:val="24"/>
                <w:szCs w:val="24"/>
              </w:rPr>
            </w:pPr>
            <w:r>
              <w:rPr>
                <w:sz w:val="24"/>
                <w:szCs w:val="24"/>
              </w:rPr>
            </w:r>
          </w:p>
        </w:tc>
        <w:tc>
          <w:tcPr>
            <w:tcW w:w="1340" w:type="dxa"/>
            <w:tcBorders/>
            <w:vAlign w:val="bottom"/>
          </w:tcPr>
          <w:p>
            <w:pPr>
              <w:pStyle w:val="Normal"/>
              <w:rPr>
                <w:sz w:val="24"/>
                <w:szCs w:val="24"/>
              </w:rPr>
            </w:pPr>
            <w:r>
              <w:rPr>
                <w:sz w:val="24"/>
                <w:szCs w:val="24"/>
              </w:rPr>
            </w:r>
          </w:p>
        </w:tc>
        <w:tc>
          <w:tcPr>
            <w:tcW w:w="1680" w:type="dxa"/>
            <w:tcBorders/>
            <w:vAlign w:val="bottom"/>
          </w:tcPr>
          <w:p>
            <w:pPr>
              <w:pStyle w:val="Normal"/>
              <w:rPr>
                <w:sz w:val="24"/>
                <w:szCs w:val="24"/>
              </w:rPr>
            </w:pPr>
            <w:r>
              <w:rPr>
                <w:sz w:val="24"/>
                <w:szCs w:val="24"/>
              </w:rPr>
            </w:r>
          </w:p>
        </w:tc>
        <w:tc>
          <w:tcPr>
            <w:tcW w:w="1119" w:type="dxa"/>
            <w:tcBorders/>
            <w:vAlign w:val="bottom"/>
          </w:tcPr>
          <w:p>
            <w:pPr>
              <w:pStyle w:val="Normal"/>
              <w:rPr>
                <w:sz w:val="24"/>
                <w:szCs w:val="24"/>
              </w:rPr>
            </w:pPr>
            <w:r>
              <w:rPr>
                <w:sz w:val="24"/>
                <w:szCs w:val="24"/>
              </w:rPr>
            </w:r>
          </w:p>
        </w:tc>
        <w:tc>
          <w:tcPr>
            <w:tcW w:w="18" w:type="dxa"/>
            <w:tcBorders/>
            <w:vAlign w:val="bottom"/>
          </w:tcPr>
          <w:p>
            <w:pPr>
              <w:pStyle w:val="Normal"/>
              <w:rPr>
                <w:sz w:val="1"/>
                <w:szCs w:val="1"/>
              </w:rPr>
            </w:pPr>
            <w:r>
              <w:rPr>
                <w:sz w:val="1"/>
                <w:szCs w:val="1"/>
              </w:rPr>
            </w:r>
          </w:p>
        </w:tc>
      </w:tr>
      <w:tr>
        <w:trPr>
          <w:trHeight w:val="46" w:hRule="atLeast"/>
        </w:trPr>
        <w:tc>
          <w:tcPr>
            <w:tcW w:w="1158" w:type="dxa"/>
            <w:tcBorders>
              <w:bottom w:val="single" w:sz="8" w:space="0" w:color="000000"/>
            </w:tcBorders>
            <w:vAlign w:val="bottom"/>
          </w:tcPr>
          <w:p>
            <w:pPr>
              <w:pStyle w:val="Normal"/>
              <w:rPr>
                <w:sz w:val="4"/>
                <w:szCs w:val="4"/>
              </w:rPr>
            </w:pPr>
            <w:r>
              <w:rPr>
                <w:sz w:val="4"/>
                <w:szCs w:val="4"/>
              </w:rPr>
            </w:r>
          </w:p>
        </w:tc>
        <w:tc>
          <w:tcPr>
            <w:tcW w:w="1702" w:type="dxa"/>
            <w:tcBorders>
              <w:bottom w:val="single" w:sz="8" w:space="0" w:color="000000"/>
            </w:tcBorders>
            <w:vAlign w:val="bottom"/>
          </w:tcPr>
          <w:p>
            <w:pPr>
              <w:pStyle w:val="Normal"/>
              <w:rPr>
                <w:sz w:val="4"/>
                <w:szCs w:val="4"/>
              </w:rPr>
            </w:pPr>
            <w:r>
              <w:rPr>
                <w:sz w:val="4"/>
                <w:szCs w:val="4"/>
              </w:rPr>
            </w:r>
          </w:p>
        </w:tc>
        <w:tc>
          <w:tcPr>
            <w:tcW w:w="2621" w:type="dxa"/>
            <w:tcBorders>
              <w:bottom w:val="single" w:sz="8" w:space="0" w:color="000000"/>
            </w:tcBorders>
            <w:vAlign w:val="bottom"/>
          </w:tcPr>
          <w:p>
            <w:pPr>
              <w:pStyle w:val="Normal"/>
              <w:rPr>
                <w:sz w:val="4"/>
                <w:szCs w:val="4"/>
              </w:rPr>
            </w:pPr>
            <w:r>
              <w:rPr>
                <w:sz w:val="4"/>
                <w:szCs w:val="4"/>
              </w:rPr>
            </w:r>
          </w:p>
        </w:tc>
        <w:tc>
          <w:tcPr>
            <w:tcW w:w="180" w:type="dxa"/>
            <w:tcBorders>
              <w:bottom w:val="single" w:sz="8" w:space="0" w:color="000000"/>
            </w:tcBorders>
            <w:vAlign w:val="bottom"/>
          </w:tcPr>
          <w:p>
            <w:pPr>
              <w:pStyle w:val="Normal"/>
              <w:rPr>
                <w:sz w:val="4"/>
                <w:szCs w:val="4"/>
              </w:rPr>
            </w:pPr>
            <w:r>
              <w:rPr>
                <w:sz w:val="4"/>
                <w:szCs w:val="4"/>
              </w:rPr>
            </w:r>
          </w:p>
        </w:tc>
        <w:tc>
          <w:tcPr>
            <w:tcW w:w="240" w:type="dxa"/>
            <w:tcBorders>
              <w:bottom w:val="single" w:sz="8" w:space="0" w:color="000000"/>
            </w:tcBorders>
            <w:vAlign w:val="bottom"/>
          </w:tcPr>
          <w:p>
            <w:pPr>
              <w:pStyle w:val="Normal"/>
              <w:rPr>
                <w:sz w:val="4"/>
                <w:szCs w:val="4"/>
              </w:rPr>
            </w:pPr>
            <w:r>
              <w:rPr>
                <w:sz w:val="4"/>
                <w:szCs w:val="4"/>
              </w:rPr>
            </w:r>
          </w:p>
        </w:tc>
        <w:tc>
          <w:tcPr>
            <w:tcW w:w="100" w:type="dxa"/>
            <w:tcBorders>
              <w:bottom w:val="single" w:sz="8" w:space="0" w:color="000000"/>
            </w:tcBorders>
            <w:vAlign w:val="bottom"/>
          </w:tcPr>
          <w:p>
            <w:pPr>
              <w:pStyle w:val="Normal"/>
              <w:rPr>
                <w:sz w:val="4"/>
                <w:szCs w:val="4"/>
              </w:rPr>
            </w:pPr>
            <w:r>
              <w:rPr>
                <w:sz w:val="4"/>
                <w:szCs w:val="4"/>
              </w:rPr>
            </w:r>
          </w:p>
        </w:tc>
        <w:tc>
          <w:tcPr>
            <w:tcW w:w="1100" w:type="dxa"/>
            <w:tcBorders>
              <w:bottom w:val="single" w:sz="8" w:space="0" w:color="000000"/>
            </w:tcBorders>
            <w:vAlign w:val="bottom"/>
          </w:tcPr>
          <w:p>
            <w:pPr>
              <w:pStyle w:val="Normal"/>
              <w:rPr>
                <w:sz w:val="4"/>
                <w:szCs w:val="4"/>
              </w:rPr>
            </w:pPr>
            <w:r>
              <w:rPr>
                <w:sz w:val="4"/>
                <w:szCs w:val="4"/>
              </w:rPr>
            </w:r>
          </w:p>
        </w:tc>
        <w:tc>
          <w:tcPr>
            <w:tcW w:w="1340" w:type="dxa"/>
            <w:tcBorders>
              <w:bottom w:val="single" w:sz="8" w:space="0" w:color="000000"/>
            </w:tcBorders>
            <w:vAlign w:val="bottom"/>
          </w:tcPr>
          <w:p>
            <w:pPr>
              <w:pStyle w:val="Normal"/>
              <w:rPr>
                <w:sz w:val="4"/>
                <w:szCs w:val="4"/>
              </w:rPr>
            </w:pPr>
            <w:r>
              <w:rPr>
                <w:sz w:val="4"/>
                <w:szCs w:val="4"/>
              </w:rPr>
            </w:r>
          </w:p>
        </w:tc>
        <w:tc>
          <w:tcPr>
            <w:tcW w:w="1680" w:type="dxa"/>
            <w:tcBorders>
              <w:bottom w:val="single" w:sz="8" w:space="0" w:color="000000"/>
            </w:tcBorders>
            <w:vAlign w:val="bottom"/>
          </w:tcPr>
          <w:p>
            <w:pPr>
              <w:pStyle w:val="Normal"/>
              <w:rPr>
                <w:sz w:val="4"/>
                <w:szCs w:val="4"/>
              </w:rPr>
            </w:pPr>
            <w:r>
              <w:rPr>
                <w:sz w:val="4"/>
                <w:szCs w:val="4"/>
              </w:rPr>
            </w:r>
          </w:p>
        </w:tc>
        <w:tc>
          <w:tcPr>
            <w:tcW w:w="1119" w:type="dxa"/>
            <w:tcBorders>
              <w:bottom w:val="single" w:sz="8" w:space="0" w:color="000000"/>
            </w:tcBorders>
            <w:vAlign w:val="bottom"/>
          </w:tcPr>
          <w:p>
            <w:pPr>
              <w:pStyle w:val="Normal"/>
              <w:rPr>
                <w:sz w:val="4"/>
                <w:szCs w:val="4"/>
              </w:rPr>
            </w:pPr>
            <w:r>
              <w:rPr>
                <w:sz w:val="4"/>
                <w:szCs w:val="4"/>
              </w:rPr>
            </w:r>
          </w:p>
        </w:tc>
        <w:tc>
          <w:tcPr>
            <w:tcW w:w="18" w:type="dxa"/>
            <w:tcBorders/>
            <w:vAlign w:val="bottom"/>
          </w:tcPr>
          <w:p>
            <w:pPr>
              <w:pStyle w:val="Normal"/>
              <w:rPr>
                <w:sz w:val="1"/>
                <w:szCs w:val="1"/>
              </w:rPr>
            </w:pPr>
            <w:r>
              <w:rPr>
                <w:sz w:val="1"/>
                <w:szCs w:val="1"/>
              </w:rPr>
            </w:r>
          </w:p>
        </w:tc>
      </w:tr>
    </w:tbl>
    <w:p>
      <w:pPr>
        <w:sectPr>
          <w:type w:val="nextPage"/>
          <w:pgSz w:w="11906" w:h="16838"/>
          <w:pgMar w:left="320" w:right="339" w:gutter="0" w:header="0" w:top="125" w:footer="0" w:bottom="1440"/>
          <w:pgNumType w:fmt="decimal"/>
          <w:formProt w:val="false"/>
          <w:textDirection w:val="lrTb"/>
          <w:docGrid w:type="default" w:linePitch="100" w:charSpace="4096"/>
        </w:sectPr>
      </w:pPr>
    </w:p>
    <w:p>
      <w:pPr>
        <w:pStyle w:val="Normal"/>
        <w:spacing w:lineRule="auto" w:line="276"/>
        <w:ind w:firstLine="804" w:left="680"/>
        <w:jc w:val="both"/>
        <w:rPr>
          <w:sz w:val="20"/>
          <w:szCs w:val="20"/>
        </w:rPr>
      </w:pPr>
      <w:bookmarkStart w:id="6" w:name="page12"/>
      <w:bookmarkEnd w:id="6"/>
      <w:r>
        <w:rPr>
          <w:rFonts w:eastAsia="Arial" w:cs="Arial" w:ascii="Arial" w:hAnsi="Arial"/>
          <w:sz w:val="17"/>
          <w:szCs w:val="17"/>
        </w:rPr>
        <w:t>“</w:t>
      </w:r>
      <w:r>
        <w:rPr>
          <w:rFonts w:eastAsia="Arial" w:cs="Arial" w:ascii="Arial" w:hAnsi="Arial"/>
          <w:sz w:val="17"/>
          <w:szCs w:val="17"/>
          <w:u w:val="single"/>
        </w:rPr>
        <w:t>Debt Rating</w:t>
      </w:r>
      <w:r>
        <w:rPr>
          <w:rFonts w:eastAsia="Arial" w:cs="Arial" w:ascii="Arial" w:hAnsi="Arial"/>
          <w:sz w:val="17"/>
          <w:szCs w:val="17"/>
        </w:rPr>
        <w:t>” means, as of any date of determination, the rating as determined by either S&amp;P or Moody’s (collectively, the “</w:t>
      </w:r>
      <w:r>
        <w:rPr>
          <w:rFonts w:eastAsia="Arial" w:cs="Arial" w:ascii="Arial" w:hAnsi="Arial"/>
          <w:sz w:val="17"/>
          <w:szCs w:val="17"/>
          <w:u w:val="single"/>
        </w:rPr>
        <w:t>Debt</w:t>
      </w:r>
      <w:r>
        <w:rPr>
          <w:rFonts w:eastAsia="Arial" w:cs="Arial" w:ascii="Arial" w:hAnsi="Arial"/>
          <w:sz w:val="17"/>
          <w:szCs w:val="17"/>
        </w:rPr>
        <w:t xml:space="preserve"> </w:t>
      </w:r>
      <w:r>
        <w:rPr>
          <w:rFonts w:eastAsia="Arial" w:cs="Arial" w:ascii="Arial" w:hAnsi="Arial"/>
          <w:sz w:val="17"/>
          <w:szCs w:val="17"/>
          <w:u w:val="single"/>
        </w:rPr>
        <w:t>Ratings</w:t>
      </w:r>
      <w:r>
        <w:rPr>
          <w:rFonts w:eastAsia="Arial" w:cs="Arial" w:ascii="Arial" w:hAnsi="Arial"/>
          <w:sz w:val="17"/>
          <w:szCs w:val="17"/>
        </w:rPr>
        <w:t xml:space="preserve">”) of the Borrower’s non-credit-enhanced, senior unsecured long-term debt; </w:t>
      </w:r>
      <w:r>
        <w:rPr>
          <w:rFonts w:eastAsia="Arial" w:cs="Arial" w:ascii="Arial" w:hAnsi="Arial"/>
          <w:sz w:val="17"/>
          <w:szCs w:val="17"/>
          <w:u w:val="single"/>
        </w:rPr>
        <w:t>provided</w:t>
      </w:r>
      <w:r>
        <w:rPr>
          <w:rFonts w:eastAsia="Arial" w:cs="Arial" w:ascii="Arial" w:hAnsi="Arial"/>
          <w:sz w:val="17"/>
          <w:szCs w:val="17"/>
        </w:rPr>
        <w:t xml:space="preserve"> that if a Debt Rating is issued by each of the foregoing rating agencies and such Debt Ratings differ, then the higher of such Debt Ratings shall apply (with the Debt Rating for Pricing Level 1 being the highest and the Debt Rating for Pricing Level 5 being the lowest), unless there is a split in Debt Ratings of more than one level, in which case the Pricing Level that is one level higher than the Pricing Level of the lower Debt Rating shall apply.</w:t>
      </w:r>
    </w:p>
    <w:p>
      <w:pPr>
        <w:pStyle w:val="Normal"/>
        <w:spacing w:lineRule="exact" w:line="203"/>
        <w:rPr>
          <w:sz w:val="20"/>
          <w:szCs w:val="20"/>
        </w:rPr>
      </w:pPr>
      <w:r>
        <w:rPr>
          <w:sz w:val="20"/>
          <w:szCs w:val="20"/>
        </w:rPr>
      </w:r>
    </w:p>
    <w:p>
      <w:pPr>
        <w:pStyle w:val="Normal"/>
        <w:spacing w:lineRule="auto" w:line="269"/>
        <w:jc w:val="both"/>
        <w:rPr>
          <w:sz w:val="20"/>
          <w:szCs w:val="20"/>
        </w:rPr>
      </w:pPr>
      <w:r>
        <w:rPr>
          <w:rFonts w:eastAsia="Arial" w:cs="Arial" w:ascii="Arial" w:hAnsi="Arial"/>
          <w:sz w:val="17"/>
          <w:szCs w:val="17"/>
        </w:rPr>
        <w:t xml:space="preserve">Initially, the Applicable Rate shall be determined based upon Pricing Level 3 until June 30, 2022. Thereafter, each change in the Applicable Rate resulting from a publicly announced change in the Debt Rating will be effective during the period commencing on the date of the public announcement thereof and ending on the date immediately preceding the effective date of the next such change, and any change in the Applicable Rate resulting from a change in the Leverage Ratio for such period will become effective as of the first Business Day after the date on which such Compliance Certificate is delivered pursuant to </w:t>
      </w:r>
      <w:r>
        <w:rPr>
          <w:rFonts w:eastAsia="Arial" w:cs="Arial" w:ascii="Arial" w:hAnsi="Arial"/>
          <w:sz w:val="17"/>
          <w:szCs w:val="17"/>
          <w:u w:val="single"/>
        </w:rPr>
        <w:t>Section 6.02(a)</w:t>
      </w:r>
      <w:r>
        <w:rPr>
          <w:rFonts w:eastAsia="Arial" w:cs="Arial" w:ascii="Arial" w:hAnsi="Arial"/>
          <w:sz w:val="17"/>
          <w:szCs w:val="17"/>
        </w:rPr>
        <w:t xml:space="preserve">; </w:t>
      </w:r>
      <w:r>
        <w:rPr>
          <w:rFonts w:eastAsia="Arial" w:cs="Arial" w:ascii="Arial" w:hAnsi="Arial"/>
          <w:sz w:val="17"/>
          <w:szCs w:val="17"/>
          <w:u w:val="single"/>
        </w:rPr>
        <w:t>provided</w:t>
      </w:r>
      <w:r>
        <w:rPr>
          <w:rFonts w:eastAsia="Arial" w:cs="Arial" w:ascii="Arial" w:hAnsi="Arial"/>
          <w:sz w:val="17"/>
          <w:szCs w:val="17"/>
        </w:rPr>
        <w:t xml:space="preserve">, </w:t>
      </w:r>
      <w:r>
        <w:rPr>
          <w:rFonts w:eastAsia="Arial" w:cs="Arial" w:ascii="Arial" w:hAnsi="Arial"/>
          <w:sz w:val="17"/>
          <w:szCs w:val="17"/>
          <w:u w:val="single"/>
        </w:rPr>
        <w:t>however</w:t>
      </w:r>
      <w:r>
        <w:rPr>
          <w:rFonts w:eastAsia="Arial" w:cs="Arial" w:ascii="Arial" w:hAnsi="Arial"/>
          <w:sz w:val="17"/>
          <w:szCs w:val="17"/>
        </w:rPr>
        <w:t>, that if a Compliance Certificate is not delivered when due in accordance with such Section, then Pricing Level 5 will be the applicable Pricing Level corresponding to such ratio for determination as set forth above of the Applicable Rate as of the first Business Day after the date on which such Compliance Certificate was required to have been delivered. If, as of any date of determination, the Leverage Ratio for such period corresponds to a Pricing Level different than that Pricing Level corresponding to the Debt Rating issued at the time of calculation of such ratio, then, in each case, the lower of such two Pricing Levels (with Pricing Level 1 being the lowest and the Pricing Level 5 being the highest) will apply, unless there is a split of more than one level in corresponding Pricing Levels, in which case the Pricing Level that is one level higher than the lower Pricing Level will apply. In the event that a Debt Rating has not been issued as of any date of determination, the Pricing Level corresponding to the Leverage Ratio for such period as of such date of determination shall apply. In the event that only one Debt Rating has been issued as of any date of determination, that Debt Rating shall apply.</w:t>
      </w:r>
    </w:p>
    <w:p>
      <w:pPr>
        <w:pStyle w:val="Normal"/>
        <w:spacing w:lineRule="exact" w:line="213"/>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Approved Fund</w:t>
      </w:r>
      <w:r>
        <w:rPr>
          <w:rFonts w:eastAsia="Arial" w:cs="Arial" w:ascii="Arial" w:hAnsi="Arial"/>
          <w:sz w:val="18"/>
          <w:szCs w:val="18"/>
        </w:rPr>
        <w:t>” means any Fund that is administered or managed by (a) a Lender, (b) an Affiliate of a Lender or (c) an entity or an Affiliate of an entity that administers or manages a Lender.</w:t>
      </w:r>
    </w:p>
    <w:p>
      <w:pPr>
        <w:pStyle w:val="Normal"/>
        <w:spacing w:lineRule="exact" w:line="197"/>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Arrangers</w:t>
      </w:r>
      <w:r>
        <w:rPr>
          <w:rFonts w:eastAsia="Arial" w:cs="Arial" w:ascii="Arial" w:hAnsi="Arial"/>
          <w:sz w:val="18"/>
          <w:szCs w:val="18"/>
        </w:rPr>
        <w:t>” means WFS, BofA Securities, Inc. and U.S. Bank National Association, in their capacities as joint lead arrangers and joint bookrunners.</w:t>
      </w:r>
    </w:p>
    <w:p>
      <w:pPr>
        <w:pStyle w:val="Normal"/>
        <w:spacing w:lineRule="exact" w:line="197"/>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Assignee Group</w:t>
      </w:r>
      <w:r>
        <w:rPr>
          <w:rFonts w:eastAsia="Arial" w:cs="Arial" w:ascii="Arial" w:hAnsi="Arial"/>
          <w:sz w:val="18"/>
          <w:szCs w:val="18"/>
        </w:rPr>
        <w:t>” means two or more Eligible Assignees that are Affiliates of one another or two or more Approved Funds managed by the same investment advisor.</w:t>
      </w:r>
    </w:p>
    <w:p>
      <w:pPr>
        <w:pStyle w:val="Normal"/>
        <w:spacing w:lineRule="exact" w:line="197"/>
        <w:rPr>
          <w:sz w:val="20"/>
          <w:szCs w:val="20"/>
        </w:rPr>
      </w:pPr>
      <w:r>
        <w:rPr>
          <w:sz w:val="20"/>
          <w:szCs w:val="20"/>
        </w:rPr>
      </w:r>
    </w:p>
    <w:p>
      <w:pPr>
        <w:pStyle w:val="Normal"/>
        <w:spacing w:lineRule="auto" w:line="286"/>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Assignment and Assumption</w:t>
      </w:r>
      <w:r>
        <w:rPr>
          <w:rFonts w:eastAsia="Arial" w:cs="Arial" w:ascii="Arial" w:hAnsi="Arial"/>
          <w:sz w:val="17"/>
          <w:szCs w:val="17"/>
        </w:rPr>
        <w:t xml:space="preserve">” means an assignment and assumption entered into by a Lender and an Eligible Assignee (with the consent of any party whose consent is required by </w:t>
      </w:r>
      <w:r>
        <w:rPr>
          <w:rFonts w:eastAsia="Arial" w:cs="Arial" w:ascii="Arial" w:hAnsi="Arial"/>
          <w:sz w:val="17"/>
          <w:szCs w:val="17"/>
          <w:u w:val="single"/>
        </w:rPr>
        <w:t>Section 10.06(b)</w:t>
      </w:r>
      <w:r>
        <w:rPr>
          <w:rFonts w:eastAsia="Arial" w:cs="Arial" w:ascii="Arial" w:hAnsi="Arial"/>
          <w:sz w:val="17"/>
          <w:szCs w:val="17"/>
        </w:rPr>
        <w:t xml:space="preserve">), and accepted by the Administrative Agent, in substantially the form of </w:t>
      </w:r>
      <w:r>
        <w:rPr>
          <w:rFonts w:eastAsia="Arial" w:cs="Arial" w:ascii="Arial" w:hAnsi="Arial"/>
          <w:sz w:val="17"/>
          <w:szCs w:val="17"/>
          <w:u w:val="single"/>
        </w:rPr>
        <w:t>Exhibit D</w:t>
      </w:r>
      <w:r>
        <w:rPr>
          <w:rFonts w:eastAsia="Arial" w:cs="Arial" w:ascii="Arial" w:hAnsi="Arial"/>
          <w:sz w:val="17"/>
          <w:szCs w:val="17"/>
        </w:rPr>
        <w:t xml:space="preserve"> or any other form (including electronic documentation generated by use of an electronic platform) approved by the Administrative Agent.</w:t>
      </w:r>
    </w:p>
    <w:p>
      <w:pPr>
        <w:pStyle w:val="Normal"/>
        <w:spacing w:lineRule="exact" w:line="19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Attorney Costs</w:t>
      </w:r>
      <w:r>
        <w:rPr>
          <w:rFonts w:eastAsia="Arial" w:cs="Arial" w:ascii="Arial" w:hAnsi="Arial"/>
          <w:sz w:val="18"/>
          <w:szCs w:val="18"/>
        </w:rPr>
        <w:t>” means and includes all reasonable fees and disbursements of any law firm or other external counsel.</w:t>
      </w:r>
    </w:p>
    <w:p>
      <w:pPr>
        <w:pStyle w:val="Normal"/>
        <w:spacing w:lineRule="exact" w:line="252"/>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Attributable Indebtedness</w:t>
      </w:r>
      <w:r>
        <w:rPr>
          <w:rFonts w:eastAsia="Arial" w:cs="Arial" w:ascii="Arial" w:hAnsi="Arial"/>
          <w:sz w:val="18"/>
          <w:szCs w:val="18"/>
        </w:rPr>
        <w:t>” means, on any date, (a) in respect of any capital lease of any Person, the capitalized amount thereof that would appear on a balance sheet of such Person prepared as of such date in accordance with GAAP, and (b) in respect of any Synthetic Lease Obligation, the capitalized amount of the remaining lease payments under the relevant lease that would appear on a balance sheet of such Person prepared as of such date in accordance with GAAP if such lease were accounted for as a capital lease.</w:t>
      </w:r>
    </w:p>
    <w:p>
      <w:pPr>
        <w:pStyle w:val="Normal"/>
        <w:spacing w:lineRule="exact" w:line="385"/>
        <w:rPr>
          <w:sz w:val="20"/>
          <w:szCs w:val="20"/>
        </w:rPr>
      </w:pPr>
      <w:r>
        <w:rPr>
          <w:sz w:val="20"/>
          <w:szCs w:val="20"/>
        </w:rPr>
      </w:r>
    </w:p>
    <w:p>
      <w:pPr>
        <w:pStyle w:val="Normal"/>
        <w:jc w:val="center"/>
        <w:rPr>
          <w:sz w:val="20"/>
          <w:szCs w:val="20"/>
        </w:rPr>
      </w:pPr>
      <w:r>
        <w:rPr>
          <w:rFonts w:eastAsia="Arial" w:cs="Arial" w:ascii="Arial" w:hAnsi="Arial"/>
          <w:sz w:val="14"/>
          <w:szCs w:val="14"/>
        </w:rPr>
        <w:t>3</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6">
            <wp:simplePos x="0" y="0"/>
            <wp:positionH relativeFrom="column">
              <wp:posOffset>5080</wp:posOffset>
            </wp:positionH>
            <wp:positionV relativeFrom="paragraph">
              <wp:posOffset>38100</wp:posOffset>
            </wp:positionV>
            <wp:extent cx="7132320" cy="17145"/>
            <wp:effectExtent l="0" t="0" r="0" b="0"/>
            <wp:wrapNone/>
            <wp:docPr id="5"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6" descr=""/>
                    <pic:cNvPicPr>
                      <a:picLocks noChangeAspect="1" noChangeArrowheads="1"/>
                    </pic:cNvPicPr>
                  </pic:nvPicPr>
                  <pic:blipFill>
                    <a:blip r:embed="rId6"/>
                    <a:stretch>
                      <a:fillRect/>
                    </a:stretch>
                  </pic:blipFill>
                  <pic:spPr bwMode="auto">
                    <a:xfrm>
                      <a:off x="0" y="0"/>
                      <a:ext cx="7132320" cy="17145"/>
                    </a:xfrm>
                    <a:prstGeom prst="rect">
                      <a:avLst/>
                    </a:prstGeom>
                    <a:noFill/>
                  </pic:spPr>
                </pic:pic>
              </a:graphicData>
            </a:graphic>
          </wp:anchor>
        </w:drawing>
      </w:r>
    </w:p>
    <w:p>
      <w:pPr>
        <w:pStyle w:val="Normal"/>
        <w:spacing w:lineRule="auto" w:line="264"/>
        <w:ind w:firstLine="648"/>
        <w:jc w:val="both"/>
        <w:rPr>
          <w:sz w:val="20"/>
          <w:szCs w:val="20"/>
        </w:rPr>
      </w:pPr>
      <w:bookmarkStart w:id="7" w:name="page13"/>
      <w:bookmarkEnd w:id="7"/>
      <w:r>
        <w:rPr>
          <w:rFonts w:eastAsia="Arial" w:cs="Arial" w:ascii="Arial" w:hAnsi="Arial"/>
          <w:sz w:val="18"/>
          <w:szCs w:val="18"/>
        </w:rPr>
        <w:t>“</w:t>
      </w:r>
      <w:r>
        <w:rPr>
          <w:rFonts w:eastAsia="Arial" w:cs="Arial" w:ascii="Arial" w:hAnsi="Arial"/>
          <w:sz w:val="18"/>
          <w:szCs w:val="18"/>
          <w:u w:val="single"/>
        </w:rPr>
        <w:t>Audited Financial Statements</w:t>
      </w:r>
      <w:r>
        <w:rPr>
          <w:rFonts w:eastAsia="Arial" w:cs="Arial" w:ascii="Arial" w:hAnsi="Arial"/>
          <w:sz w:val="18"/>
          <w:szCs w:val="18"/>
        </w:rPr>
        <w:t>” means the audited consolidated balance sheet of the Borrower and its Subsidiaries for the fiscal year ended October 31, 2021, and the related consolidated statements of income or operations, shareholders’ equity and cash flows for such fiscal year of the Borrower and its Subsidiaries, including the notes thereto.</w:t>
      </w:r>
    </w:p>
    <w:p>
      <w:pPr>
        <w:pStyle w:val="Normal"/>
        <w:spacing w:lineRule="exact" w:line="211"/>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Bail-In Action</w:t>
      </w:r>
      <w:r>
        <w:rPr>
          <w:rFonts w:eastAsia="Arial" w:cs="Arial" w:ascii="Arial" w:hAnsi="Arial"/>
          <w:sz w:val="18"/>
          <w:szCs w:val="18"/>
        </w:rPr>
        <w:t>” means the exercise of any Write-Down and Conversion Powers by the applicable Resolution Authority in respect of any liability of an Affected Financial Institution.</w:t>
      </w:r>
    </w:p>
    <w:p>
      <w:pPr>
        <w:pStyle w:val="Normal"/>
        <w:spacing w:lineRule="exact" w:line="197"/>
        <w:rPr>
          <w:sz w:val="20"/>
          <w:szCs w:val="20"/>
        </w:rPr>
      </w:pPr>
      <w:r>
        <w:rPr>
          <w:sz w:val="20"/>
          <w:szCs w:val="20"/>
        </w:rPr>
      </w:r>
    </w:p>
    <w:p>
      <w:pPr>
        <w:pStyle w:val="Normal"/>
        <w:spacing w:lineRule="auto" w:line="295"/>
        <w:ind w:firstLine="648"/>
        <w:jc w:val="both"/>
        <w:rPr>
          <w:sz w:val="20"/>
          <w:szCs w:val="20"/>
        </w:rPr>
      </w:pPr>
      <w:r>
        <w:rPr>
          <w:rFonts w:eastAsia="Arial" w:cs="Arial" w:ascii="Arial" w:hAnsi="Arial"/>
          <w:sz w:val="16"/>
          <w:szCs w:val="16"/>
        </w:rPr>
        <w:t>“</w:t>
      </w:r>
      <w:r>
        <w:rPr>
          <w:rFonts w:eastAsia="Arial" w:cs="Arial" w:ascii="Arial" w:hAnsi="Arial"/>
          <w:sz w:val="16"/>
          <w:szCs w:val="16"/>
          <w:u w:val="single"/>
        </w:rPr>
        <w:t>Bail-In Legislation</w:t>
      </w:r>
      <w:r>
        <w:rPr>
          <w:rFonts w:eastAsia="Arial" w:cs="Arial" w:ascii="Arial" w:hAnsi="Arial"/>
          <w:sz w:val="16"/>
          <w:szCs w:val="16"/>
        </w:rPr>
        <w:t>” means, (a) with respect to any EEA Member Country implementing Article 55 of Directive 2014/59/EU of the European Parliament and of the Council of the European Union, the implementing law, rule, regulation or requirement for such EEA Member Country from time to time which is described in the EU Bail-In Legislation Schedule, and (b) with respect to the United Kingdom, Part I of the United Kingdom Banking Act 2009 (as amended from time to time) and any other law, regulation or rule applicable in the United Kingdom relating to the resolution of unsound or failing banks, investment firms or other financial institutions or their affiliates (other than through liquidation, administration or other insolvency proceedings).</w:t>
      </w:r>
    </w:p>
    <w:p>
      <w:pPr>
        <w:pStyle w:val="Normal"/>
        <w:spacing w:lineRule="exact" w:line="188"/>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Bank of America</w:t>
      </w:r>
      <w:r>
        <w:rPr>
          <w:rFonts w:eastAsia="Arial" w:cs="Arial" w:ascii="Arial" w:hAnsi="Arial"/>
          <w:sz w:val="18"/>
          <w:szCs w:val="18"/>
        </w:rPr>
        <w:t>” means Bank of America, N.A. and its successors.</w:t>
      </w:r>
    </w:p>
    <w:p>
      <w:pPr>
        <w:pStyle w:val="Normal"/>
        <w:spacing w:lineRule="exact" w:line="252"/>
        <w:rPr>
          <w:sz w:val="20"/>
          <w:szCs w:val="20"/>
        </w:rPr>
      </w:pPr>
      <w:r>
        <w:rPr>
          <w:sz w:val="20"/>
          <w:szCs w:val="20"/>
        </w:rPr>
      </w:r>
    </w:p>
    <w:p>
      <w:pPr>
        <w:pStyle w:val="Normal"/>
        <w:spacing w:lineRule="auto" w:line="271"/>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Base Rate</w:t>
      </w:r>
      <w:r>
        <w:rPr>
          <w:rFonts w:eastAsia="Arial" w:cs="Arial" w:ascii="Arial" w:hAnsi="Arial"/>
          <w:sz w:val="17"/>
          <w:szCs w:val="17"/>
        </w:rPr>
        <w:t xml:space="preserve">” means for any day a fluctuating rate per annum equal to the highest of (a) the Federal Funds Rate </w:t>
      </w:r>
      <w:r>
        <w:rPr>
          <w:rFonts w:eastAsia="Arial" w:cs="Arial" w:ascii="Arial" w:hAnsi="Arial"/>
          <w:sz w:val="17"/>
          <w:szCs w:val="17"/>
          <w:u w:val="single"/>
        </w:rPr>
        <w:t>plus</w:t>
      </w:r>
      <w:r>
        <w:rPr>
          <w:rFonts w:eastAsia="Arial" w:cs="Arial" w:ascii="Arial" w:hAnsi="Arial"/>
          <w:sz w:val="17"/>
          <w:szCs w:val="17"/>
        </w:rPr>
        <w:t xml:space="preserve"> 1/2 of 1%, (b) the rate of interest in effect for such day as publicly announced from time to time by Bank of America as its “prime rate,” (c) Term SOFR </w:t>
      </w:r>
      <w:r>
        <w:rPr>
          <w:rFonts w:eastAsia="Arial" w:cs="Arial" w:ascii="Arial" w:hAnsi="Arial"/>
          <w:sz w:val="17"/>
          <w:szCs w:val="17"/>
          <w:u w:val="single"/>
        </w:rPr>
        <w:t>plus</w:t>
      </w:r>
      <w:r>
        <w:rPr>
          <w:rFonts w:eastAsia="Arial" w:cs="Arial" w:ascii="Arial" w:hAnsi="Arial"/>
          <w:sz w:val="17"/>
          <w:szCs w:val="17"/>
        </w:rPr>
        <w:t xml:space="preserve"> 1.00% and (d) 1.00%. The “prime rate” is a rate set by Bank of America based upon various factors including Bank of America’s costs and desired return, general economic conditions and other factors, and is used as a reference point for pricing some loans, which may be priced at, above, or below such announced rate. Any change in such prime rate announced by Bank of America shall take effect at the opening of business on the day specified in the public announcement of such change. If the Base Rate is being used as an alternate rate of interest pursuant to </w:t>
      </w:r>
      <w:r>
        <w:rPr>
          <w:rFonts w:eastAsia="Arial" w:cs="Arial" w:ascii="Arial" w:hAnsi="Arial"/>
          <w:sz w:val="17"/>
          <w:szCs w:val="17"/>
          <w:u w:val="single"/>
        </w:rPr>
        <w:t>Section 3.03</w:t>
      </w:r>
      <w:r>
        <w:rPr>
          <w:rFonts w:eastAsia="Arial" w:cs="Arial" w:ascii="Arial" w:hAnsi="Arial"/>
          <w:sz w:val="17"/>
          <w:szCs w:val="17"/>
        </w:rPr>
        <w:t xml:space="preserve"> hereof, then the Base Rate shall be the greater of </w:t>
      </w:r>
      <w:r>
        <w:rPr>
          <w:rFonts w:eastAsia="Arial" w:cs="Arial" w:ascii="Arial" w:hAnsi="Arial"/>
          <w:sz w:val="17"/>
          <w:szCs w:val="17"/>
          <w:u w:val="single"/>
        </w:rPr>
        <w:t>clauses</w:t>
      </w:r>
      <w:r>
        <w:rPr>
          <w:rFonts w:eastAsia="Arial" w:cs="Arial" w:ascii="Arial" w:hAnsi="Arial"/>
          <w:sz w:val="17"/>
          <w:szCs w:val="17"/>
        </w:rPr>
        <w:t xml:space="preserve"> </w:t>
      </w:r>
      <w:r>
        <w:rPr>
          <w:rFonts w:eastAsia="Arial" w:cs="Arial" w:ascii="Arial" w:hAnsi="Arial"/>
          <w:sz w:val="17"/>
          <w:szCs w:val="17"/>
          <w:u w:val="single"/>
        </w:rPr>
        <w:t>(a)</w:t>
      </w:r>
      <w:r>
        <w:rPr>
          <w:rFonts w:eastAsia="Arial" w:cs="Arial" w:ascii="Arial" w:hAnsi="Arial"/>
          <w:sz w:val="17"/>
          <w:szCs w:val="17"/>
        </w:rPr>
        <w:t xml:space="preserve">, </w:t>
      </w:r>
      <w:r>
        <w:rPr>
          <w:rFonts w:eastAsia="Arial" w:cs="Arial" w:ascii="Arial" w:hAnsi="Arial"/>
          <w:sz w:val="17"/>
          <w:szCs w:val="17"/>
          <w:u w:val="single"/>
        </w:rPr>
        <w:t>(b)</w:t>
      </w:r>
      <w:r>
        <w:rPr>
          <w:rFonts w:eastAsia="Arial" w:cs="Arial" w:ascii="Arial" w:hAnsi="Arial"/>
          <w:sz w:val="17"/>
          <w:szCs w:val="17"/>
        </w:rPr>
        <w:t xml:space="preserve"> and </w:t>
      </w:r>
      <w:r>
        <w:rPr>
          <w:rFonts w:eastAsia="Arial" w:cs="Arial" w:ascii="Arial" w:hAnsi="Arial"/>
          <w:sz w:val="17"/>
          <w:szCs w:val="17"/>
          <w:u w:val="single"/>
        </w:rPr>
        <w:t>(d)</w:t>
      </w:r>
      <w:r>
        <w:rPr>
          <w:rFonts w:eastAsia="Arial" w:cs="Arial" w:ascii="Arial" w:hAnsi="Arial"/>
          <w:sz w:val="17"/>
          <w:szCs w:val="17"/>
        </w:rPr>
        <w:t xml:space="preserve"> above and shall be determined without reference to </w:t>
      </w:r>
      <w:r>
        <w:rPr>
          <w:rFonts w:eastAsia="Arial" w:cs="Arial" w:ascii="Arial" w:hAnsi="Arial"/>
          <w:sz w:val="17"/>
          <w:szCs w:val="17"/>
          <w:u w:val="single"/>
        </w:rPr>
        <w:t>clause (c)</w:t>
      </w:r>
      <w:r>
        <w:rPr>
          <w:rFonts w:eastAsia="Arial" w:cs="Arial" w:ascii="Arial" w:hAnsi="Arial"/>
          <w:sz w:val="17"/>
          <w:szCs w:val="17"/>
        </w:rPr>
        <w:t xml:space="preserve"> above.</w:t>
      </w:r>
    </w:p>
    <w:p>
      <w:pPr>
        <w:pStyle w:val="Normal"/>
        <w:spacing w:lineRule="exact" w:line="204"/>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Base Rate Loan</w:t>
      </w:r>
      <w:r>
        <w:rPr>
          <w:rFonts w:eastAsia="Arial" w:cs="Arial" w:ascii="Arial" w:hAnsi="Arial"/>
          <w:sz w:val="18"/>
          <w:szCs w:val="18"/>
        </w:rPr>
        <w:t>” means a Loan that bears interest based on the Base Rate.</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7"/>
          <w:szCs w:val="17"/>
        </w:rPr>
        <w:t>“</w:t>
      </w:r>
      <w:r>
        <w:rPr>
          <w:rFonts w:eastAsia="Arial" w:cs="Arial" w:ascii="Arial" w:hAnsi="Arial"/>
          <w:sz w:val="17"/>
          <w:szCs w:val="17"/>
          <w:u w:val="single"/>
        </w:rPr>
        <w:t>Beneficial Ownership Certification</w:t>
      </w:r>
      <w:r>
        <w:rPr>
          <w:rFonts w:eastAsia="Arial" w:cs="Arial" w:ascii="Arial" w:hAnsi="Arial"/>
          <w:sz w:val="17"/>
          <w:szCs w:val="17"/>
        </w:rPr>
        <w:t>” means a certification regarding beneficial ownership required by the Beneficial Ownership Regulation.</w:t>
      </w:r>
    </w:p>
    <w:p>
      <w:pPr>
        <w:pStyle w:val="Normal"/>
        <w:spacing w:lineRule="exact" w:line="264"/>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Beneficial Ownership Regulation</w:t>
      </w:r>
      <w:r>
        <w:rPr>
          <w:rFonts w:eastAsia="Arial" w:cs="Arial" w:ascii="Arial" w:hAnsi="Arial"/>
          <w:sz w:val="18"/>
          <w:szCs w:val="18"/>
        </w:rPr>
        <w:t>” means 31 C.F.R. § 1010.230.</w:t>
      </w:r>
    </w:p>
    <w:p>
      <w:pPr>
        <w:pStyle w:val="Normal"/>
        <w:spacing w:lineRule="exact" w:line="252"/>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Benefit Plan</w:t>
      </w:r>
      <w:r>
        <w:rPr>
          <w:rFonts w:eastAsia="Arial" w:cs="Arial" w:ascii="Arial" w:hAnsi="Arial"/>
          <w:sz w:val="18"/>
          <w:szCs w:val="18"/>
        </w:rPr>
        <w:t>” means any of (a) an “employee benefit plan” (as defined in ERISA) that is subject to Title I of ERISA, (b) a “plan” as defined in and subject to Section 4975 of the Code or (c) any Person whose assets include (for purposes of ERISA Section 3(42) or otherwise for purposes of Title I of ERISA or Section 4975 of the Code) the assets of any such “employee benefit plan” or “plan”.</w:t>
      </w:r>
    </w:p>
    <w:p>
      <w:pPr>
        <w:pStyle w:val="Normal"/>
        <w:spacing w:lineRule="exact" w:line="211"/>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Borrower</w:t>
      </w:r>
      <w:r>
        <w:rPr>
          <w:rFonts w:eastAsia="Arial" w:cs="Arial" w:ascii="Arial" w:hAnsi="Arial"/>
          <w:sz w:val="18"/>
          <w:szCs w:val="18"/>
        </w:rPr>
        <w:t>” has the meaning specified in the introductory paragraph hereto.</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Borrower Materials</w:t>
      </w:r>
      <w:r>
        <w:rPr>
          <w:rFonts w:eastAsia="Arial" w:cs="Arial" w:ascii="Arial" w:hAnsi="Arial"/>
          <w:sz w:val="18"/>
          <w:szCs w:val="18"/>
        </w:rPr>
        <w:t xml:space="preserve">” has the meaning specified in </w:t>
      </w:r>
      <w:r>
        <w:rPr>
          <w:rFonts w:eastAsia="Arial" w:cs="Arial" w:ascii="Arial" w:hAnsi="Arial"/>
          <w:sz w:val="18"/>
          <w:szCs w:val="18"/>
          <w:u w:val="single"/>
        </w:rPr>
        <w:t>Section 6.02</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Borrowing</w:t>
      </w:r>
      <w:r>
        <w:rPr>
          <w:rFonts w:eastAsia="Arial" w:cs="Arial" w:ascii="Arial" w:hAnsi="Arial"/>
          <w:sz w:val="18"/>
          <w:szCs w:val="18"/>
        </w:rPr>
        <w:t xml:space="preserve">” means a borrowing consisting of Loans pursuant to </w:t>
      </w:r>
      <w:r>
        <w:rPr>
          <w:rFonts w:eastAsia="Arial" w:cs="Arial" w:ascii="Arial" w:hAnsi="Arial"/>
          <w:sz w:val="18"/>
          <w:szCs w:val="18"/>
          <w:u w:val="single"/>
        </w:rPr>
        <w:t>Section 2.01</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Business Day</w:t>
      </w:r>
      <w:r>
        <w:rPr>
          <w:rFonts w:eastAsia="Arial" w:cs="Arial" w:ascii="Arial" w:hAnsi="Arial"/>
          <w:sz w:val="18"/>
          <w:szCs w:val="18"/>
        </w:rPr>
        <w:t>” means any day other than a Saturday, Sunday or other day on which commercial banks are authorized to close under the Laws of, or are in fact closed in, the state where the Administrative Agent’s Office is located.</w:t>
      </w:r>
    </w:p>
    <w:p>
      <w:pPr>
        <w:pStyle w:val="Normal"/>
        <w:spacing w:lineRule="exact" w:line="368"/>
        <w:rPr>
          <w:sz w:val="20"/>
          <w:szCs w:val="20"/>
        </w:rPr>
      </w:pPr>
      <w:r>
        <w:rPr>
          <w:sz w:val="20"/>
          <w:szCs w:val="20"/>
        </w:rPr>
      </w:r>
    </w:p>
    <w:p>
      <w:pPr>
        <w:pStyle w:val="Normal"/>
        <w:jc w:val="center"/>
        <w:rPr>
          <w:sz w:val="20"/>
          <w:szCs w:val="20"/>
        </w:rPr>
      </w:pPr>
      <w:r>
        <w:rPr>
          <w:rFonts w:eastAsia="Arial" w:cs="Arial" w:ascii="Arial" w:hAnsi="Arial"/>
          <w:sz w:val="14"/>
          <w:szCs w:val="14"/>
        </w:rPr>
        <w:t>4</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7">
            <wp:simplePos x="0" y="0"/>
            <wp:positionH relativeFrom="column">
              <wp:posOffset>5080</wp:posOffset>
            </wp:positionH>
            <wp:positionV relativeFrom="paragraph">
              <wp:posOffset>38100</wp:posOffset>
            </wp:positionV>
            <wp:extent cx="7132320" cy="17145"/>
            <wp:effectExtent l="0" t="0" r="0" b="0"/>
            <wp:wrapNone/>
            <wp:docPr id="6"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7" descr=""/>
                    <pic:cNvPicPr>
                      <a:picLocks noChangeAspect="1" noChangeArrowheads="1"/>
                    </pic:cNvPicPr>
                  </pic:nvPicPr>
                  <pic:blipFill>
                    <a:blip r:embed="rId7"/>
                    <a:stretch>
                      <a:fillRect/>
                    </a:stretch>
                  </pic:blipFill>
                  <pic:spPr bwMode="auto">
                    <a:xfrm>
                      <a:off x="0" y="0"/>
                      <a:ext cx="7132320" cy="17145"/>
                    </a:xfrm>
                    <a:prstGeom prst="rect">
                      <a:avLst/>
                    </a:prstGeom>
                    <a:noFill/>
                  </pic:spPr>
                </pic:pic>
              </a:graphicData>
            </a:graphic>
          </wp:anchor>
        </w:drawing>
      </w:r>
    </w:p>
    <w:p>
      <w:pPr>
        <w:pStyle w:val="Normal"/>
        <w:spacing w:lineRule="auto" w:line="271"/>
        <w:ind w:firstLine="648"/>
        <w:jc w:val="both"/>
        <w:rPr>
          <w:sz w:val="20"/>
          <w:szCs w:val="20"/>
        </w:rPr>
      </w:pPr>
      <w:bookmarkStart w:id="8" w:name="page14"/>
      <w:bookmarkEnd w:id="8"/>
      <w:r>
        <w:rPr>
          <w:rFonts w:eastAsia="Arial" w:cs="Arial" w:ascii="Arial" w:hAnsi="Arial"/>
          <w:sz w:val="17"/>
          <w:szCs w:val="17"/>
        </w:rPr>
        <w:t>“</w:t>
      </w:r>
      <w:r>
        <w:rPr>
          <w:rFonts w:eastAsia="Arial" w:cs="Arial" w:ascii="Arial" w:hAnsi="Arial"/>
          <w:sz w:val="17"/>
          <w:szCs w:val="17"/>
          <w:u w:val="single"/>
        </w:rPr>
        <w:t>Change in Law</w:t>
      </w:r>
      <w:r>
        <w:rPr>
          <w:rFonts w:eastAsia="Arial" w:cs="Arial" w:ascii="Arial" w:hAnsi="Arial"/>
          <w:sz w:val="17"/>
          <w:szCs w:val="17"/>
        </w:rPr>
        <w:t xml:space="preserve">” means the occurrence, after the date of this Agreement, of any of the following: (a) the adoption or taking effect of any law, rule, regulation or treaty, (b) any change in any law, rule, regulation or treaty or in the administration, interpretation, implementation or application thereof by any Governmental Authority or (c) the making or issuance of any request, rule, guideline or directive (whether or not having the force of law) by any Governmental Authority; </w:t>
      </w:r>
      <w:r>
        <w:rPr>
          <w:rFonts w:eastAsia="Arial" w:cs="Arial" w:ascii="Arial" w:hAnsi="Arial"/>
          <w:sz w:val="17"/>
          <w:szCs w:val="17"/>
          <w:u w:val="single"/>
        </w:rPr>
        <w:t>provided</w:t>
      </w:r>
      <w:r>
        <w:rPr>
          <w:rFonts w:eastAsia="Arial" w:cs="Arial" w:ascii="Arial" w:hAnsi="Arial"/>
          <w:sz w:val="17"/>
          <w:szCs w:val="17"/>
        </w:rPr>
        <w:t xml:space="preserve"> that notwithstanding anything herein to the contrary, (x) the Dodd-Frank Wall Street Reform and Consumer Protection Act and all requests, rules, guidelines or directives thereunder or issued in connection therewith or in the implementation thereof and (y) all requests, rules, guidelines or directives promulgated by the Bank for International Settlements, the Basel Committee on Banking Supervision (or any successor or similar authority) or the United States or foreign regulatory authorities, in each case pursuant to Basel III, shall in each case be deemed to be a “Change in Law”, regardless of the date enacted, adopted, issued or implemented.</w:t>
      </w:r>
    </w:p>
    <w:p>
      <w:pPr>
        <w:pStyle w:val="Normal"/>
        <w:spacing w:lineRule="exact" w:line="205"/>
        <w:rPr>
          <w:sz w:val="20"/>
          <w:szCs w:val="20"/>
        </w:rPr>
      </w:pPr>
      <w:r>
        <w:rPr>
          <w:sz w:val="20"/>
          <w:szCs w:val="20"/>
        </w:rPr>
      </w:r>
    </w:p>
    <w:p>
      <w:pPr>
        <w:pStyle w:val="Normal"/>
        <w:spacing w:lineRule="exact" w:line="217"/>
        <w:ind w:firstLine="648"/>
        <w:jc w:val="both"/>
        <w:rPr>
          <w:sz w:val="20"/>
          <w:szCs w:val="20"/>
        </w:rPr>
      </w:pPr>
      <w:r>
        <w:rPr>
          <w:rFonts w:eastAsia="Arial" w:cs="Arial" w:ascii="Arial" w:hAnsi="Arial"/>
          <w:sz w:val="16"/>
          <w:szCs w:val="16"/>
        </w:rPr>
        <w:t>“</w:t>
      </w:r>
      <w:r>
        <w:rPr>
          <w:rFonts w:eastAsia="Arial" w:cs="Arial" w:ascii="Arial" w:hAnsi="Arial"/>
          <w:sz w:val="16"/>
          <w:szCs w:val="16"/>
          <w:u w:val="single"/>
        </w:rPr>
        <w:t>Change of Control</w:t>
      </w:r>
      <w:r>
        <w:rPr>
          <w:rFonts w:eastAsia="Arial" w:cs="Arial" w:ascii="Arial" w:hAnsi="Arial"/>
          <w:sz w:val="16"/>
          <w:szCs w:val="16"/>
        </w:rPr>
        <w:t>” means an event or series of events by which (a) any Person or group within the meaning of Section 13(d)(3) of the Exchange Act and the rules and regulations promulgated thereunder, shall, after the Closing Date, acquire beneficial ownership (within the meaning of Rule 13d</w:t>
      </w:r>
      <w:r>
        <w:rPr>
          <w:rFonts w:eastAsia="MS PGothic" w:cs="MS PGothic" w:ascii="MS PGothic" w:hAnsi="MS PGothic"/>
          <w:sz w:val="16"/>
          <w:szCs w:val="16"/>
        </w:rPr>
        <w:noBreakHyphen/>
      </w:r>
      <w:r>
        <w:rPr>
          <w:rFonts w:eastAsia="Arial" w:cs="Arial" w:ascii="Arial" w:hAnsi="Arial"/>
          <w:sz w:val="16"/>
          <w:szCs w:val="16"/>
        </w:rPr>
        <w:t>3 of the Exchange Act), directly or indirectly, of securities of the Borrower (or other securities convertible into such securities) representing thirty percent (30%) of the combined voting power of all securities of the Borrower entitled to vote in the election of directors, other than securities having such power only by reason of the happening of a contingency (hereinafter called a “</w:t>
      </w:r>
      <w:r>
        <w:rPr>
          <w:rFonts w:eastAsia="Arial" w:cs="Arial" w:ascii="Arial" w:hAnsi="Arial"/>
          <w:sz w:val="16"/>
          <w:szCs w:val="16"/>
          <w:u w:val="single"/>
        </w:rPr>
        <w:t>Controlling Person</w:t>
      </w:r>
      <w:r>
        <w:rPr>
          <w:rFonts w:eastAsia="Arial" w:cs="Arial" w:ascii="Arial" w:hAnsi="Arial"/>
          <w:sz w:val="16"/>
          <w:szCs w:val="16"/>
        </w:rPr>
        <w:t xml:space="preserve">”); or (b) a majority of the Board of Directors of the Borrower shall cease for any reason to consist of (i) individuals who on the Closing Date were serving as directors of the Borrower and (ii) individuals who subsequently become members of the Board of Directors if such individuals’ nomination for election or election to the Board of Directors is recommended or approved by a majority of the Board of Directors of the Borrower; or (c) a default or the happening of any event shall occur under any charter, indenture, agreement or other instrument in connection with which any preferred stock of the Borrower may be issued, and as a result of such default or event the holders of such preferred stock shall designate or elect members of the Board of Directors of the Borrower. For purposes of </w:t>
      </w:r>
      <w:r>
        <w:rPr>
          <w:rFonts w:eastAsia="Arial" w:cs="Arial" w:ascii="Arial" w:hAnsi="Arial"/>
          <w:sz w:val="16"/>
          <w:szCs w:val="16"/>
          <w:u w:val="single"/>
        </w:rPr>
        <w:t>clause (a)</w:t>
      </w:r>
      <w:r>
        <w:rPr>
          <w:rFonts w:eastAsia="Arial" w:cs="Arial" w:ascii="Arial" w:hAnsi="Arial"/>
          <w:sz w:val="16"/>
          <w:szCs w:val="16"/>
        </w:rPr>
        <w:t xml:space="preserve"> above, a Person or group shall not be a Controlling Person if such Person or group holds voting power in good faith and not for the purpose of circumventing </w:t>
      </w:r>
      <w:r>
        <w:rPr>
          <w:rFonts w:eastAsia="Arial" w:cs="Arial" w:ascii="Arial" w:hAnsi="Arial"/>
          <w:sz w:val="16"/>
          <w:szCs w:val="16"/>
          <w:u w:val="single"/>
        </w:rPr>
        <w:t>Section 8.01(l)</w:t>
      </w:r>
      <w:r>
        <w:rPr>
          <w:rFonts w:eastAsia="Arial" w:cs="Arial" w:ascii="Arial" w:hAnsi="Arial"/>
          <w:sz w:val="16"/>
          <w:szCs w:val="16"/>
        </w:rPr>
        <w:t xml:space="preserve"> as an agent, bank, broker, nominee, trustee, or holder of revocable proxies given in response to a solicitation pursuant to the Exchange Act, for one or more beneficial owners who do not individually, or, if they are a group acting in concert, as a group, have the voting power specified in </w:t>
      </w:r>
      <w:r>
        <w:rPr>
          <w:rFonts w:eastAsia="Arial" w:cs="Arial" w:ascii="Arial" w:hAnsi="Arial"/>
          <w:sz w:val="16"/>
          <w:szCs w:val="16"/>
          <w:u w:val="single"/>
        </w:rPr>
        <w:t>clause (a)</w:t>
      </w:r>
      <w:r>
        <w:rPr>
          <w:rFonts w:eastAsia="Arial" w:cs="Arial" w:ascii="Arial" w:hAnsi="Arial"/>
          <w:sz w:val="16"/>
          <w:szCs w:val="16"/>
        </w:rPr>
        <w:t>.</w:t>
      </w:r>
    </w:p>
    <w:p>
      <w:pPr>
        <w:pStyle w:val="Normal"/>
        <w:spacing w:lineRule="exact" w:line="231"/>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Closing Date</w:t>
      </w:r>
      <w:r>
        <w:rPr>
          <w:rFonts w:eastAsia="Arial" w:cs="Arial" w:ascii="Arial" w:hAnsi="Arial"/>
          <w:sz w:val="18"/>
          <w:szCs w:val="18"/>
        </w:rPr>
        <w:t xml:space="preserve">” means the first date all the conditions precedent in </w:t>
      </w:r>
      <w:r>
        <w:rPr>
          <w:rFonts w:eastAsia="Arial" w:cs="Arial" w:ascii="Arial" w:hAnsi="Arial"/>
          <w:sz w:val="18"/>
          <w:szCs w:val="18"/>
          <w:u w:val="single"/>
        </w:rPr>
        <w:t>Section 4.01</w:t>
      </w:r>
      <w:r>
        <w:rPr>
          <w:rFonts w:eastAsia="Arial" w:cs="Arial" w:ascii="Arial" w:hAnsi="Arial"/>
          <w:sz w:val="18"/>
          <w:szCs w:val="18"/>
        </w:rPr>
        <w:t xml:space="preserve"> are satisfied or waived in accordance with </w:t>
      </w:r>
      <w:r>
        <w:rPr>
          <w:rFonts w:eastAsia="Arial" w:cs="Arial" w:ascii="Arial" w:hAnsi="Arial"/>
          <w:sz w:val="18"/>
          <w:szCs w:val="18"/>
          <w:u w:val="single"/>
        </w:rPr>
        <w:t>Section 10.01</w:t>
      </w:r>
      <w:r>
        <w:rPr>
          <w:rFonts w:eastAsia="Arial" w:cs="Arial" w:ascii="Arial" w:hAnsi="Arial"/>
          <w:sz w:val="18"/>
          <w:szCs w:val="18"/>
        </w:rPr>
        <w:t xml:space="preserve"> and the Loans are funded.</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CME</w:t>
      </w:r>
      <w:r>
        <w:rPr>
          <w:rFonts w:eastAsia="Arial" w:cs="Arial" w:ascii="Arial" w:hAnsi="Arial"/>
          <w:sz w:val="18"/>
          <w:szCs w:val="18"/>
        </w:rPr>
        <w:t>” means CME Group Benchmark Administration Limited.</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Code</w:t>
      </w:r>
      <w:r>
        <w:rPr>
          <w:rFonts w:eastAsia="Arial" w:cs="Arial" w:ascii="Arial" w:hAnsi="Arial"/>
          <w:sz w:val="18"/>
          <w:szCs w:val="18"/>
        </w:rPr>
        <w:t>” means the Internal Revenue Code of 1986.</w:t>
      </w:r>
    </w:p>
    <w:p>
      <w:pPr>
        <w:pStyle w:val="Normal"/>
        <w:spacing w:lineRule="exact" w:line="252"/>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Commitment</w:t>
      </w:r>
      <w:r>
        <w:rPr>
          <w:rFonts w:eastAsia="Arial" w:cs="Arial" w:ascii="Arial" w:hAnsi="Arial"/>
          <w:sz w:val="18"/>
          <w:szCs w:val="18"/>
        </w:rPr>
        <w:t xml:space="preserve">” means, as to each Lender, its obligation to make a single Loan to the Borrower on the Closing Date pursuant to </w:t>
      </w:r>
      <w:r>
        <w:rPr>
          <w:rFonts w:eastAsia="Arial" w:cs="Arial" w:ascii="Arial" w:hAnsi="Arial"/>
          <w:sz w:val="18"/>
          <w:szCs w:val="18"/>
          <w:u w:val="single"/>
        </w:rPr>
        <w:t>Section 2.01</w:t>
      </w:r>
      <w:r>
        <w:rPr>
          <w:rFonts w:eastAsia="Arial" w:cs="Arial" w:ascii="Arial" w:hAnsi="Arial"/>
          <w:sz w:val="18"/>
          <w:szCs w:val="18"/>
        </w:rPr>
        <w:t xml:space="preserve"> in a principal amount not to exceed the amount set forth opposite such Lender’s name on </w:t>
      </w:r>
      <w:r>
        <w:rPr>
          <w:rFonts w:eastAsia="Arial" w:cs="Arial" w:ascii="Arial" w:hAnsi="Arial"/>
          <w:sz w:val="18"/>
          <w:szCs w:val="18"/>
          <w:u w:val="single"/>
        </w:rPr>
        <w:t>Schedule 2.01</w:t>
      </w:r>
      <w:r>
        <w:rPr>
          <w:rFonts w:eastAsia="Arial" w:cs="Arial" w:ascii="Arial" w:hAnsi="Arial"/>
          <w:sz w:val="18"/>
          <w:szCs w:val="18"/>
        </w:rPr>
        <w:t xml:space="preserve"> under the caption “Term Loan Commitment” or opposite such caption in the Assignment and Assumption pursuant to which such Lender becomes a party hereto, as applicable, as such amount may be adjusted from time to time in accordance with this Agreement.</w:t>
      </w:r>
    </w:p>
    <w:p>
      <w:pPr>
        <w:pStyle w:val="Normal"/>
        <w:spacing w:lineRule="exact" w:line="214"/>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Communication</w:t>
      </w:r>
      <w:r>
        <w:rPr>
          <w:rFonts w:eastAsia="Arial" w:cs="Arial" w:ascii="Arial" w:hAnsi="Arial"/>
          <w:sz w:val="18"/>
          <w:szCs w:val="18"/>
        </w:rPr>
        <w:t>” means this Agreement, any Loan Document and any document, any amendment, approval, consent, information, notice, certificate, request, statement, disclosure or authorization related to any Loan Document.</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Compliance Certificate</w:t>
      </w:r>
      <w:r>
        <w:rPr>
          <w:rFonts w:eastAsia="Arial" w:cs="Arial" w:ascii="Arial" w:hAnsi="Arial"/>
          <w:sz w:val="18"/>
          <w:szCs w:val="18"/>
        </w:rPr>
        <w:t xml:space="preserve">” means a certificate substantially in the form of </w:t>
      </w:r>
      <w:r>
        <w:rPr>
          <w:rFonts w:eastAsia="Arial" w:cs="Arial" w:ascii="Arial" w:hAnsi="Arial"/>
          <w:sz w:val="18"/>
          <w:szCs w:val="18"/>
          <w:u w:val="single"/>
        </w:rPr>
        <w:t>Exhibit C</w:t>
      </w:r>
      <w:r>
        <w:rPr>
          <w:rFonts w:eastAsia="Arial" w:cs="Arial" w:ascii="Arial" w:hAnsi="Arial"/>
          <w:sz w:val="18"/>
          <w:szCs w:val="18"/>
        </w:rPr>
        <w:t>.</w:t>
      </w:r>
    </w:p>
    <w:p>
      <w:pPr>
        <w:pStyle w:val="Normal"/>
        <w:spacing w:lineRule="exact" w:line="200"/>
        <w:rPr>
          <w:sz w:val="20"/>
          <w:szCs w:val="20"/>
        </w:rPr>
      </w:pPr>
      <w:r>
        <w:rPr>
          <w:sz w:val="20"/>
          <w:szCs w:val="20"/>
        </w:rPr>
      </w:r>
    </w:p>
    <w:p>
      <w:pPr>
        <w:pStyle w:val="Normal"/>
        <w:spacing w:lineRule="exact" w:line="223"/>
        <w:rPr>
          <w:sz w:val="20"/>
          <w:szCs w:val="20"/>
        </w:rPr>
      </w:pPr>
      <w:r>
        <w:rPr>
          <w:sz w:val="20"/>
          <w:szCs w:val="20"/>
        </w:rPr>
      </w:r>
    </w:p>
    <w:p>
      <w:pPr>
        <w:pStyle w:val="Normal"/>
        <w:jc w:val="center"/>
        <w:rPr>
          <w:sz w:val="20"/>
          <w:szCs w:val="20"/>
        </w:rPr>
      </w:pPr>
      <w:r>
        <w:rPr>
          <w:rFonts w:eastAsia="Arial" w:cs="Arial" w:ascii="Arial" w:hAnsi="Arial"/>
          <w:sz w:val="14"/>
          <w:szCs w:val="14"/>
        </w:rPr>
        <w:t>5</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8">
            <wp:simplePos x="0" y="0"/>
            <wp:positionH relativeFrom="column">
              <wp:posOffset>5080</wp:posOffset>
            </wp:positionH>
            <wp:positionV relativeFrom="paragraph">
              <wp:posOffset>38100</wp:posOffset>
            </wp:positionV>
            <wp:extent cx="7132320" cy="17145"/>
            <wp:effectExtent l="0" t="0" r="0" b="0"/>
            <wp:wrapNone/>
            <wp:docPr id="7"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8" descr=""/>
                    <pic:cNvPicPr>
                      <a:picLocks noChangeAspect="1" noChangeArrowheads="1"/>
                    </pic:cNvPicPr>
                  </pic:nvPicPr>
                  <pic:blipFill>
                    <a:blip r:embed="rId8"/>
                    <a:stretch>
                      <a:fillRect/>
                    </a:stretch>
                  </pic:blipFill>
                  <pic:spPr bwMode="auto">
                    <a:xfrm>
                      <a:off x="0" y="0"/>
                      <a:ext cx="7132320" cy="17145"/>
                    </a:xfrm>
                    <a:prstGeom prst="rect">
                      <a:avLst/>
                    </a:prstGeom>
                    <a:noFill/>
                  </pic:spPr>
                </pic:pic>
              </a:graphicData>
            </a:graphic>
          </wp:anchor>
        </w:drawing>
      </w:r>
    </w:p>
    <w:p>
      <w:pPr>
        <w:pStyle w:val="Normal"/>
        <w:spacing w:lineRule="auto" w:line="271"/>
        <w:ind w:firstLine="648"/>
        <w:jc w:val="both"/>
        <w:rPr>
          <w:sz w:val="20"/>
          <w:szCs w:val="20"/>
        </w:rPr>
      </w:pPr>
      <w:bookmarkStart w:id="9" w:name="page15"/>
      <w:bookmarkEnd w:id="9"/>
      <w:r>
        <w:rPr>
          <w:rFonts w:eastAsia="Arial" w:cs="Arial" w:ascii="Arial" w:hAnsi="Arial"/>
          <w:sz w:val="17"/>
          <w:szCs w:val="17"/>
        </w:rPr>
        <w:t>“</w:t>
      </w:r>
      <w:r>
        <w:rPr>
          <w:rFonts w:eastAsia="Arial" w:cs="Arial" w:ascii="Arial" w:hAnsi="Arial"/>
          <w:sz w:val="17"/>
          <w:szCs w:val="17"/>
          <w:u w:val="single"/>
        </w:rPr>
        <w:t>Conforming Changes</w:t>
      </w:r>
      <w:r>
        <w:rPr>
          <w:rFonts w:eastAsia="Arial" w:cs="Arial" w:ascii="Arial" w:hAnsi="Arial"/>
          <w:sz w:val="17"/>
          <w:szCs w:val="17"/>
        </w:rPr>
        <w:t>” means, with respect to the use, administration of or any conventions associated with SOFR or any proposed Successor Rate or Term SOFR, as applicable, any conforming changes to the definitions of “Base Rate”, “SOFR”, “Term SOFR” and “Interest Period”, timing and frequency of determining rates and making payments of interest and other technical, administrative or operational matters (including, for the avoidance of doubt, the definitions of “Business Day” and “U.S. Government Securities Business Day”, timing of borrowing requests or prepayment, conversion or continuation notices and length of lookback periods) as may be appropriate, in the discretion of the Administrative Agent, to reflect the adoption and implementation of such applicable rate(s) and to permit the administration thereof by the Administrative Agent in a manner substantially consistent with market practice (or, if the Administrative Agent determines that adoption of any portion of such market practice is not administratively feasible or that no market practice for the administration of such rate exists, in such other manner of administration as the Administrative Agent determines is reasonably necessary in connection with the administration of this Agreement and any other Loan Document).</w:t>
      </w:r>
    </w:p>
    <w:p>
      <w:pPr>
        <w:pStyle w:val="Normal"/>
        <w:spacing w:lineRule="exact" w:line="208"/>
        <w:rPr>
          <w:sz w:val="20"/>
          <w:szCs w:val="20"/>
        </w:rPr>
      </w:pPr>
      <w:r>
        <w:rPr>
          <w:sz w:val="20"/>
          <w:szCs w:val="20"/>
        </w:rPr>
      </w:r>
    </w:p>
    <w:p>
      <w:pPr>
        <w:pStyle w:val="Normal"/>
        <w:spacing w:lineRule="auto" w:line="278"/>
        <w:ind w:firstLine="648" w:right="20"/>
        <w:jc w:val="both"/>
        <w:rPr>
          <w:sz w:val="20"/>
          <w:szCs w:val="20"/>
        </w:rPr>
      </w:pPr>
      <w:r>
        <w:rPr>
          <w:rFonts w:eastAsia="Arial" w:cs="Arial" w:ascii="Arial" w:hAnsi="Arial"/>
          <w:sz w:val="18"/>
          <w:szCs w:val="18"/>
        </w:rPr>
        <w:t>“</w:t>
      </w:r>
      <w:r>
        <w:rPr>
          <w:rFonts w:eastAsia="Arial" w:cs="Arial" w:ascii="Arial" w:hAnsi="Arial"/>
          <w:sz w:val="18"/>
          <w:szCs w:val="18"/>
          <w:u w:val="single"/>
        </w:rPr>
        <w:t>Connection Income Taxes</w:t>
      </w:r>
      <w:r>
        <w:rPr>
          <w:rFonts w:eastAsia="Arial" w:cs="Arial" w:ascii="Arial" w:hAnsi="Arial"/>
          <w:sz w:val="18"/>
          <w:szCs w:val="18"/>
        </w:rPr>
        <w:t>” means Other Connection Taxes that are imposed on or measured by net income (however denominated) or that are franchise Taxes or branch profits Taxes.</w:t>
      </w:r>
    </w:p>
    <w:p>
      <w:pPr>
        <w:pStyle w:val="Normal"/>
        <w:spacing w:lineRule="exact" w:line="197"/>
        <w:rPr>
          <w:sz w:val="20"/>
          <w:szCs w:val="20"/>
        </w:rPr>
      </w:pPr>
      <w:r>
        <w:rPr>
          <w:sz w:val="20"/>
          <w:szCs w:val="20"/>
        </w:rPr>
      </w:r>
    </w:p>
    <w:p>
      <w:pPr>
        <w:pStyle w:val="Normal"/>
        <w:spacing w:lineRule="auto" w:line="274"/>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Consolidated EBIT</w:t>
      </w:r>
      <w:r>
        <w:rPr>
          <w:rFonts w:eastAsia="Arial" w:cs="Arial" w:ascii="Arial" w:hAnsi="Arial"/>
          <w:sz w:val="17"/>
          <w:szCs w:val="17"/>
        </w:rPr>
        <w:t xml:space="preserve">” means, for any period, for the Borrower and its Subsidiaries on a consolidated basis, an amount equal to Consolidated Net Income for such period </w:t>
      </w:r>
      <w:r>
        <w:rPr>
          <w:rFonts w:eastAsia="Arial" w:cs="Arial" w:ascii="Arial" w:hAnsi="Arial"/>
          <w:sz w:val="17"/>
          <w:szCs w:val="17"/>
          <w:u w:val="single"/>
        </w:rPr>
        <w:t>plus</w:t>
      </w:r>
      <w:r>
        <w:rPr>
          <w:rFonts w:eastAsia="Arial" w:cs="Arial" w:ascii="Arial" w:hAnsi="Arial"/>
          <w:sz w:val="17"/>
          <w:szCs w:val="17"/>
        </w:rPr>
        <w:t xml:space="preserve"> the following to the extent deducted in calculating such Consolidated Net Income: (a) Consolidated Interest Charges for such period, (b) the provision for Federal, state, local and foreign income taxes payable by the Borrower and its Subsidiaries for such period, and (c) one-time, non-recurring cash fees and expenses, not to exceed $50,000,000 in the aggregate, related to (i) restructurings or (ii) cost savings, restructuring, severance, integration, or consolidation related to an Acquisition, and to include without limitation advisory, legal, financing, and consulting fees related to an Acquisition, incurred in anticipation of, in connection with or as a result of such Acquisition.</w:t>
      </w:r>
    </w:p>
    <w:p>
      <w:pPr>
        <w:pStyle w:val="Normal"/>
        <w:spacing w:lineRule="exact" w:line="205"/>
        <w:rPr>
          <w:sz w:val="20"/>
          <w:szCs w:val="20"/>
        </w:rPr>
      </w:pPr>
      <w:r>
        <w:rPr>
          <w:sz w:val="20"/>
          <w:szCs w:val="20"/>
        </w:rPr>
      </w:r>
    </w:p>
    <w:p>
      <w:pPr>
        <w:pStyle w:val="Normal"/>
        <w:spacing w:lineRule="auto" w:line="286"/>
        <w:ind w:firstLine="648"/>
        <w:jc w:val="both"/>
        <w:rPr>
          <w:sz w:val="20"/>
          <w:szCs w:val="20"/>
        </w:rPr>
      </w:pPr>
      <w:r>
        <w:rPr>
          <w:rFonts w:eastAsia="Arial" w:cs="Arial" w:ascii="Arial" w:hAnsi="Arial"/>
          <w:sz w:val="16"/>
          <w:szCs w:val="16"/>
        </w:rPr>
        <w:t>“</w:t>
      </w:r>
      <w:r>
        <w:rPr>
          <w:rFonts w:eastAsia="Arial" w:cs="Arial" w:ascii="Arial" w:hAnsi="Arial"/>
          <w:sz w:val="16"/>
          <w:szCs w:val="16"/>
          <w:u w:val="single"/>
        </w:rPr>
        <w:t>Consolidated Interest Charges</w:t>
      </w:r>
      <w:r>
        <w:rPr>
          <w:rFonts w:eastAsia="Arial" w:cs="Arial" w:ascii="Arial" w:hAnsi="Arial"/>
          <w:sz w:val="16"/>
          <w:szCs w:val="16"/>
        </w:rPr>
        <w:t>” means, for any period, for the Borrower and its Subsidiaries on a consolidated basis, the sum of (a) all interest, discounts, premium payments, commissions, fees (other than fees incurred hereunder or in connection herewith), charges and related expenses of the Borrower and its Subsidiaries in connection with Indebtedness (including capitalized interest) or in connection with the deferred purchase price of assets or incurred with respect to any Receivables Purchase Facility permitted hereunder, in each case to the extent treated as interest in accordance with GAAP and</w:t>
      </w:r>
    </w:p>
    <w:p>
      <w:pPr>
        <w:pStyle w:val="Normal"/>
        <w:spacing w:lineRule="exact" w:line="1"/>
        <w:rPr>
          <w:sz w:val="20"/>
          <w:szCs w:val="20"/>
        </w:rPr>
      </w:pPr>
      <w:r>
        <w:rPr>
          <w:sz w:val="20"/>
          <w:szCs w:val="20"/>
        </w:rPr>
      </w:r>
    </w:p>
    <w:p>
      <w:pPr>
        <w:pStyle w:val="Normal"/>
        <w:numPr>
          <w:ilvl w:val="0"/>
          <w:numId w:val="3"/>
        </w:numPr>
        <w:tabs>
          <w:tab w:val="clear" w:pos="720"/>
          <w:tab w:val="left" w:pos="260" w:leader="none"/>
        </w:tabs>
        <w:spacing w:lineRule="auto" w:line="262"/>
        <w:ind w:firstLine="8"/>
        <w:rPr>
          <w:rFonts w:ascii="Arial" w:hAnsi="Arial" w:eastAsia="Arial" w:cs="Arial"/>
          <w:sz w:val="18"/>
          <w:szCs w:val="18"/>
        </w:rPr>
      </w:pPr>
      <w:r>
        <w:rPr>
          <w:rFonts w:eastAsia="Arial" w:cs="Arial" w:ascii="Arial" w:hAnsi="Arial"/>
          <w:sz w:val="18"/>
          <w:szCs w:val="18"/>
        </w:rPr>
        <w:t>the portion of rent expense of the Borrower and its Subsidiaries with respect to such period under capital leases that is treated as interest in accordance with GAAP.</w:t>
      </w:r>
    </w:p>
    <w:p>
      <w:pPr>
        <w:pStyle w:val="Normal"/>
        <w:spacing w:lineRule="exact" w:line="212"/>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Consolidated Net Income</w:t>
      </w:r>
      <w:r>
        <w:rPr>
          <w:rFonts w:eastAsia="Arial" w:cs="Arial" w:ascii="Arial" w:hAnsi="Arial"/>
          <w:sz w:val="18"/>
          <w:szCs w:val="18"/>
        </w:rPr>
        <w:t>” means, for any period, for the Borrower and its Subsidiaries on a consolidated basis, the net income of the Borrower and its Subsidiaries for that period.</w:t>
      </w:r>
    </w:p>
    <w:p>
      <w:pPr>
        <w:pStyle w:val="Normal"/>
        <w:spacing w:lineRule="exact" w:line="197"/>
        <w:rPr>
          <w:sz w:val="20"/>
          <w:szCs w:val="20"/>
        </w:rPr>
      </w:pPr>
      <w:r>
        <w:rPr>
          <w:sz w:val="20"/>
          <w:szCs w:val="20"/>
        </w:rPr>
      </w:r>
    </w:p>
    <w:p>
      <w:pPr>
        <w:pStyle w:val="Normal"/>
        <w:spacing w:lineRule="auto" w:line="271"/>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Contingent Obligation</w:t>
      </w:r>
      <w:r>
        <w:rPr>
          <w:rFonts w:eastAsia="Arial" w:cs="Arial" w:ascii="Arial" w:hAnsi="Arial"/>
          <w:sz w:val="17"/>
          <w:szCs w:val="17"/>
        </w:rPr>
        <w:t>” means, as to any Person, any direct or indirect liability of that Person, whether or not contingent, with or without recourse, (a) with respect to any Indebtedness, lease, dividend, letter of credit or other obligation (the “primary obligations”) of another Person (the “primary obligor”), including any obligation of that Person (i) to purchase, repurchase or otherwise acquire such primary obligations or any security therefor, (ii) to advance or provide funds for the payment or discharge of any such primary obligation, or to maintain working capital or equity capital of the primary obligor or otherwise to maintain the net worth or solvency or any balance sheet item, level of income or financial condition of the primary obligor, (iii) to purchase property, securities or services primarily for the purpose of assuring the owner of any such primary obligation of the ability of the primary obligor to make payment of such primary obligation, or (iv) otherwise to assure or hold harmless the holder of any such primary obligation against loss in respect thereof (each, a “</w:t>
      </w:r>
      <w:r>
        <w:rPr>
          <w:rFonts w:eastAsia="Arial" w:cs="Arial" w:ascii="Arial" w:hAnsi="Arial"/>
          <w:sz w:val="17"/>
          <w:szCs w:val="17"/>
          <w:u w:val="single"/>
        </w:rPr>
        <w:t>Guaranty Obligation</w:t>
      </w:r>
      <w:r>
        <w:rPr>
          <w:rFonts w:eastAsia="Arial" w:cs="Arial" w:ascii="Arial" w:hAnsi="Arial"/>
          <w:sz w:val="17"/>
          <w:szCs w:val="17"/>
        </w:rPr>
        <w:t>”); (b) with respect to any Surety Instrument issued for the account of that Person or as to which that Person is otherwise liable for reimbursement of</w:t>
      </w:r>
    </w:p>
    <w:p>
      <w:pPr>
        <w:pStyle w:val="Normal"/>
        <w:spacing w:lineRule="exact" w:line="379"/>
        <w:rPr>
          <w:sz w:val="20"/>
          <w:szCs w:val="20"/>
        </w:rPr>
      </w:pPr>
      <w:r>
        <w:rPr>
          <w:sz w:val="20"/>
          <w:szCs w:val="20"/>
        </w:rPr>
      </w:r>
    </w:p>
    <w:p>
      <w:pPr>
        <w:pStyle w:val="Normal"/>
        <w:jc w:val="center"/>
        <w:rPr>
          <w:sz w:val="20"/>
          <w:szCs w:val="20"/>
        </w:rPr>
      </w:pPr>
      <w:r>
        <w:rPr>
          <w:rFonts w:eastAsia="Arial" w:cs="Arial" w:ascii="Arial" w:hAnsi="Arial"/>
          <w:sz w:val="14"/>
          <w:szCs w:val="14"/>
        </w:rPr>
        <w:t>6</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9">
            <wp:simplePos x="0" y="0"/>
            <wp:positionH relativeFrom="column">
              <wp:posOffset>5080</wp:posOffset>
            </wp:positionH>
            <wp:positionV relativeFrom="paragraph">
              <wp:posOffset>38100</wp:posOffset>
            </wp:positionV>
            <wp:extent cx="7132320" cy="17145"/>
            <wp:effectExtent l="0" t="0" r="0" b="0"/>
            <wp:wrapNone/>
            <wp:docPr id="8"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9" descr=""/>
                    <pic:cNvPicPr>
                      <a:picLocks noChangeAspect="1" noChangeArrowheads="1"/>
                    </pic:cNvPicPr>
                  </pic:nvPicPr>
                  <pic:blipFill>
                    <a:blip r:embed="rId9"/>
                    <a:stretch>
                      <a:fillRect/>
                    </a:stretch>
                  </pic:blipFill>
                  <pic:spPr bwMode="auto">
                    <a:xfrm>
                      <a:off x="0" y="0"/>
                      <a:ext cx="7132320" cy="17145"/>
                    </a:xfrm>
                    <a:prstGeom prst="rect">
                      <a:avLst/>
                    </a:prstGeom>
                    <a:noFill/>
                  </pic:spPr>
                </pic:pic>
              </a:graphicData>
            </a:graphic>
          </wp:anchor>
        </w:drawing>
      </w:r>
    </w:p>
    <w:p>
      <w:pPr>
        <w:pStyle w:val="Normal"/>
        <w:spacing w:lineRule="auto" w:line="290"/>
        <w:jc w:val="both"/>
        <w:rPr>
          <w:sz w:val="20"/>
          <w:szCs w:val="20"/>
        </w:rPr>
      </w:pPr>
      <w:bookmarkStart w:id="10" w:name="page16"/>
      <w:bookmarkEnd w:id="10"/>
      <w:r>
        <w:rPr>
          <w:rFonts w:eastAsia="Arial" w:cs="Arial" w:ascii="Arial" w:hAnsi="Arial"/>
          <w:sz w:val="16"/>
          <w:szCs w:val="16"/>
        </w:rPr>
        <w:t>drawings or payments; (c) to purchase any materials, supplies or other property from, or to obtain the services of, another Person if the relevant contract or other related document or obligation requires that payment for such materials, supplies or other property, or for such services, shall be made regardless of whether delivery of such materials, supplies or other property is ever made or tendered, or such services are ever performed or tendered, or (d) in respect of any Swap Contract which is not a Permitted Swap Obligation. The amount of any Contingent Obligation shall, in the case of Guaranty Obligations, be deemed equal to the stated or determinable amount of the primary obligation in respect of which such Guaranty Obligation is made or, if not stated or if indeterminable, the maximum reasonably anticipated liability in respect thereof, and in the case of other Contingent Obligations other than in respect of Swap Contracts, shall be equal to the maximum reasonably anticipated liability in respect thereof and, in the case of Contingent Obligations in respect of Swap Contracts which are not Permitted Swap Obligations, shall be equal to the Swap Termination Value at any time of determination.</w:t>
      </w:r>
    </w:p>
    <w:p>
      <w:pPr>
        <w:pStyle w:val="Normal"/>
        <w:spacing w:lineRule="exact" w:line="192"/>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Contractual Obligation</w:t>
      </w:r>
      <w:r>
        <w:rPr>
          <w:rFonts w:eastAsia="Arial" w:cs="Arial" w:ascii="Arial" w:hAnsi="Arial"/>
          <w:sz w:val="18"/>
          <w:szCs w:val="18"/>
        </w:rPr>
        <w:t>” means, as to any Person, any provision of any security issued by such Person or of any agreement, instrument or other undertaking to which such Person is a party or by which it or any of its property is bound.</w:t>
      </w:r>
    </w:p>
    <w:p>
      <w:pPr>
        <w:pStyle w:val="Normal"/>
        <w:spacing w:lineRule="exact" w:line="197"/>
        <w:rPr>
          <w:sz w:val="20"/>
          <w:szCs w:val="20"/>
        </w:rPr>
      </w:pPr>
      <w:r>
        <w:rPr>
          <w:sz w:val="20"/>
          <w:szCs w:val="20"/>
        </w:rPr>
      </w:r>
    </w:p>
    <w:p>
      <w:pPr>
        <w:pStyle w:val="Normal"/>
        <w:spacing w:lineRule="auto" w:line="343"/>
        <w:ind w:firstLine="648"/>
        <w:jc w:val="both"/>
        <w:rPr>
          <w:sz w:val="20"/>
          <w:szCs w:val="20"/>
        </w:rPr>
      </w:pPr>
      <w:r>
        <w:rPr>
          <w:rFonts w:eastAsia="Arial" w:cs="Arial" w:ascii="Arial" w:hAnsi="Arial"/>
          <w:sz w:val="16"/>
          <w:szCs w:val="16"/>
        </w:rPr>
        <w:t>“</w:t>
      </w:r>
      <w:r>
        <w:rPr>
          <w:rFonts w:eastAsia="Arial" w:cs="Arial" w:ascii="Arial" w:hAnsi="Arial"/>
          <w:sz w:val="16"/>
          <w:szCs w:val="16"/>
          <w:u w:val="single"/>
        </w:rPr>
        <w:t>Control</w:t>
      </w:r>
      <w:r>
        <w:rPr>
          <w:rFonts w:eastAsia="Arial" w:cs="Arial" w:ascii="Arial" w:hAnsi="Arial"/>
          <w:sz w:val="16"/>
          <w:szCs w:val="16"/>
        </w:rPr>
        <w:t>” means the possession, directly or indirectly, of the power to direct or cause the direction of the management or policies of a Person, whether through the ability to exercise voting power, by contract or otherwise. “</w:t>
      </w:r>
      <w:r>
        <w:rPr>
          <w:rFonts w:eastAsia="Arial" w:cs="Arial" w:ascii="Arial" w:hAnsi="Arial"/>
          <w:sz w:val="16"/>
          <w:szCs w:val="16"/>
          <w:u w:val="single"/>
        </w:rPr>
        <w:t>Controlling</w:t>
      </w:r>
      <w:r>
        <w:rPr>
          <w:rFonts w:eastAsia="Arial" w:cs="Arial" w:ascii="Arial" w:hAnsi="Arial"/>
          <w:sz w:val="16"/>
          <w:szCs w:val="16"/>
        </w:rPr>
        <w:t>” and “</w:t>
      </w:r>
      <w:r>
        <w:rPr>
          <w:rFonts w:eastAsia="Arial" w:cs="Arial" w:ascii="Arial" w:hAnsi="Arial"/>
          <w:sz w:val="16"/>
          <w:szCs w:val="16"/>
          <w:u w:val="single"/>
        </w:rPr>
        <w:t>Controlled</w:t>
      </w:r>
      <w:r>
        <w:rPr>
          <w:rFonts w:eastAsia="Arial" w:cs="Arial" w:ascii="Arial" w:hAnsi="Arial"/>
          <w:sz w:val="16"/>
          <w:szCs w:val="16"/>
        </w:rPr>
        <w:t>” have meanings correlative thereto.</w:t>
      </w:r>
    </w:p>
    <w:p>
      <w:pPr>
        <w:pStyle w:val="Normal"/>
        <w:spacing w:lineRule="exact" w:line="151"/>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Controlling Person</w:t>
      </w:r>
      <w:r>
        <w:rPr>
          <w:rFonts w:eastAsia="Arial" w:cs="Arial" w:ascii="Arial" w:hAnsi="Arial"/>
          <w:sz w:val="18"/>
          <w:szCs w:val="18"/>
        </w:rPr>
        <w:t>” has the meaning specified in the definition of Change of Control.</w:t>
      </w:r>
    </w:p>
    <w:p>
      <w:pPr>
        <w:pStyle w:val="Normal"/>
        <w:spacing w:lineRule="exact" w:line="252"/>
        <w:rPr>
          <w:sz w:val="20"/>
          <w:szCs w:val="20"/>
        </w:rPr>
      </w:pPr>
      <w:r>
        <w:rPr>
          <w:sz w:val="20"/>
          <w:szCs w:val="20"/>
        </w:rPr>
      </w:r>
    </w:p>
    <w:p>
      <w:pPr>
        <w:pStyle w:val="Normal"/>
        <w:spacing w:lineRule="auto" w:line="264"/>
        <w:ind w:firstLine="648" w:right="20"/>
        <w:jc w:val="both"/>
        <w:rPr>
          <w:sz w:val="20"/>
          <w:szCs w:val="20"/>
        </w:rPr>
      </w:pPr>
      <w:r>
        <w:rPr>
          <w:rFonts w:eastAsia="Arial" w:cs="Arial" w:ascii="Arial" w:hAnsi="Arial"/>
          <w:sz w:val="18"/>
          <w:szCs w:val="18"/>
        </w:rPr>
        <w:t>“</w:t>
      </w:r>
      <w:r>
        <w:rPr>
          <w:rFonts w:eastAsia="Arial" w:cs="Arial" w:ascii="Arial" w:hAnsi="Arial"/>
          <w:sz w:val="18"/>
          <w:szCs w:val="18"/>
          <w:u w:val="single"/>
        </w:rPr>
        <w:t>Covered Entity</w:t>
      </w:r>
      <w:r>
        <w:rPr>
          <w:rFonts w:eastAsia="Arial" w:cs="Arial" w:ascii="Arial" w:hAnsi="Arial"/>
          <w:sz w:val="18"/>
          <w:szCs w:val="18"/>
        </w:rPr>
        <w:t>” means any of the following: (i) a “covered entity” as that term is defined in, and interpreted in accordance with, 12 C.F.R. § 252.82(b); (ii) a “covered bank” as that term is defined in, and interpreted in accordance with, 12 C.F.R. § 47.3(b); or (iii) a “covered FSI” as that term is defined in, and interpreted in accordance with, 12 C.F.R. § 382.2(b).</w:t>
      </w:r>
    </w:p>
    <w:p>
      <w:pPr>
        <w:pStyle w:val="Normal"/>
        <w:spacing w:lineRule="exact" w:line="211"/>
        <w:rPr>
          <w:sz w:val="20"/>
          <w:szCs w:val="20"/>
        </w:rPr>
      </w:pPr>
      <w:r>
        <w:rPr>
          <w:sz w:val="20"/>
          <w:szCs w:val="20"/>
        </w:rPr>
      </w:r>
    </w:p>
    <w:p>
      <w:pPr>
        <w:pStyle w:val="Normal"/>
        <w:spacing w:lineRule="auto" w:line="278"/>
        <w:ind w:firstLine="648" w:right="20"/>
        <w:jc w:val="both"/>
        <w:rPr>
          <w:sz w:val="20"/>
          <w:szCs w:val="20"/>
        </w:rPr>
      </w:pPr>
      <w:r>
        <w:rPr>
          <w:rFonts w:eastAsia="Arial" w:cs="Arial" w:ascii="Arial" w:hAnsi="Arial"/>
          <w:sz w:val="18"/>
          <w:szCs w:val="18"/>
        </w:rPr>
        <w:t>“</w:t>
      </w:r>
      <w:r>
        <w:rPr>
          <w:rFonts w:eastAsia="Arial" w:cs="Arial" w:ascii="Arial" w:hAnsi="Arial"/>
          <w:sz w:val="18"/>
          <w:szCs w:val="18"/>
          <w:u w:val="single"/>
        </w:rPr>
        <w:t>Daily Simple SOFR</w:t>
      </w:r>
      <w:r>
        <w:rPr>
          <w:rFonts w:eastAsia="Arial" w:cs="Arial" w:ascii="Arial" w:hAnsi="Arial"/>
          <w:sz w:val="18"/>
          <w:szCs w:val="18"/>
        </w:rPr>
        <w:t>” with respect to any applicable determination date means the SOFR published on such date on the Federal Reserve Bank of New York’s website (or any successor source).</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Debt Rating</w:t>
      </w:r>
      <w:r>
        <w:rPr>
          <w:rFonts w:eastAsia="Arial" w:cs="Arial" w:ascii="Arial" w:hAnsi="Arial"/>
          <w:sz w:val="18"/>
          <w:szCs w:val="18"/>
        </w:rPr>
        <w:t>” has the meaning specified in the definition of “Applicable Rate.”</w:t>
      </w:r>
    </w:p>
    <w:p>
      <w:pPr>
        <w:pStyle w:val="Normal"/>
        <w:spacing w:lineRule="exact" w:line="252"/>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Debtor Relief Laws</w:t>
      </w:r>
      <w:r>
        <w:rPr>
          <w:rFonts w:eastAsia="Arial" w:cs="Arial" w:ascii="Arial" w:hAnsi="Arial"/>
          <w:sz w:val="18"/>
          <w:szCs w:val="18"/>
        </w:rPr>
        <w:t>” means the Bankruptcy Code of the United States, and all other liquidation, conservatorship, bankruptcy, assignment for the benefit of creditors, moratorium, rearrangement, receivership, insolvency, reorganization, or similar debtor relief Laws of the United States or other applicable jurisdictions from time to time in effect and affecting the rights of creditors generally.</w:t>
      </w:r>
    </w:p>
    <w:p>
      <w:pPr>
        <w:pStyle w:val="Normal"/>
        <w:spacing w:lineRule="exact" w:line="211"/>
        <w:rPr>
          <w:sz w:val="20"/>
          <w:szCs w:val="20"/>
        </w:rPr>
      </w:pPr>
      <w:r>
        <w:rPr>
          <w:sz w:val="20"/>
          <w:szCs w:val="20"/>
        </w:rPr>
      </w:r>
    </w:p>
    <w:p>
      <w:pPr>
        <w:pStyle w:val="Normal"/>
        <w:spacing w:lineRule="auto" w:line="278"/>
        <w:ind w:firstLine="648" w:right="20"/>
        <w:jc w:val="both"/>
        <w:rPr>
          <w:sz w:val="20"/>
          <w:szCs w:val="20"/>
        </w:rPr>
      </w:pPr>
      <w:r>
        <w:rPr>
          <w:rFonts w:eastAsia="Arial" w:cs="Arial" w:ascii="Arial" w:hAnsi="Arial"/>
          <w:sz w:val="18"/>
          <w:szCs w:val="18"/>
        </w:rPr>
        <w:t>“</w:t>
      </w:r>
      <w:r>
        <w:rPr>
          <w:rFonts w:eastAsia="Arial" w:cs="Arial" w:ascii="Arial" w:hAnsi="Arial"/>
          <w:sz w:val="18"/>
          <w:szCs w:val="18"/>
          <w:u w:val="single"/>
        </w:rPr>
        <w:t>Default</w:t>
      </w:r>
      <w:r>
        <w:rPr>
          <w:rFonts w:eastAsia="Arial" w:cs="Arial" w:ascii="Arial" w:hAnsi="Arial"/>
          <w:sz w:val="18"/>
          <w:szCs w:val="18"/>
        </w:rPr>
        <w:t>” means any event or condition that constitutes an Event of Default or that, with the giving of any notice, the passage of time, or both, would be an Event of Default.</w:t>
      </w:r>
    </w:p>
    <w:p>
      <w:pPr>
        <w:pStyle w:val="Normal"/>
        <w:spacing w:lineRule="exact" w:line="197"/>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Default Rate</w:t>
      </w:r>
      <w:r>
        <w:rPr>
          <w:rFonts w:eastAsia="Arial" w:cs="Arial" w:ascii="Arial" w:hAnsi="Arial"/>
          <w:sz w:val="18"/>
          <w:szCs w:val="18"/>
        </w:rPr>
        <w:t xml:space="preserve">” means an interest rate equal to (a) the Base Rate </w:t>
      </w:r>
      <w:r>
        <w:rPr>
          <w:rFonts w:eastAsia="Arial" w:cs="Arial" w:ascii="Arial" w:hAnsi="Arial"/>
          <w:sz w:val="18"/>
          <w:szCs w:val="18"/>
          <w:u w:val="single"/>
        </w:rPr>
        <w:t>plus</w:t>
      </w:r>
      <w:r>
        <w:rPr>
          <w:rFonts w:eastAsia="Arial" w:cs="Arial" w:ascii="Arial" w:hAnsi="Arial"/>
          <w:sz w:val="18"/>
          <w:szCs w:val="18"/>
        </w:rPr>
        <w:t xml:space="preserve"> (b) the Applicable Rate, if any, applicable to Base Rate Loans </w:t>
      </w:r>
      <w:r>
        <w:rPr>
          <w:rFonts w:eastAsia="Arial" w:cs="Arial" w:ascii="Arial" w:hAnsi="Arial"/>
          <w:sz w:val="18"/>
          <w:szCs w:val="18"/>
          <w:u w:val="single"/>
        </w:rPr>
        <w:t>plus</w:t>
      </w:r>
      <w:r>
        <w:rPr>
          <w:rFonts w:eastAsia="Arial" w:cs="Arial" w:ascii="Arial" w:hAnsi="Arial"/>
          <w:sz w:val="18"/>
          <w:szCs w:val="18"/>
        </w:rPr>
        <w:t xml:space="preserve"> (c) 2% per annum; </w:t>
      </w:r>
      <w:r>
        <w:rPr>
          <w:rFonts w:eastAsia="Arial" w:cs="Arial" w:ascii="Arial" w:hAnsi="Arial"/>
          <w:sz w:val="18"/>
          <w:szCs w:val="18"/>
          <w:u w:val="single"/>
        </w:rPr>
        <w:t>provided</w:t>
      </w:r>
      <w:r>
        <w:rPr>
          <w:rFonts w:eastAsia="Arial" w:cs="Arial" w:ascii="Arial" w:hAnsi="Arial"/>
          <w:sz w:val="18"/>
          <w:szCs w:val="18"/>
        </w:rPr>
        <w:t xml:space="preserve">, </w:t>
      </w:r>
      <w:r>
        <w:rPr>
          <w:rFonts w:eastAsia="Arial" w:cs="Arial" w:ascii="Arial" w:hAnsi="Arial"/>
          <w:sz w:val="18"/>
          <w:szCs w:val="18"/>
          <w:u w:val="single"/>
        </w:rPr>
        <w:t>however</w:t>
      </w:r>
      <w:r>
        <w:rPr>
          <w:rFonts w:eastAsia="Arial" w:cs="Arial" w:ascii="Arial" w:hAnsi="Arial"/>
          <w:sz w:val="18"/>
          <w:szCs w:val="18"/>
        </w:rPr>
        <w:t xml:space="preserve">, that with respect to a Term SOFR Loan, the Default Rate shall be an interest rate equal to the interest rate (including any Applicable Rate) otherwise applicable to such Loan </w:t>
      </w:r>
      <w:r>
        <w:rPr>
          <w:rFonts w:eastAsia="Arial" w:cs="Arial" w:ascii="Arial" w:hAnsi="Arial"/>
          <w:sz w:val="18"/>
          <w:szCs w:val="18"/>
          <w:u w:val="single"/>
        </w:rPr>
        <w:t>plus</w:t>
      </w:r>
      <w:r>
        <w:rPr>
          <w:rFonts w:eastAsia="Arial" w:cs="Arial" w:ascii="Arial" w:hAnsi="Arial"/>
          <w:sz w:val="18"/>
          <w:szCs w:val="18"/>
        </w:rPr>
        <w:t xml:space="preserve"> 2% per annum.</w:t>
      </w:r>
    </w:p>
    <w:p>
      <w:pPr>
        <w:pStyle w:val="Normal"/>
        <w:spacing w:lineRule="exact" w:line="211"/>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Defaulting Lender</w:t>
      </w:r>
      <w:r>
        <w:rPr>
          <w:rFonts w:eastAsia="Arial" w:cs="Arial" w:ascii="Arial" w:hAnsi="Arial"/>
          <w:sz w:val="18"/>
          <w:szCs w:val="18"/>
        </w:rPr>
        <w:t xml:space="preserve">” means, subject to </w:t>
      </w:r>
      <w:r>
        <w:rPr>
          <w:rFonts w:eastAsia="Arial" w:cs="Arial" w:ascii="Arial" w:hAnsi="Arial"/>
          <w:sz w:val="18"/>
          <w:szCs w:val="18"/>
          <w:u w:val="single"/>
        </w:rPr>
        <w:t>Section 2.12(b)</w:t>
      </w:r>
      <w:r>
        <w:rPr>
          <w:rFonts w:eastAsia="Arial" w:cs="Arial" w:ascii="Arial" w:hAnsi="Arial"/>
          <w:sz w:val="18"/>
          <w:szCs w:val="18"/>
        </w:rPr>
        <w:t>, any Lender that (a) has failed to (i) fund all or any portion of its Loans within two (2) Business Days of the date such Loans were required to be funded hereunder unless such Lender notifies the Administrative Agent and the Borrower in writing that such failure is the result of such Lender’s determination that one or more conditions precedent to funding (each of which conditions precedent, together with any applicable default, shall be specifically identified in such</w:t>
      </w:r>
    </w:p>
    <w:p>
      <w:pPr>
        <w:pStyle w:val="Normal"/>
        <w:spacing w:lineRule="exact" w:line="385"/>
        <w:rPr>
          <w:sz w:val="20"/>
          <w:szCs w:val="20"/>
        </w:rPr>
      </w:pPr>
      <w:r>
        <w:rPr>
          <w:sz w:val="20"/>
          <w:szCs w:val="20"/>
        </w:rPr>
      </w:r>
    </w:p>
    <w:p>
      <w:pPr>
        <w:pStyle w:val="Normal"/>
        <w:jc w:val="center"/>
        <w:rPr>
          <w:sz w:val="20"/>
          <w:szCs w:val="20"/>
        </w:rPr>
      </w:pPr>
      <w:r>
        <w:rPr>
          <w:rFonts w:eastAsia="Arial" w:cs="Arial" w:ascii="Arial" w:hAnsi="Arial"/>
          <w:sz w:val="14"/>
          <w:szCs w:val="14"/>
        </w:rPr>
        <w:t>7</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10">
            <wp:simplePos x="0" y="0"/>
            <wp:positionH relativeFrom="column">
              <wp:posOffset>5080</wp:posOffset>
            </wp:positionH>
            <wp:positionV relativeFrom="paragraph">
              <wp:posOffset>38100</wp:posOffset>
            </wp:positionV>
            <wp:extent cx="7132320" cy="17145"/>
            <wp:effectExtent l="0" t="0" r="0" b="0"/>
            <wp:wrapNone/>
            <wp:docPr id="9"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0" descr=""/>
                    <pic:cNvPicPr>
                      <a:picLocks noChangeAspect="1" noChangeArrowheads="1"/>
                    </pic:cNvPicPr>
                  </pic:nvPicPr>
                  <pic:blipFill>
                    <a:blip r:embed="rId10"/>
                    <a:stretch>
                      <a:fillRect/>
                    </a:stretch>
                  </pic:blipFill>
                  <pic:spPr bwMode="auto">
                    <a:xfrm>
                      <a:off x="0" y="0"/>
                      <a:ext cx="7132320" cy="17145"/>
                    </a:xfrm>
                    <a:prstGeom prst="rect">
                      <a:avLst/>
                    </a:prstGeom>
                    <a:noFill/>
                  </pic:spPr>
                </pic:pic>
              </a:graphicData>
            </a:graphic>
          </wp:anchor>
        </w:drawing>
      </w:r>
    </w:p>
    <w:p>
      <w:pPr>
        <w:pStyle w:val="Normal"/>
        <w:rPr>
          <w:sz w:val="20"/>
          <w:szCs w:val="20"/>
        </w:rPr>
      </w:pPr>
      <w:bookmarkStart w:id="11" w:name="page17"/>
      <w:bookmarkEnd w:id="11"/>
      <w:r>
        <w:rPr>
          <w:rFonts w:eastAsia="Arial" w:cs="Arial" w:ascii="Arial" w:hAnsi="Arial"/>
          <w:sz w:val="16"/>
          <w:szCs w:val="16"/>
        </w:rPr>
        <w:t>writing) has not been satisfied, or (ii) pay to the Administrative Agent or any other Lender any other amount required to be paid by it hereunder within two</w:t>
      </w:r>
    </w:p>
    <w:p>
      <w:pPr>
        <w:pStyle w:val="Normal"/>
        <w:spacing w:lineRule="exact" w:line="46"/>
        <w:rPr>
          <w:sz w:val="20"/>
          <w:szCs w:val="20"/>
        </w:rPr>
      </w:pPr>
      <w:r>
        <w:rPr>
          <w:sz w:val="20"/>
          <w:szCs w:val="20"/>
        </w:rPr>
      </w:r>
    </w:p>
    <w:p>
      <w:pPr>
        <w:pStyle w:val="Normal"/>
        <w:numPr>
          <w:ilvl w:val="0"/>
          <w:numId w:val="4"/>
        </w:numPr>
        <w:tabs>
          <w:tab w:val="clear" w:pos="720"/>
          <w:tab w:val="left" w:pos="268" w:leader="none"/>
        </w:tabs>
        <w:spacing w:lineRule="auto" w:line="283"/>
        <w:ind w:firstLine="8"/>
        <w:jc w:val="both"/>
        <w:rPr>
          <w:rFonts w:ascii="Arial" w:hAnsi="Arial" w:eastAsia="Arial" w:cs="Arial"/>
          <w:sz w:val="16"/>
          <w:szCs w:val="16"/>
        </w:rPr>
      </w:pPr>
      <w:r>
        <w:rPr>
          <w:rFonts w:eastAsia="Arial" w:cs="Arial" w:ascii="Arial" w:hAnsi="Arial"/>
          <w:sz w:val="16"/>
          <w:szCs w:val="16"/>
        </w:rPr>
        <w:t>Business Days of the date when due, (b) has notified the Borrower or the Administrative Agent in writing that it does not intend to comply with its funding obligations hereunder, or has made a public statement to that effect (unless such writing or public statement relates to such Lender’s obligation to fund a Loan hereunder and states that such position is based on such Lender’s determination that a condition precedent to funding (which condition precedent, together with any applicable default, shall be specifically identified in such writing or public statement) cannot be satisfied), (c) has failed, within three (3) Business Days after written request by the Administrative Agent or the Borrower, to confirm in writing to the Administrative Agent and the Borrower that it will comply with its prospective funding obligations hereunder (</w:t>
      </w:r>
      <w:r>
        <w:rPr>
          <w:rFonts w:eastAsia="Arial" w:cs="Arial" w:ascii="Arial" w:hAnsi="Arial"/>
          <w:sz w:val="16"/>
          <w:szCs w:val="16"/>
          <w:u w:val="single"/>
        </w:rPr>
        <w:t>provided</w:t>
      </w:r>
      <w:r>
        <w:rPr>
          <w:rFonts w:eastAsia="Arial" w:cs="Arial" w:ascii="Arial" w:hAnsi="Arial"/>
          <w:sz w:val="16"/>
          <w:szCs w:val="16"/>
        </w:rPr>
        <w:t xml:space="preserve"> that such Lender shall cease to be a Defaulting Lender pursuant to this </w:t>
      </w:r>
      <w:r>
        <w:rPr>
          <w:rFonts w:eastAsia="Arial" w:cs="Arial" w:ascii="Arial" w:hAnsi="Arial"/>
          <w:sz w:val="16"/>
          <w:szCs w:val="16"/>
          <w:u w:val="single"/>
        </w:rPr>
        <w:t>clause (c)</w:t>
      </w:r>
      <w:r>
        <w:rPr>
          <w:rFonts w:eastAsia="Arial" w:cs="Arial" w:ascii="Arial" w:hAnsi="Arial"/>
          <w:sz w:val="16"/>
          <w:szCs w:val="16"/>
        </w:rPr>
        <w:t xml:space="preserve"> upon receipt of such written confirmation by the Administrative Agent and the Borrower), or (d) has, or has a direct or indirect parent company that has, (i) become the subject of a proceeding under any Debtor Relief Law, (ii) had appointed for it a receiver, custodian, conservator, trustee, administrator, assignee for the benefit of creditors or similar Person charged with reorganization or liquidation of its business or assets, including the Federal Deposit Insurance Corporation or any other state or federal regulatory authority acting in such a capacity; or (iii) become the subject of a Bail-In Action; </w:t>
      </w:r>
      <w:r>
        <w:rPr>
          <w:rFonts w:eastAsia="Arial" w:cs="Arial" w:ascii="Arial" w:hAnsi="Arial"/>
          <w:sz w:val="16"/>
          <w:szCs w:val="16"/>
          <w:u w:val="single"/>
        </w:rPr>
        <w:t>provided</w:t>
      </w:r>
      <w:r>
        <w:rPr>
          <w:rFonts w:eastAsia="Arial" w:cs="Arial" w:ascii="Arial" w:hAnsi="Arial"/>
          <w:sz w:val="16"/>
          <w:szCs w:val="16"/>
        </w:rPr>
        <w:t xml:space="preserve"> that a Lender shall not be a Defaulting Lender solely by virtue of the ownership or acquisition of any Equity Interest in that Lender or any direct or indirect parent company thereof by a Governmental Authority so long as such ownership interest does not result in or provide such Lender with immunity from the jurisdiction of courts within the United States or from the enforcement of judgments or writs of attachment on its assets or permit such Lender (or such Governmental Authority) to reject, repudiate, disavow or disaffirm any contracts or agreements made with such Lender. Any determination by the Administrative Agent that a Lender is a Defaulting Lender under any one or more of </w:t>
      </w:r>
      <w:r>
        <w:rPr>
          <w:rFonts w:eastAsia="Arial" w:cs="Arial" w:ascii="Arial" w:hAnsi="Arial"/>
          <w:sz w:val="16"/>
          <w:szCs w:val="16"/>
          <w:u w:val="single"/>
        </w:rPr>
        <w:t>clauses (a)</w:t>
      </w:r>
      <w:r>
        <w:rPr>
          <w:rFonts w:eastAsia="Arial" w:cs="Arial" w:ascii="Arial" w:hAnsi="Arial"/>
          <w:sz w:val="16"/>
          <w:szCs w:val="16"/>
        </w:rPr>
        <w:t xml:space="preserve"> through </w:t>
      </w:r>
      <w:r>
        <w:rPr>
          <w:rFonts w:eastAsia="Arial" w:cs="Arial" w:ascii="Arial" w:hAnsi="Arial"/>
          <w:sz w:val="16"/>
          <w:szCs w:val="16"/>
          <w:u w:val="single"/>
        </w:rPr>
        <w:t>(d)</w:t>
      </w:r>
      <w:r>
        <w:rPr>
          <w:rFonts w:eastAsia="Arial" w:cs="Arial" w:ascii="Arial" w:hAnsi="Arial"/>
          <w:sz w:val="16"/>
          <w:szCs w:val="16"/>
        </w:rPr>
        <w:t xml:space="preserve"> above, and of the effective date of such status, shall be conclusive and binding absent manifest error, and such Lender shall be deemed to be a Defaulting Lender (subject to </w:t>
      </w:r>
      <w:r>
        <w:rPr>
          <w:rFonts w:eastAsia="Arial" w:cs="Arial" w:ascii="Arial" w:hAnsi="Arial"/>
          <w:sz w:val="16"/>
          <w:szCs w:val="16"/>
          <w:u w:val="single"/>
        </w:rPr>
        <w:t>Section 2.12(b)</w:t>
      </w:r>
      <w:r>
        <w:rPr>
          <w:rFonts w:eastAsia="Arial" w:cs="Arial" w:ascii="Arial" w:hAnsi="Arial"/>
          <w:sz w:val="16"/>
          <w:szCs w:val="16"/>
        </w:rPr>
        <w:t>) as of the date established therefor by the Administrative Agent in a written notice of such determination, which shall be delivered by the Administrative Agent to the Borrower and each other Lender promptly following such determination.</w:t>
      </w:r>
    </w:p>
    <w:p>
      <w:pPr>
        <w:pStyle w:val="Normal"/>
        <w:spacing w:lineRule="exact" w:line="200"/>
        <w:rPr>
          <w:sz w:val="20"/>
          <w:szCs w:val="20"/>
        </w:rPr>
      </w:pPr>
      <w:r>
        <w:rPr>
          <w:sz w:val="20"/>
          <w:szCs w:val="20"/>
        </w:rPr>
      </w:r>
    </w:p>
    <w:p>
      <w:pPr>
        <w:pStyle w:val="Normal"/>
        <w:spacing w:lineRule="exact" w:line="215"/>
        <w:rPr>
          <w:sz w:val="20"/>
          <w:szCs w:val="20"/>
        </w:rPr>
      </w:pPr>
      <w:r>
        <w:rPr>
          <w:sz w:val="20"/>
          <w:szCs w:val="20"/>
        </w:rPr>
      </w:r>
    </w:p>
    <w:p>
      <w:pPr>
        <w:pStyle w:val="Normal"/>
        <w:ind w:left="660"/>
        <w:rPr>
          <w:sz w:val="20"/>
          <w:szCs w:val="20"/>
        </w:rPr>
      </w:pPr>
      <w:r>
        <w:rPr>
          <w:rFonts w:eastAsia="Arial" w:cs="Arial" w:ascii="Arial" w:hAnsi="Arial"/>
          <w:sz w:val="17"/>
          <w:szCs w:val="17"/>
        </w:rPr>
        <w:t>“</w:t>
      </w:r>
      <w:r>
        <w:rPr>
          <w:rFonts w:eastAsia="Arial" w:cs="Arial" w:ascii="Arial" w:hAnsi="Arial"/>
          <w:sz w:val="17"/>
          <w:szCs w:val="17"/>
          <w:u w:val="single"/>
        </w:rPr>
        <w:t>Designated Jurisdiction</w:t>
      </w:r>
      <w:r>
        <w:rPr>
          <w:rFonts w:eastAsia="Arial" w:cs="Arial" w:ascii="Arial" w:hAnsi="Arial"/>
          <w:sz w:val="17"/>
          <w:szCs w:val="17"/>
        </w:rPr>
        <w:t>” means any country or territory to the extent that such country or territory itself is the subject of any Sanction.</w:t>
      </w:r>
    </w:p>
    <w:p>
      <w:pPr>
        <w:pStyle w:val="Normal"/>
        <w:spacing w:lineRule="exact" w:line="264"/>
        <w:rPr>
          <w:sz w:val="20"/>
          <w:szCs w:val="20"/>
        </w:rPr>
      </w:pPr>
      <w:r>
        <w:rPr>
          <w:sz w:val="20"/>
          <w:szCs w:val="20"/>
        </w:rPr>
      </w:r>
    </w:p>
    <w:p>
      <w:pPr>
        <w:pStyle w:val="Normal"/>
        <w:spacing w:lineRule="auto" w:line="257"/>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Disposition</w:t>
      </w:r>
      <w:r>
        <w:rPr>
          <w:rFonts w:eastAsia="Arial" w:cs="Arial" w:ascii="Arial" w:hAnsi="Arial"/>
          <w:sz w:val="18"/>
          <w:szCs w:val="18"/>
        </w:rPr>
        <w:t>” means the sale, transfer, license, lease or other disposition (in one transaction or in a series of transactions and whether effected pursuant to a Division or otherwise) of any property by any Person (including any sale and leaseback transaction and any issuance of Equity Interests by a Subsidiary of such Person, except for any issuance of Equity Interests by any Subsidiary of the Borrower to the Borrower or another Subsidiary of the Borrower), including any sale, assignment, transfer or other disposal, with or without recourse, of any notes or accounts receivable or any rights and claims associated therewith.</w:t>
      </w:r>
    </w:p>
    <w:p>
      <w:pPr>
        <w:pStyle w:val="Normal"/>
        <w:spacing w:lineRule="exact" w:line="215"/>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Dividing Person</w:t>
      </w:r>
      <w:r>
        <w:rPr>
          <w:rFonts w:eastAsia="Arial" w:cs="Arial" w:ascii="Arial" w:hAnsi="Arial"/>
          <w:sz w:val="18"/>
          <w:szCs w:val="18"/>
        </w:rPr>
        <w:t>” has the meaning specified in the definition of “Division.”</w:t>
      </w:r>
    </w:p>
    <w:p>
      <w:pPr>
        <w:pStyle w:val="Normal"/>
        <w:spacing w:lineRule="exact" w:line="252"/>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Division</w:t>
      </w:r>
      <w:r>
        <w:rPr>
          <w:rFonts w:eastAsia="Arial" w:cs="Arial" w:ascii="Arial" w:hAnsi="Arial"/>
          <w:sz w:val="18"/>
          <w:szCs w:val="18"/>
        </w:rPr>
        <w:t>” means the division of the assets, liabilities and/or obligations of a Person (the “</w:t>
      </w:r>
      <w:r>
        <w:rPr>
          <w:rFonts w:eastAsia="Arial" w:cs="Arial" w:ascii="Arial" w:hAnsi="Arial"/>
          <w:sz w:val="18"/>
          <w:szCs w:val="18"/>
          <w:u w:val="single"/>
        </w:rPr>
        <w:t>Dividing Person</w:t>
      </w:r>
      <w:r>
        <w:rPr>
          <w:rFonts w:eastAsia="Arial" w:cs="Arial" w:ascii="Arial" w:hAnsi="Arial"/>
          <w:sz w:val="18"/>
          <w:szCs w:val="18"/>
        </w:rPr>
        <w:t>”) among two or more Persons (whether pursuant to a “plan of division” or similar arrangement), which may or may not include the Dividing Person and pursuant to which the Dividing Person may or may not survive.</w:t>
      </w:r>
    </w:p>
    <w:p>
      <w:pPr>
        <w:pStyle w:val="Normal"/>
        <w:spacing w:lineRule="exact" w:line="211"/>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Dollar</w:t>
      </w:r>
      <w:r>
        <w:rPr>
          <w:rFonts w:eastAsia="Arial" w:cs="Arial" w:ascii="Arial" w:hAnsi="Arial"/>
          <w:sz w:val="18"/>
          <w:szCs w:val="18"/>
        </w:rPr>
        <w:t>” and “</w:t>
      </w:r>
      <w:r>
        <w:rPr>
          <w:rFonts w:eastAsia="Arial" w:cs="Arial" w:ascii="Arial" w:hAnsi="Arial"/>
          <w:sz w:val="18"/>
          <w:szCs w:val="18"/>
          <w:u w:val="single"/>
        </w:rPr>
        <w:t>$</w:t>
      </w:r>
      <w:r>
        <w:rPr>
          <w:rFonts w:eastAsia="Arial" w:cs="Arial" w:ascii="Arial" w:hAnsi="Arial"/>
          <w:sz w:val="18"/>
          <w:szCs w:val="18"/>
        </w:rPr>
        <w:t>” mean lawful money of the United States.</w:t>
      </w:r>
    </w:p>
    <w:p>
      <w:pPr>
        <w:pStyle w:val="Normal"/>
        <w:spacing w:lineRule="exact" w:line="252"/>
        <w:rPr>
          <w:sz w:val="20"/>
          <w:szCs w:val="20"/>
        </w:rPr>
      </w:pPr>
      <w:r>
        <w:rPr>
          <w:sz w:val="20"/>
          <w:szCs w:val="20"/>
        </w:rPr>
      </w:r>
    </w:p>
    <w:p>
      <w:pPr>
        <w:pStyle w:val="Normal"/>
        <w:spacing w:lineRule="auto" w:line="290"/>
        <w:ind w:firstLine="648"/>
        <w:jc w:val="both"/>
        <w:rPr>
          <w:sz w:val="20"/>
          <w:szCs w:val="20"/>
        </w:rPr>
      </w:pPr>
      <w:r>
        <w:rPr>
          <w:rFonts w:eastAsia="Arial" w:cs="Arial" w:ascii="Arial" w:hAnsi="Arial"/>
          <w:sz w:val="16"/>
          <w:szCs w:val="16"/>
        </w:rPr>
        <w:t>“</w:t>
      </w:r>
      <w:r>
        <w:rPr>
          <w:rFonts w:eastAsia="Arial" w:cs="Arial" w:ascii="Arial" w:hAnsi="Arial"/>
          <w:sz w:val="16"/>
          <w:szCs w:val="16"/>
          <w:u w:val="single"/>
        </w:rPr>
        <w:t>EEA Financial Institution</w:t>
      </w:r>
      <w:r>
        <w:rPr>
          <w:rFonts w:eastAsia="Arial" w:cs="Arial" w:ascii="Arial" w:hAnsi="Arial"/>
          <w:sz w:val="16"/>
          <w:szCs w:val="16"/>
        </w:rPr>
        <w:t xml:space="preserve">” means (a) any credit institution or investment firm established in any EEA Member Country which is subject to the supervision of an EEA Resolution Authority, (b) any entity established in an EEA Member Country which is a parent of an institution described in </w:t>
      </w:r>
      <w:r>
        <w:rPr>
          <w:rFonts w:eastAsia="Arial" w:cs="Arial" w:ascii="Arial" w:hAnsi="Arial"/>
          <w:sz w:val="16"/>
          <w:szCs w:val="16"/>
          <w:u w:val="single"/>
        </w:rPr>
        <w:t>clause</w:t>
      </w:r>
    </w:p>
    <w:p>
      <w:pPr>
        <w:pStyle w:val="Normal"/>
        <w:numPr>
          <w:ilvl w:val="0"/>
          <w:numId w:val="5"/>
        </w:numPr>
        <w:tabs>
          <w:tab w:val="clear" w:pos="720"/>
          <w:tab w:val="left" w:pos="260" w:leader="none"/>
        </w:tabs>
        <w:ind w:hanging="252" w:left="260"/>
        <w:rPr>
          <w:rFonts w:ascii="Arial" w:hAnsi="Arial" w:eastAsia="Arial" w:cs="Arial"/>
          <w:sz w:val="18"/>
          <w:szCs w:val="18"/>
          <w:u w:val="single"/>
        </w:rPr>
      </w:pPr>
      <w:r>
        <w:rPr>
          <w:rFonts w:eastAsia="Arial" w:cs="Arial" w:ascii="Arial" w:hAnsi="Arial"/>
          <w:sz w:val="18"/>
          <w:szCs w:val="18"/>
        </w:rPr>
        <w:t>of this</w:t>
      </w:r>
    </w:p>
    <w:p>
      <w:pPr>
        <w:pStyle w:val="Normal"/>
        <w:spacing w:lineRule="exact" w:line="200"/>
        <w:rPr>
          <w:sz w:val="20"/>
          <w:szCs w:val="20"/>
        </w:rPr>
      </w:pPr>
      <w:r>
        <w:rPr>
          <w:sz w:val="20"/>
          <w:szCs w:val="20"/>
        </w:rPr>
      </w:r>
    </w:p>
    <w:p>
      <w:pPr>
        <w:pStyle w:val="Normal"/>
        <w:spacing w:lineRule="exact" w:line="209"/>
        <w:rPr>
          <w:sz w:val="20"/>
          <w:szCs w:val="20"/>
        </w:rPr>
      </w:pPr>
      <w:r>
        <w:rPr>
          <w:sz w:val="20"/>
          <w:szCs w:val="20"/>
        </w:rPr>
      </w:r>
    </w:p>
    <w:p>
      <w:pPr>
        <w:pStyle w:val="Normal"/>
        <w:jc w:val="center"/>
        <w:rPr>
          <w:sz w:val="20"/>
          <w:szCs w:val="20"/>
        </w:rPr>
      </w:pPr>
      <w:r>
        <w:rPr>
          <w:rFonts w:eastAsia="Arial" w:cs="Arial" w:ascii="Arial" w:hAnsi="Arial"/>
          <w:sz w:val="14"/>
          <w:szCs w:val="14"/>
        </w:rPr>
        <w:t>8</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11">
            <wp:simplePos x="0" y="0"/>
            <wp:positionH relativeFrom="column">
              <wp:posOffset>5080</wp:posOffset>
            </wp:positionH>
            <wp:positionV relativeFrom="paragraph">
              <wp:posOffset>38100</wp:posOffset>
            </wp:positionV>
            <wp:extent cx="7132320" cy="17145"/>
            <wp:effectExtent l="0" t="0" r="0" b="0"/>
            <wp:wrapNone/>
            <wp:docPr id="10"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1" descr=""/>
                    <pic:cNvPicPr>
                      <a:picLocks noChangeAspect="1" noChangeArrowheads="1"/>
                    </pic:cNvPicPr>
                  </pic:nvPicPr>
                  <pic:blipFill>
                    <a:blip r:embed="rId11"/>
                    <a:stretch>
                      <a:fillRect/>
                    </a:stretch>
                  </pic:blipFill>
                  <pic:spPr bwMode="auto">
                    <a:xfrm>
                      <a:off x="0" y="0"/>
                      <a:ext cx="7132320" cy="17145"/>
                    </a:xfrm>
                    <a:prstGeom prst="rect">
                      <a:avLst/>
                    </a:prstGeom>
                    <a:noFill/>
                  </pic:spPr>
                </pic:pic>
              </a:graphicData>
            </a:graphic>
          </wp:anchor>
        </w:drawing>
      </w:r>
    </w:p>
    <w:p>
      <w:pPr>
        <w:pStyle w:val="Normal"/>
        <w:spacing w:lineRule="auto" w:line="278"/>
        <w:jc w:val="both"/>
        <w:rPr>
          <w:sz w:val="20"/>
          <w:szCs w:val="20"/>
        </w:rPr>
      </w:pPr>
      <w:bookmarkStart w:id="12" w:name="page18"/>
      <w:bookmarkEnd w:id="12"/>
      <w:r>
        <w:rPr>
          <w:rFonts w:eastAsia="Arial" w:cs="Arial" w:ascii="Arial" w:hAnsi="Arial"/>
          <w:sz w:val="18"/>
          <w:szCs w:val="18"/>
        </w:rPr>
        <w:t xml:space="preserve">definition, or (c) any financial institution established in an EEA Member Country which is a subsidiary of an institution described in </w:t>
      </w:r>
      <w:r>
        <w:rPr>
          <w:rFonts w:eastAsia="Arial" w:cs="Arial" w:ascii="Arial" w:hAnsi="Arial"/>
          <w:sz w:val="18"/>
          <w:szCs w:val="18"/>
          <w:u w:val="single"/>
        </w:rPr>
        <w:t>clauses (a)</w:t>
      </w:r>
      <w:r>
        <w:rPr>
          <w:rFonts w:eastAsia="Arial" w:cs="Arial" w:ascii="Arial" w:hAnsi="Arial"/>
          <w:sz w:val="18"/>
          <w:szCs w:val="18"/>
        </w:rPr>
        <w:t xml:space="preserve"> or </w:t>
      </w:r>
      <w:r>
        <w:rPr>
          <w:rFonts w:eastAsia="Arial" w:cs="Arial" w:ascii="Arial" w:hAnsi="Arial"/>
          <w:sz w:val="18"/>
          <w:szCs w:val="18"/>
          <w:u w:val="single"/>
        </w:rPr>
        <w:t>(b)</w:t>
      </w:r>
      <w:r>
        <w:rPr>
          <w:rFonts w:eastAsia="Arial" w:cs="Arial" w:ascii="Arial" w:hAnsi="Arial"/>
          <w:sz w:val="18"/>
          <w:szCs w:val="18"/>
        </w:rPr>
        <w:t xml:space="preserve"> of this definition and is subject to consolidated supervision with its parent.</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EEA Member Country</w:t>
      </w:r>
      <w:r>
        <w:rPr>
          <w:rFonts w:eastAsia="Arial" w:cs="Arial" w:ascii="Arial" w:hAnsi="Arial"/>
          <w:sz w:val="18"/>
          <w:szCs w:val="18"/>
        </w:rPr>
        <w:t>” means any of the member states of the European Union, Iceland, Liechtenstein, and Norway.</w:t>
      </w:r>
    </w:p>
    <w:p>
      <w:pPr>
        <w:pStyle w:val="Normal"/>
        <w:spacing w:lineRule="exact" w:line="252"/>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EEA Resolution Authority</w:t>
      </w:r>
      <w:r>
        <w:rPr>
          <w:rFonts w:eastAsia="Arial" w:cs="Arial" w:ascii="Arial" w:hAnsi="Arial"/>
          <w:sz w:val="18"/>
          <w:szCs w:val="18"/>
        </w:rPr>
        <w:t>” means any public administrative authority or any Person entrusted with public administrative authority of any EEA Member Country (including any delegee) having responsibility for the resolution of any EEA Financial Institution.</w:t>
      </w:r>
    </w:p>
    <w:p>
      <w:pPr>
        <w:pStyle w:val="Normal"/>
        <w:spacing w:lineRule="exact" w:line="197"/>
        <w:rPr>
          <w:sz w:val="20"/>
          <w:szCs w:val="20"/>
        </w:rPr>
      </w:pPr>
      <w:r>
        <w:rPr>
          <w:sz w:val="20"/>
          <w:szCs w:val="20"/>
        </w:rPr>
      </w:r>
    </w:p>
    <w:p>
      <w:pPr>
        <w:pStyle w:val="Normal"/>
        <w:spacing w:lineRule="auto" w:line="278"/>
        <w:ind w:firstLine="648" w:right="20"/>
        <w:jc w:val="both"/>
        <w:rPr>
          <w:sz w:val="20"/>
          <w:szCs w:val="20"/>
        </w:rPr>
      </w:pPr>
      <w:r>
        <w:rPr>
          <w:rFonts w:eastAsia="Arial" w:cs="Arial" w:ascii="Arial" w:hAnsi="Arial"/>
          <w:sz w:val="18"/>
          <w:szCs w:val="18"/>
        </w:rPr>
        <w:t>“</w:t>
      </w:r>
      <w:r>
        <w:rPr>
          <w:rFonts w:eastAsia="Arial" w:cs="Arial" w:ascii="Arial" w:hAnsi="Arial"/>
          <w:sz w:val="18"/>
          <w:szCs w:val="18"/>
          <w:u w:val="single"/>
        </w:rPr>
        <w:t>Electronic Record</w:t>
      </w:r>
      <w:r>
        <w:rPr>
          <w:rFonts w:eastAsia="Arial" w:cs="Arial" w:ascii="Arial" w:hAnsi="Arial"/>
          <w:sz w:val="18"/>
          <w:szCs w:val="18"/>
        </w:rPr>
        <w:t>” and “</w:t>
      </w:r>
      <w:r>
        <w:rPr>
          <w:rFonts w:eastAsia="Arial" w:cs="Arial" w:ascii="Arial" w:hAnsi="Arial"/>
          <w:sz w:val="18"/>
          <w:szCs w:val="18"/>
          <w:u w:val="single"/>
        </w:rPr>
        <w:t>Electronic Signature</w:t>
      </w:r>
      <w:r>
        <w:rPr>
          <w:rFonts w:eastAsia="Arial" w:cs="Arial" w:ascii="Arial" w:hAnsi="Arial"/>
          <w:sz w:val="18"/>
          <w:szCs w:val="18"/>
        </w:rPr>
        <w:t>” shall have the meanings assigned to them, respectively, by 15 USC §7006, as it may be amended from time to time.</w:t>
      </w:r>
    </w:p>
    <w:p>
      <w:pPr>
        <w:pStyle w:val="Normal"/>
        <w:spacing w:lineRule="exact" w:line="197"/>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Eligible Assignee</w:t>
      </w:r>
      <w:r>
        <w:rPr>
          <w:rFonts w:eastAsia="Arial" w:cs="Arial" w:ascii="Arial" w:hAnsi="Arial"/>
          <w:sz w:val="18"/>
          <w:szCs w:val="18"/>
        </w:rPr>
        <w:t xml:space="preserve">” means any Person that meets the requirements to be an assignee under </w:t>
      </w:r>
      <w:r>
        <w:rPr>
          <w:rFonts w:eastAsia="Arial" w:cs="Arial" w:ascii="Arial" w:hAnsi="Arial"/>
          <w:sz w:val="18"/>
          <w:szCs w:val="18"/>
          <w:u w:val="single"/>
        </w:rPr>
        <w:t>Section 10.06(b)(iii)</w:t>
      </w:r>
      <w:r>
        <w:rPr>
          <w:rFonts w:eastAsia="Arial" w:cs="Arial" w:ascii="Arial" w:hAnsi="Arial"/>
          <w:sz w:val="18"/>
          <w:szCs w:val="18"/>
        </w:rPr>
        <w:t xml:space="preserve">, and </w:t>
      </w:r>
      <w:r>
        <w:rPr>
          <w:rFonts w:eastAsia="Arial" w:cs="Arial" w:ascii="Arial" w:hAnsi="Arial"/>
          <w:sz w:val="18"/>
          <w:szCs w:val="18"/>
          <w:u w:val="single"/>
        </w:rPr>
        <w:t>(v)</w:t>
      </w:r>
      <w:r>
        <w:rPr>
          <w:rFonts w:eastAsia="Arial" w:cs="Arial" w:ascii="Arial" w:hAnsi="Arial"/>
          <w:sz w:val="18"/>
          <w:szCs w:val="18"/>
        </w:rPr>
        <w:t xml:space="preserve"> subject to such consents, if any, as may be required under </w:t>
      </w:r>
      <w:r>
        <w:rPr>
          <w:rFonts w:eastAsia="Arial" w:cs="Arial" w:ascii="Arial" w:hAnsi="Arial"/>
          <w:sz w:val="18"/>
          <w:szCs w:val="18"/>
          <w:u w:val="single"/>
        </w:rPr>
        <w:t>Section 10.06(b)(iii)</w:t>
      </w:r>
      <w:r>
        <w:rPr>
          <w:rFonts w:eastAsia="Arial" w:cs="Arial" w:ascii="Arial" w:hAnsi="Arial"/>
          <w:sz w:val="18"/>
          <w:szCs w:val="18"/>
        </w:rPr>
        <w:t>.</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End-User Financing Arrangements</w:t>
      </w:r>
      <w:r>
        <w:rPr>
          <w:rFonts w:eastAsia="Arial" w:cs="Arial" w:ascii="Arial" w:hAnsi="Arial"/>
          <w:sz w:val="18"/>
          <w:szCs w:val="18"/>
        </w:rPr>
        <w:t>” has the meaning specified in the definition of “Indebtedness”.</w:t>
      </w:r>
    </w:p>
    <w:p>
      <w:pPr>
        <w:pStyle w:val="Normal"/>
        <w:spacing w:lineRule="exact" w:line="252"/>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Environmental Laws</w:t>
      </w:r>
      <w:r>
        <w:rPr>
          <w:rFonts w:eastAsia="Arial" w:cs="Arial" w:ascii="Arial" w:hAnsi="Arial"/>
          <w:sz w:val="18"/>
          <w:szCs w:val="18"/>
        </w:rPr>
        <w:t>” means any and all Federal, state, local, and foreign statutes, laws, regulations, ordinances, rules, judgments, orders, decrees, permits, concessions, grants, franchises, licenses, agreements or governmental restrictions relating to pollution and the protection of the environment or the release of any materials into the environment, including those related to hazardous substances or wastes, air emissions and discharges to waste or public systems.</w:t>
      </w:r>
    </w:p>
    <w:p>
      <w:pPr>
        <w:pStyle w:val="Normal"/>
        <w:spacing w:lineRule="exact" w:line="214"/>
        <w:rPr>
          <w:sz w:val="20"/>
          <w:szCs w:val="20"/>
        </w:rPr>
      </w:pPr>
      <w:r>
        <w:rPr>
          <w:sz w:val="20"/>
          <w:szCs w:val="20"/>
        </w:rPr>
      </w:r>
    </w:p>
    <w:p>
      <w:pPr>
        <w:pStyle w:val="Normal"/>
        <w:spacing w:lineRule="auto" w:line="276"/>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Environmental Liability</w:t>
      </w:r>
      <w:r>
        <w:rPr>
          <w:rFonts w:eastAsia="Arial" w:cs="Arial" w:ascii="Arial" w:hAnsi="Arial"/>
          <w:sz w:val="17"/>
          <w:szCs w:val="17"/>
        </w:rPr>
        <w:t>” means any liability, contingent or otherwise (including any liability for damages, costs of environmental remediation, fines, penalties or indemnities), of the Borrower or any of its Subsidiaries directly or indirectly resulting from or based upon (a) violation of any Environmental Law</w:t>
      </w:r>
      <w:del w:id="4" w:author="Unknown Author" w:date="2025-05-29T18:25:23Z">
        <w:r>
          <w:rPr>
            <w:rFonts w:eastAsia="Arial" w:cs="Arial" w:ascii="Arial" w:hAnsi="Arial"/>
            <w:sz w:val="17"/>
            <w:szCs w:val="17"/>
          </w:rPr>
          <w:delText>, (b) the generation, use, handling, transportation, storage, treatment or disposal of any Hazardous Materials, (c) exposure to any Hazardous Materials, (d) the release or threatened release of any Hazardous Materials into the environment or (e) any contract, agreement or other consensual arrangement pursuant to which liability is assumed or imposed with respect to any of the foregoing</w:delText>
        </w:r>
      </w:del>
      <w:r>
        <w:rPr>
          <w:rFonts w:eastAsia="Arial" w:cs="Arial" w:ascii="Arial" w:hAnsi="Arial"/>
          <w:sz w:val="17"/>
          <w:szCs w:val="17"/>
        </w:rPr>
        <w:t>.</w:t>
      </w:r>
    </w:p>
    <w:p>
      <w:pPr>
        <w:pStyle w:val="Normal"/>
        <w:spacing w:lineRule="exact" w:line="203"/>
        <w:rPr>
          <w:sz w:val="20"/>
          <w:szCs w:val="20"/>
        </w:rPr>
      </w:pPr>
      <w:r>
        <w:rPr>
          <w:sz w:val="20"/>
          <w:szCs w:val="20"/>
        </w:rPr>
      </w:r>
    </w:p>
    <w:p>
      <w:pPr>
        <w:pStyle w:val="Normal"/>
        <w:spacing w:lineRule="auto" w:line="274"/>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Equity Interests</w:t>
      </w:r>
      <w:r>
        <w:rPr>
          <w:rFonts w:eastAsia="Arial" w:cs="Arial" w:ascii="Arial" w:hAnsi="Arial"/>
          <w:sz w:val="17"/>
          <w:szCs w:val="17"/>
        </w:rPr>
        <w:t>” means, with respect to any Person, all of the shares of capital stock of (or other ownership or profit interests in) such Person, all of the warrants, options or other rights for the purchase or acquisition from such Person of shares of capital stock of (or other ownership or profit interests in) such Person, all of the securities convertible into or exchangeable for shares of capital stock of (or other ownership or profit interests in) such Person or warrants, rights or options for the purchase or acquisition from such Person of such shares (or such other interests), and all of the other ownership or profit interests in such Person (including partnership, member or trust interests therein), whether voting or nonvoting, and whether or not such shares, warrants, options, rights or other interests are outstanding on any date of determination.</w:t>
      </w:r>
    </w:p>
    <w:p>
      <w:pPr>
        <w:pStyle w:val="Normal"/>
        <w:spacing w:lineRule="exact" w:line="205"/>
        <w:rPr>
          <w:sz w:val="20"/>
          <w:szCs w:val="20"/>
        </w:rPr>
      </w:pPr>
      <w:r>
        <w:rPr>
          <w:sz w:val="20"/>
          <w:szCs w:val="20"/>
        </w:rPr>
      </w:r>
    </w:p>
    <w:p>
      <w:pPr>
        <w:pStyle w:val="Normal"/>
        <w:ind w:left="660"/>
        <w:rPr>
          <w:sz w:val="20"/>
          <w:szCs w:val="20"/>
        </w:rPr>
      </w:pPr>
      <w:r>
        <w:rPr>
          <w:rFonts w:eastAsia="Arial" w:cs="Arial" w:ascii="Arial" w:hAnsi="Arial"/>
          <w:sz w:val="17"/>
          <w:szCs w:val="17"/>
        </w:rPr>
        <w:t>“</w:t>
      </w:r>
      <w:r>
        <w:rPr>
          <w:rFonts w:eastAsia="Arial" w:cs="Arial" w:ascii="Arial" w:hAnsi="Arial"/>
          <w:sz w:val="17"/>
          <w:szCs w:val="17"/>
          <w:u w:val="single"/>
        </w:rPr>
        <w:t>ERISA</w:t>
      </w:r>
      <w:r>
        <w:rPr>
          <w:rFonts w:eastAsia="Arial" w:cs="Arial" w:ascii="Arial" w:hAnsi="Arial"/>
          <w:sz w:val="17"/>
          <w:szCs w:val="17"/>
        </w:rPr>
        <w:t>” means the Employee Retirement Income Security Act of 1974, as amended, and the rules and regulations promulgated thereunder.</w:t>
      </w:r>
    </w:p>
    <w:p>
      <w:pPr>
        <w:pStyle w:val="Normal"/>
        <w:spacing w:lineRule="exact" w:line="264"/>
        <w:rPr>
          <w:sz w:val="20"/>
          <w:szCs w:val="20"/>
        </w:rPr>
      </w:pPr>
      <w:r>
        <w:rPr>
          <w:sz w:val="20"/>
          <w:szCs w:val="20"/>
        </w:rPr>
      </w:r>
    </w:p>
    <w:p>
      <w:pPr>
        <w:pStyle w:val="Normal"/>
        <w:spacing w:lineRule="auto" w:line="307"/>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ERISA</w:t>
      </w:r>
      <w:r>
        <w:rPr>
          <w:rFonts w:eastAsia="Arial" w:cs="Arial" w:ascii="Arial" w:hAnsi="Arial"/>
          <w:sz w:val="17"/>
          <w:szCs w:val="17"/>
        </w:rPr>
        <w:t xml:space="preserve"> Affiliate” means any trade or business (whether or not incorporated) under common control with the Borrower within the meaning of Section 414(b) or (c) of the Code (and Sections 414(m</w:t>
      </w:r>
      <w:r>
        <w:rPr>
          <w:rFonts w:eastAsia="Arial" w:cs="Arial" w:ascii="Arial" w:hAnsi="Arial"/>
          <w:sz w:val="17"/>
          <w:szCs w:val="17"/>
          <w:u w:val="single"/>
        </w:rPr>
        <w:t>)</w:t>
      </w:r>
      <w:r>
        <w:rPr>
          <w:rFonts w:eastAsia="Arial" w:cs="Arial" w:ascii="Arial" w:hAnsi="Arial"/>
          <w:sz w:val="17"/>
          <w:szCs w:val="17"/>
        </w:rPr>
        <w:t xml:space="preserve"> and (o) of the Code for purposes of provisions relating to Section 412 of the Code).</w:t>
      </w:r>
    </w:p>
    <w:p>
      <w:pPr>
        <w:pStyle w:val="Normal"/>
        <w:spacing w:lineRule="exact" w:line="344"/>
        <w:rPr>
          <w:sz w:val="20"/>
          <w:szCs w:val="20"/>
        </w:rPr>
      </w:pPr>
      <w:r>
        <w:rPr>
          <w:sz w:val="20"/>
          <w:szCs w:val="20"/>
        </w:rPr>
      </w:r>
    </w:p>
    <w:p>
      <w:pPr>
        <w:pStyle w:val="Normal"/>
        <w:jc w:val="center"/>
        <w:rPr>
          <w:sz w:val="20"/>
          <w:szCs w:val="20"/>
        </w:rPr>
      </w:pPr>
      <w:r>
        <w:rPr>
          <w:rFonts w:eastAsia="Arial" w:cs="Arial" w:ascii="Arial" w:hAnsi="Arial"/>
          <w:sz w:val="14"/>
          <w:szCs w:val="14"/>
        </w:rPr>
        <w:t>9</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12">
            <wp:simplePos x="0" y="0"/>
            <wp:positionH relativeFrom="column">
              <wp:posOffset>5080</wp:posOffset>
            </wp:positionH>
            <wp:positionV relativeFrom="paragraph">
              <wp:posOffset>38100</wp:posOffset>
            </wp:positionV>
            <wp:extent cx="7132320" cy="17145"/>
            <wp:effectExtent l="0" t="0" r="0" b="0"/>
            <wp:wrapNone/>
            <wp:docPr id="11"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2" descr=""/>
                    <pic:cNvPicPr>
                      <a:picLocks noChangeAspect="1" noChangeArrowheads="1"/>
                    </pic:cNvPicPr>
                  </pic:nvPicPr>
                  <pic:blipFill>
                    <a:blip r:embed="rId12"/>
                    <a:stretch>
                      <a:fillRect/>
                    </a:stretch>
                  </pic:blipFill>
                  <pic:spPr bwMode="auto">
                    <a:xfrm>
                      <a:off x="0" y="0"/>
                      <a:ext cx="7132320" cy="17145"/>
                    </a:xfrm>
                    <a:prstGeom prst="rect">
                      <a:avLst/>
                    </a:prstGeom>
                    <a:noFill/>
                  </pic:spPr>
                </pic:pic>
              </a:graphicData>
            </a:graphic>
          </wp:anchor>
        </w:drawing>
      </w:r>
    </w:p>
    <w:p>
      <w:pPr>
        <w:pStyle w:val="Normal"/>
        <w:spacing w:lineRule="auto" w:line="286"/>
        <w:ind w:firstLine="648"/>
        <w:jc w:val="both"/>
        <w:rPr>
          <w:sz w:val="20"/>
          <w:szCs w:val="20"/>
        </w:rPr>
      </w:pPr>
      <w:bookmarkStart w:id="13" w:name="page19"/>
      <w:bookmarkEnd w:id="13"/>
      <w:r>
        <w:rPr>
          <w:rFonts w:eastAsia="Arial" w:cs="Arial" w:ascii="Arial" w:hAnsi="Arial"/>
          <w:sz w:val="16"/>
          <w:szCs w:val="16"/>
        </w:rPr>
        <w:t>“</w:t>
      </w:r>
      <w:r>
        <w:rPr>
          <w:rFonts w:eastAsia="Arial" w:cs="Arial" w:ascii="Arial" w:hAnsi="Arial"/>
          <w:sz w:val="16"/>
          <w:szCs w:val="16"/>
          <w:u w:val="single"/>
        </w:rPr>
        <w:t>ERISA Event</w:t>
      </w:r>
      <w:r>
        <w:rPr>
          <w:rFonts w:eastAsia="Arial" w:cs="Arial" w:ascii="Arial" w:hAnsi="Arial"/>
          <w:sz w:val="16"/>
          <w:szCs w:val="16"/>
        </w:rPr>
        <w:t>” means (a) a Reportable Event with respect to a Pension Plan; (b) the withdrawal of the Borrower or any ERISA Affiliate from a Pension Plan subject to Section 4063 of ERISA during a plan year in which such entity was a “substantial employer” as defined in Section 4001(a)(2) of ERISA or a cessation of operations that is treated as such a withdrawal under Section 4062(e) of ERISA; (c) a complete or partial withdrawal by the Borrower or any ERISA Affiliate from a Multiemployer Plan or notification that a Multiemployer Plan is in reorganization; (d) the receipt by the Borrower or any of its ERISA Affiliates from the PBGC or a plan administrator of the filing of a notice of intent to terminate, or the treatment of a Pension Plan amendment as a termination of the Pension Plan under Section 4041 or 4041A of ERISA, which could reasonably be expected to result in liability of the Borrower or any of its ERISA Affiliates in an aggregate amount exceeding $2,500,000; (e) the institution by the PBGC of proceedings to terminate a Pension Plan; (f) any event or condition which constitutes grounds under Section 4042 of ERISA for the termination of, or the appointment of a trustee to administer, any Pension Plan; (g) the determination that any Pension Plan is considered an at-risk plan or a plan in endangered or critical status within the meaning of Sections 430, 431 and 432 of the Code or Sections 303, 304 and 305 of ERISA; (h) the imposition of any liability under Title IV of ERISA, other than for PBGC premiums due but not delinquent under Section 4007 of ERISA, upon the Borrower or any ERISA Affiliate; or (i) a Pension Plan has been terminated by the plan administrator thereof or by the PBGC, or an event or circumstance has occurred or exists that could reasonably be expected to cause the PBGC to institute proceedings under Title IV of ERISA to terminate any Pension Plan, which in each case and collectively, could reasonably be expected to result in liability of the Borrower or any of its ERISA Affiliates in an aggregate amount exceeding $2,500,000.</w:t>
      </w:r>
    </w:p>
    <w:p>
      <w:pPr>
        <w:pStyle w:val="Normal"/>
        <w:spacing w:lineRule="exact" w:line="198"/>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EU Bail-In Legislation Schedule</w:t>
      </w:r>
      <w:r>
        <w:rPr>
          <w:rFonts w:eastAsia="Arial" w:cs="Arial" w:ascii="Arial" w:hAnsi="Arial"/>
          <w:sz w:val="18"/>
          <w:szCs w:val="18"/>
        </w:rPr>
        <w:t>” means the EU Bail-In Legislation Schedule published by the Loan Market Association (or any successor person), as in effect from time to time.</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Event of Default</w:t>
      </w:r>
      <w:r>
        <w:rPr>
          <w:rFonts w:eastAsia="Arial" w:cs="Arial" w:ascii="Arial" w:hAnsi="Arial"/>
          <w:sz w:val="18"/>
          <w:szCs w:val="18"/>
        </w:rPr>
        <w:t xml:space="preserve">” has the meaning specified in </w:t>
      </w:r>
      <w:r>
        <w:rPr>
          <w:rFonts w:eastAsia="Arial" w:cs="Arial" w:ascii="Arial" w:hAnsi="Arial"/>
          <w:sz w:val="18"/>
          <w:szCs w:val="18"/>
          <w:u w:val="single"/>
        </w:rPr>
        <w:t>Section 8.01</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Exchange Act</w:t>
      </w:r>
      <w:r>
        <w:rPr>
          <w:rFonts w:eastAsia="Arial" w:cs="Arial" w:ascii="Arial" w:hAnsi="Arial"/>
          <w:sz w:val="18"/>
          <w:szCs w:val="18"/>
        </w:rPr>
        <w:t>” means the Securities Exchange Act of 1934, and regulations promulgated thereunder.</w:t>
      </w:r>
    </w:p>
    <w:p>
      <w:pPr>
        <w:pStyle w:val="Normal"/>
        <w:spacing w:lineRule="exact" w:line="252"/>
        <w:rPr>
          <w:sz w:val="20"/>
          <w:szCs w:val="20"/>
        </w:rPr>
      </w:pPr>
      <w:r>
        <w:rPr>
          <w:sz w:val="20"/>
          <w:szCs w:val="20"/>
        </w:rPr>
      </w:r>
    </w:p>
    <w:p>
      <w:pPr>
        <w:pStyle w:val="Normal"/>
        <w:spacing w:lineRule="auto" w:line="290"/>
        <w:ind w:firstLine="648"/>
        <w:jc w:val="both"/>
        <w:rPr>
          <w:sz w:val="20"/>
          <w:szCs w:val="20"/>
        </w:rPr>
      </w:pPr>
      <w:r>
        <w:rPr>
          <w:rFonts w:eastAsia="Arial" w:cs="Arial" w:ascii="Arial" w:hAnsi="Arial"/>
          <w:sz w:val="16"/>
          <w:szCs w:val="16"/>
        </w:rPr>
        <w:t>“</w:t>
      </w:r>
      <w:r>
        <w:rPr>
          <w:rFonts w:eastAsia="Arial" w:cs="Arial" w:ascii="Arial" w:hAnsi="Arial"/>
          <w:sz w:val="16"/>
          <w:szCs w:val="16"/>
          <w:u w:val="single"/>
        </w:rPr>
        <w:t>Excluded Taxes</w:t>
      </w:r>
      <w:r>
        <w:rPr>
          <w:rFonts w:eastAsia="Arial" w:cs="Arial" w:ascii="Arial" w:hAnsi="Arial"/>
          <w:sz w:val="16"/>
          <w:szCs w:val="16"/>
        </w:rPr>
        <w:t>” means any of the following Taxes imposed on or with respect to any Recipient or required to be withheld or deducted from a payment to a Recipient, (a) Taxes imposed on or measured by net income (however denominated), franchise Taxes, and branch profits Taxes, in each case,</w:t>
      </w:r>
    </w:p>
    <w:p>
      <w:pPr>
        <w:pStyle w:val="Normal"/>
        <w:numPr>
          <w:ilvl w:val="0"/>
          <w:numId w:val="6"/>
        </w:numPr>
        <w:tabs>
          <w:tab w:val="clear" w:pos="720"/>
          <w:tab w:val="left" w:pos="222" w:leader="none"/>
        </w:tabs>
        <w:spacing w:lineRule="auto" w:line="269"/>
        <w:ind w:firstLine="8"/>
        <w:jc w:val="both"/>
        <w:rPr>
          <w:rFonts w:ascii="Arial" w:hAnsi="Arial" w:eastAsia="Arial" w:cs="Arial"/>
          <w:sz w:val="17"/>
          <w:szCs w:val="17"/>
        </w:rPr>
      </w:pPr>
      <w:r>
        <w:rPr>
          <w:rFonts w:eastAsia="Arial" w:cs="Arial" w:ascii="Arial" w:hAnsi="Arial"/>
          <w:sz w:val="17"/>
          <w:szCs w:val="17"/>
        </w:rPr>
        <w:t xml:space="preserve">imposed as a result of such Recipient being organized under the laws of, or having its principal office or, in the case of any Lender, its Lending Office located in, the jurisdiction imposing such Tax (or any political subdivision thereof) or (ii) that are Other Connection Taxes, (b) in the case of a Lender, U.S. federal withholding Taxes imposed on amounts payable to or for the account of such Lender with respect to an applicable interest in a Loan or Commitment pursuant to a law in effect on the date on which (i) such Lender acquires such interest in the Loan or Commitment (other than pursuant to an assignment request by the Borrower under </w:t>
      </w:r>
      <w:r>
        <w:rPr>
          <w:rFonts w:eastAsia="Arial" w:cs="Arial" w:ascii="Arial" w:hAnsi="Arial"/>
          <w:sz w:val="17"/>
          <w:szCs w:val="17"/>
          <w:u w:val="single"/>
        </w:rPr>
        <w:t>Section 10.13</w:t>
      </w:r>
      <w:r>
        <w:rPr>
          <w:rFonts w:eastAsia="Arial" w:cs="Arial" w:ascii="Arial" w:hAnsi="Arial"/>
          <w:sz w:val="17"/>
          <w:szCs w:val="17"/>
        </w:rPr>
        <w:t xml:space="preserve">) or (ii) such Lender changes its Lending Office, except in each case to the extent that, pursuant to </w:t>
      </w:r>
      <w:r>
        <w:rPr>
          <w:rFonts w:eastAsia="Arial" w:cs="Arial" w:ascii="Arial" w:hAnsi="Arial"/>
          <w:sz w:val="17"/>
          <w:szCs w:val="17"/>
          <w:u w:val="single"/>
        </w:rPr>
        <w:t>Section 3.01(a)(ii)</w:t>
      </w:r>
      <w:r>
        <w:rPr>
          <w:rFonts w:eastAsia="Arial" w:cs="Arial" w:ascii="Arial" w:hAnsi="Arial"/>
          <w:sz w:val="17"/>
          <w:szCs w:val="17"/>
        </w:rPr>
        <w:t xml:space="preserve">, </w:t>
      </w:r>
      <w:r>
        <w:rPr>
          <w:rFonts w:eastAsia="Arial" w:cs="Arial" w:ascii="Arial" w:hAnsi="Arial"/>
          <w:sz w:val="17"/>
          <w:szCs w:val="17"/>
          <w:u w:val="single"/>
        </w:rPr>
        <w:t>(a)(iii)</w:t>
      </w:r>
      <w:r>
        <w:rPr>
          <w:rFonts w:eastAsia="Arial" w:cs="Arial" w:ascii="Arial" w:hAnsi="Arial"/>
          <w:sz w:val="17"/>
          <w:szCs w:val="17"/>
        </w:rPr>
        <w:t xml:space="preserve"> or </w:t>
      </w:r>
      <w:r>
        <w:rPr>
          <w:rFonts w:eastAsia="Arial" w:cs="Arial" w:ascii="Arial" w:hAnsi="Arial"/>
          <w:sz w:val="17"/>
          <w:szCs w:val="17"/>
          <w:u w:val="single"/>
        </w:rPr>
        <w:t>(c)</w:t>
      </w:r>
      <w:r>
        <w:rPr>
          <w:rFonts w:eastAsia="Arial" w:cs="Arial" w:ascii="Arial" w:hAnsi="Arial"/>
          <w:sz w:val="17"/>
          <w:szCs w:val="17"/>
        </w:rPr>
        <w:t xml:space="preserve">, amounts with respect to such Taxes were payable either to such Lender’s assignor immediately before such Lender became a party hereto or to such Lender immediately before it changed its Lending Office, (c) Taxes attributable to such Recipient’s failure to comply with </w:t>
      </w:r>
      <w:r>
        <w:rPr>
          <w:rFonts w:eastAsia="Arial" w:cs="Arial" w:ascii="Arial" w:hAnsi="Arial"/>
          <w:sz w:val="17"/>
          <w:szCs w:val="17"/>
          <w:u w:val="single"/>
        </w:rPr>
        <w:t>Section 3.01(e)</w:t>
      </w:r>
      <w:r>
        <w:rPr>
          <w:rFonts w:eastAsia="Arial" w:cs="Arial" w:ascii="Arial" w:hAnsi="Arial"/>
          <w:sz w:val="17"/>
          <w:szCs w:val="17"/>
        </w:rPr>
        <w:t xml:space="preserve"> and (d) any U.S. federal withholding Taxes imposed pursuant to FATCA.</w:t>
      </w:r>
    </w:p>
    <w:p>
      <w:pPr>
        <w:pStyle w:val="Normal"/>
        <w:spacing w:lineRule="exact" w:line="210"/>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FASB ASC</w:t>
      </w:r>
      <w:r>
        <w:rPr>
          <w:rFonts w:eastAsia="Arial" w:cs="Arial" w:ascii="Arial" w:hAnsi="Arial"/>
          <w:sz w:val="18"/>
          <w:szCs w:val="18"/>
        </w:rPr>
        <w:t>” means the Accounting Standards Codification of the Financial Accounting Standards Board.</w:t>
      </w:r>
    </w:p>
    <w:p>
      <w:pPr>
        <w:pStyle w:val="Normal"/>
        <w:spacing w:lineRule="exact" w:line="252"/>
        <w:rPr>
          <w:sz w:val="20"/>
          <w:szCs w:val="20"/>
        </w:rPr>
      </w:pPr>
      <w:r>
        <w:rPr>
          <w:sz w:val="20"/>
          <w:szCs w:val="20"/>
        </w:rPr>
      </w:r>
    </w:p>
    <w:p>
      <w:pPr>
        <w:pStyle w:val="Normal"/>
        <w:spacing w:lineRule="auto" w:line="278"/>
        <w:ind w:firstLine="648"/>
        <w:rPr>
          <w:sz w:val="20"/>
          <w:szCs w:val="20"/>
        </w:rPr>
      </w:pPr>
      <w:r>
        <w:rPr>
          <w:rFonts w:eastAsia="Arial" w:cs="Arial" w:ascii="Arial" w:hAnsi="Arial"/>
          <w:sz w:val="18"/>
          <w:szCs w:val="18"/>
        </w:rPr>
        <w:t>“</w:t>
      </w:r>
      <w:r>
        <w:rPr>
          <w:rFonts w:eastAsia="Arial" w:cs="Arial" w:ascii="Arial" w:hAnsi="Arial"/>
          <w:sz w:val="18"/>
          <w:szCs w:val="18"/>
          <w:u w:val="single"/>
        </w:rPr>
        <w:t>FATCA</w:t>
      </w:r>
      <w:r>
        <w:rPr>
          <w:rFonts w:eastAsia="Arial" w:cs="Arial" w:ascii="Arial" w:hAnsi="Arial"/>
          <w:sz w:val="18"/>
          <w:szCs w:val="18"/>
        </w:rPr>
        <w:t>” means Sections 1471 through 1474 of the Code, as of the date of this Agreement (or any amended or successor version that is substantively comparable and not materially more onerous to comply</w:t>
      </w:r>
    </w:p>
    <w:p>
      <w:pPr>
        <w:pStyle w:val="Normal"/>
        <w:spacing w:lineRule="exact" w:line="368"/>
        <w:rPr>
          <w:sz w:val="20"/>
          <w:szCs w:val="20"/>
        </w:rPr>
      </w:pPr>
      <w:r>
        <w:rPr>
          <w:sz w:val="20"/>
          <w:szCs w:val="20"/>
        </w:rPr>
      </w:r>
    </w:p>
    <w:p>
      <w:pPr>
        <w:pStyle w:val="Normal"/>
        <w:jc w:val="center"/>
        <w:rPr>
          <w:sz w:val="20"/>
          <w:szCs w:val="20"/>
        </w:rPr>
      </w:pPr>
      <w:r>
        <w:rPr>
          <w:rFonts w:eastAsia="Arial" w:cs="Arial" w:ascii="Arial" w:hAnsi="Arial"/>
          <w:sz w:val="14"/>
          <w:szCs w:val="14"/>
        </w:rPr>
        <w:t>10</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13">
            <wp:simplePos x="0" y="0"/>
            <wp:positionH relativeFrom="column">
              <wp:posOffset>5080</wp:posOffset>
            </wp:positionH>
            <wp:positionV relativeFrom="paragraph">
              <wp:posOffset>38100</wp:posOffset>
            </wp:positionV>
            <wp:extent cx="7132320" cy="17145"/>
            <wp:effectExtent l="0" t="0" r="0" b="0"/>
            <wp:wrapNone/>
            <wp:docPr id="12"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3" descr=""/>
                    <pic:cNvPicPr>
                      <a:picLocks noChangeAspect="1" noChangeArrowheads="1"/>
                    </pic:cNvPicPr>
                  </pic:nvPicPr>
                  <pic:blipFill>
                    <a:blip r:embed="rId13"/>
                    <a:stretch>
                      <a:fillRect/>
                    </a:stretch>
                  </pic:blipFill>
                  <pic:spPr bwMode="auto">
                    <a:xfrm>
                      <a:off x="0" y="0"/>
                      <a:ext cx="7132320" cy="17145"/>
                    </a:xfrm>
                    <a:prstGeom prst="rect">
                      <a:avLst/>
                    </a:prstGeom>
                    <a:noFill/>
                  </pic:spPr>
                </pic:pic>
              </a:graphicData>
            </a:graphic>
          </wp:anchor>
        </w:drawing>
      </w:r>
    </w:p>
    <w:p>
      <w:pPr>
        <w:pStyle w:val="Normal"/>
        <w:rPr>
          <w:sz w:val="20"/>
          <w:szCs w:val="20"/>
        </w:rPr>
      </w:pPr>
      <w:bookmarkStart w:id="14" w:name="page20"/>
      <w:bookmarkEnd w:id="14"/>
      <w:r>
        <w:rPr>
          <w:rFonts w:eastAsia="Arial" w:cs="Arial" w:ascii="Arial" w:hAnsi="Arial"/>
          <w:sz w:val="17"/>
          <w:szCs w:val="17"/>
        </w:rPr>
        <w:t>with), any current or future regulations or official interpretations thereof and any agreements entered into pursuant to Section 1471(b)(1) of the Code.</w:t>
      </w:r>
    </w:p>
    <w:p>
      <w:pPr>
        <w:pStyle w:val="Normal"/>
        <w:spacing w:lineRule="exact" w:line="264"/>
        <w:rPr>
          <w:sz w:val="20"/>
          <w:szCs w:val="20"/>
        </w:rPr>
      </w:pPr>
      <w:r>
        <w:rPr>
          <w:sz w:val="20"/>
          <w:szCs w:val="20"/>
        </w:rPr>
      </w:r>
    </w:p>
    <w:p>
      <w:pPr>
        <w:pStyle w:val="Normal"/>
        <w:spacing w:lineRule="auto" w:line="257"/>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Federal Funds Rate</w:t>
      </w:r>
      <w:r>
        <w:rPr>
          <w:rFonts w:eastAsia="Arial" w:cs="Arial" w:ascii="Arial" w:hAnsi="Arial"/>
          <w:sz w:val="18"/>
          <w:szCs w:val="18"/>
        </w:rPr>
        <w:t xml:space="preserve">” means, for any day, the rate per annum calculated by the Federal Reserve Bank of New York based on such day’s federal funds transactions by depository institutions (as determined in such manner as the Federal Reserve Bank of New York shall set forth on its public website from time to time) and published on the next succeeding Business Day by the Federal Reserve Bank of New York as the federal funds effective rate; </w:t>
      </w:r>
      <w:r>
        <w:rPr>
          <w:rFonts w:eastAsia="Arial" w:cs="Arial" w:ascii="Arial" w:hAnsi="Arial"/>
          <w:sz w:val="18"/>
          <w:szCs w:val="18"/>
          <w:u w:val="single"/>
        </w:rPr>
        <w:t>provided</w:t>
      </w:r>
      <w:r>
        <w:rPr>
          <w:rFonts w:eastAsia="Arial" w:cs="Arial" w:ascii="Arial" w:hAnsi="Arial"/>
          <w:sz w:val="18"/>
          <w:szCs w:val="18"/>
        </w:rPr>
        <w:t xml:space="preserve"> that if the Federal Funds Rate as so determined would be less than zero percent, such rate shall be deemed to be zero percent for purposes of this Agreement.</w:t>
      </w:r>
    </w:p>
    <w:p>
      <w:pPr>
        <w:pStyle w:val="Normal"/>
        <w:spacing w:lineRule="exact" w:line="215"/>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Fee Letters</w:t>
      </w:r>
      <w:r>
        <w:rPr>
          <w:rFonts w:eastAsia="Arial" w:cs="Arial" w:ascii="Arial" w:hAnsi="Arial"/>
          <w:sz w:val="18"/>
          <w:szCs w:val="18"/>
        </w:rPr>
        <w:t>” means, collectively, (a) that certain letter agreement, dated April 5, 2022 among the Borrower, Wells Fargo and WFS, (b) that certain letter agreement, dated April 5, 2022 among the Borrower, the Administrative Agent and BofA Securities, Inc. and (c) those certain other letter agreements, if any, between the Borrower and any Arranger.</w:t>
      </w:r>
    </w:p>
    <w:p>
      <w:pPr>
        <w:pStyle w:val="Normal"/>
        <w:spacing w:lineRule="exact" w:line="211"/>
        <w:rPr>
          <w:sz w:val="20"/>
          <w:szCs w:val="20"/>
        </w:rPr>
      </w:pPr>
      <w:r>
        <w:rPr>
          <w:sz w:val="20"/>
          <w:szCs w:val="20"/>
        </w:rPr>
      </w:r>
    </w:p>
    <w:p>
      <w:pPr>
        <w:pStyle w:val="Normal"/>
        <w:spacing w:lineRule="auto" w:line="278"/>
        <w:ind w:firstLine="648" w:right="20"/>
        <w:jc w:val="both"/>
        <w:rPr>
          <w:sz w:val="20"/>
          <w:szCs w:val="20"/>
        </w:rPr>
      </w:pPr>
      <w:r>
        <w:rPr>
          <w:rFonts w:eastAsia="Arial" w:cs="Arial" w:ascii="Arial" w:hAnsi="Arial"/>
          <w:sz w:val="18"/>
          <w:szCs w:val="18"/>
        </w:rPr>
        <w:t>“</w:t>
      </w:r>
      <w:r>
        <w:rPr>
          <w:rFonts w:eastAsia="Arial" w:cs="Arial" w:ascii="Arial" w:hAnsi="Arial"/>
          <w:sz w:val="18"/>
          <w:szCs w:val="18"/>
          <w:u w:val="single"/>
        </w:rPr>
        <w:t>Floor Plan Financing Arrangement</w:t>
      </w:r>
      <w:r>
        <w:rPr>
          <w:rFonts w:eastAsia="Arial" w:cs="Arial" w:ascii="Arial" w:hAnsi="Arial"/>
          <w:sz w:val="18"/>
          <w:szCs w:val="18"/>
        </w:rPr>
        <w:t>” means any financing arrangement pursuant to which a capital provider agrees to provide inventory financing to certain dealers and distributors of certain products of the Borrower or its Subsidiaries.</w:t>
      </w:r>
    </w:p>
    <w:p>
      <w:pPr>
        <w:pStyle w:val="Normal"/>
        <w:spacing w:lineRule="exact" w:line="197"/>
        <w:rPr>
          <w:sz w:val="20"/>
          <w:szCs w:val="20"/>
        </w:rPr>
      </w:pPr>
      <w:r>
        <w:rPr>
          <w:sz w:val="20"/>
          <w:szCs w:val="20"/>
        </w:rPr>
      </w:r>
    </w:p>
    <w:p>
      <w:pPr>
        <w:pStyle w:val="Normal"/>
        <w:spacing w:lineRule="auto" w:line="286"/>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Foreign Lender</w:t>
      </w:r>
      <w:r>
        <w:rPr>
          <w:rFonts w:eastAsia="Arial" w:cs="Arial" w:ascii="Arial" w:hAnsi="Arial"/>
          <w:sz w:val="17"/>
          <w:szCs w:val="17"/>
        </w:rPr>
        <w:t>” means (a) if the Borrower is a U.S. Person, a Lender that is not a U.S. Person, and (b) if the Borrower is not a U.S. Person, a Lender that is resident or organized under the Laws of a jurisdiction other than that in which the Borrower is resident for tax purposes. For purposes of this definition, the United States, each State thereof and the District of Columbia shall be deemed to constitute a single jurisdiction.</w:t>
      </w:r>
    </w:p>
    <w:p>
      <w:pPr>
        <w:pStyle w:val="Normal"/>
        <w:spacing w:lineRule="exact" w:line="19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FRB</w:t>
      </w:r>
      <w:r>
        <w:rPr>
          <w:rFonts w:eastAsia="Arial" w:cs="Arial" w:ascii="Arial" w:hAnsi="Arial"/>
          <w:sz w:val="18"/>
          <w:szCs w:val="18"/>
        </w:rPr>
        <w:t>” means the Board of Governors of the Federal Reserve System of the United States.</w:t>
      </w:r>
    </w:p>
    <w:p>
      <w:pPr>
        <w:pStyle w:val="Normal"/>
        <w:spacing w:lineRule="exact" w:line="252"/>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Fund</w:t>
      </w:r>
      <w:r>
        <w:rPr>
          <w:rFonts w:eastAsia="Arial" w:cs="Arial" w:ascii="Arial" w:hAnsi="Arial"/>
          <w:sz w:val="18"/>
          <w:szCs w:val="18"/>
        </w:rPr>
        <w:t>” means any Person (other than a natural Person) that is (or will be) engaged in making, purchasing, holding or otherwise investing in commercial loans and similar extensions of credit in the ordinary course of its activities.</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Funding Indemnity Letter</w:t>
      </w:r>
      <w:r>
        <w:rPr>
          <w:rFonts w:eastAsia="Arial" w:cs="Arial" w:ascii="Arial" w:hAnsi="Arial"/>
          <w:sz w:val="18"/>
          <w:szCs w:val="18"/>
        </w:rPr>
        <w:t>” means a funding indemnity letter in a form approved by the Administrative Agent.</w:t>
      </w:r>
    </w:p>
    <w:p>
      <w:pPr>
        <w:pStyle w:val="Normal"/>
        <w:spacing w:lineRule="exact" w:line="252"/>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GAAP</w:t>
      </w:r>
      <w:r>
        <w:rPr>
          <w:rFonts w:eastAsia="Arial" w:cs="Arial" w:ascii="Arial" w:hAnsi="Arial"/>
          <w:sz w:val="18"/>
          <w:szCs w:val="18"/>
        </w:rPr>
        <w:t xml:space="preserve">” means generally accepted accounting principles in the United States set forth in the opinions and pronouncements of the Accounting Principles Board and the American Institute of Certified Public Accountants and statements and pronouncements of the Financial Accounting Standards Board or such other principles as may be approved by a significant segment of the accounting profession in the United States, that are applicable to the circumstances as of the date of determination, consistently applied except as provided in </w:t>
      </w:r>
      <w:r>
        <w:rPr>
          <w:rFonts w:eastAsia="Arial" w:cs="Arial" w:ascii="Arial" w:hAnsi="Arial"/>
          <w:sz w:val="18"/>
          <w:szCs w:val="18"/>
          <w:u w:val="single"/>
        </w:rPr>
        <w:t>Section 1.03</w:t>
      </w:r>
      <w:r>
        <w:rPr>
          <w:rFonts w:eastAsia="Arial" w:cs="Arial" w:ascii="Arial" w:hAnsi="Arial"/>
          <w:sz w:val="18"/>
          <w:szCs w:val="18"/>
        </w:rPr>
        <w:t>.</w:t>
      </w:r>
    </w:p>
    <w:p>
      <w:pPr>
        <w:pStyle w:val="Normal"/>
        <w:spacing w:lineRule="exact" w:line="214"/>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Governmental Authority</w:t>
      </w:r>
      <w:r>
        <w:rPr>
          <w:rFonts w:eastAsia="Arial" w:cs="Arial" w:ascii="Arial" w:hAnsi="Arial"/>
          <w:sz w:val="18"/>
          <w:szCs w:val="18"/>
        </w:rPr>
        <w:t>” means the government of the United States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 (including any supra-national bodies such as the European Union or the European Central Bank).</w:t>
      </w:r>
    </w:p>
    <w:p>
      <w:pPr>
        <w:pStyle w:val="Normal"/>
        <w:spacing w:lineRule="exact" w:line="214"/>
        <w:rPr>
          <w:sz w:val="20"/>
          <w:szCs w:val="20"/>
        </w:rPr>
      </w:pPr>
      <w:r>
        <w:rPr>
          <w:sz w:val="20"/>
          <w:szCs w:val="20"/>
        </w:rPr>
      </w:r>
    </w:p>
    <w:p>
      <w:pPr>
        <w:pStyle w:val="Normal"/>
        <w:spacing w:lineRule="auto" w:line="286"/>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Guarantee</w:t>
      </w:r>
      <w:r>
        <w:rPr>
          <w:rFonts w:eastAsia="Arial" w:cs="Arial" w:ascii="Arial" w:hAnsi="Arial"/>
          <w:sz w:val="17"/>
          <w:szCs w:val="17"/>
        </w:rPr>
        <w:t>” means, as to any Person, (a) any obligation, contingent or otherwise, of such Person guaranteeing or having the economic effect of guaranteeing any Indebtedness or other obligation payable or performable by another Person (the “primary obligor”) in any manner, whether directly or indirectly, and including any obligation of such Person, direct or indirect, (i) to purchase or pay (or advance or supply</w:t>
      </w:r>
    </w:p>
    <w:p>
      <w:pPr>
        <w:pStyle w:val="Normal"/>
        <w:spacing w:lineRule="exact" w:line="363"/>
        <w:rPr>
          <w:sz w:val="20"/>
          <w:szCs w:val="20"/>
        </w:rPr>
      </w:pPr>
      <w:r>
        <w:rPr>
          <w:sz w:val="20"/>
          <w:szCs w:val="20"/>
        </w:rPr>
      </w:r>
    </w:p>
    <w:p>
      <w:pPr>
        <w:pStyle w:val="Normal"/>
        <w:jc w:val="center"/>
        <w:rPr>
          <w:sz w:val="20"/>
          <w:szCs w:val="20"/>
        </w:rPr>
      </w:pPr>
      <w:r>
        <w:rPr>
          <w:rFonts w:eastAsia="Arial" w:cs="Arial" w:ascii="Arial" w:hAnsi="Arial"/>
          <w:sz w:val="14"/>
          <w:szCs w:val="14"/>
        </w:rPr>
        <w:t>11</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14">
            <wp:simplePos x="0" y="0"/>
            <wp:positionH relativeFrom="column">
              <wp:posOffset>5080</wp:posOffset>
            </wp:positionH>
            <wp:positionV relativeFrom="paragraph">
              <wp:posOffset>38100</wp:posOffset>
            </wp:positionV>
            <wp:extent cx="7132320" cy="17145"/>
            <wp:effectExtent l="0" t="0" r="0" b="0"/>
            <wp:wrapNone/>
            <wp:docPr id="13"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4" descr=""/>
                    <pic:cNvPicPr>
                      <a:picLocks noChangeAspect="1" noChangeArrowheads="1"/>
                    </pic:cNvPicPr>
                  </pic:nvPicPr>
                  <pic:blipFill>
                    <a:blip r:embed="rId14"/>
                    <a:stretch>
                      <a:fillRect/>
                    </a:stretch>
                  </pic:blipFill>
                  <pic:spPr bwMode="auto">
                    <a:xfrm>
                      <a:off x="0" y="0"/>
                      <a:ext cx="7132320" cy="17145"/>
                    </a:xfrm>
                    <a:prstGeom prst="rect">
                      <a:avLst/>
                    </a:prstGeom>
                    <a:noFill/>
                  </pic:spPr>
                </pic:pic>
              </a:graphicData>
            </a:graphic>
          </wp:anchor>
        </w:drawing>
      </w:r>
    </w:p>
    <w:p>
      <w:pPr>
        <w:pStyle w:val="Normal"/>
        <w:spacing w:lineRule="auto" w:line="288"/>
        <w:jc w:val="both"/>
        <w:rPr>
          <w:sz w:val="20"/>
          <w:szCs w:val="20"/>
          <w:del w:id="5" w:author="Unknown Author" w:date="2025-05-29T18:24:24Z"/>
        </w:rPr>
      </w:pPr>
      <w:bookmarkStart w:id="15" w:name="page21"/>
      <w:bookmarkEnd w:id="15"/>
      <w:r>
        <w:rPr>
          <w:rFonts w:eastAsia="Arial" w:cs="Arial" w:ascii="Arial" w:hAnsi="Arial"/>
          <w:sz w:val="16"/>
          <w:szCs w:val="16"/>
        </w:rPr>
        <w:t>funds for the purchase or payment of) such Indebtedness or other obligation, (ii) to purchase or lease property, securities or services for the purpose of assuring the obligee in respect of such Indebtedness or other obligation of the payment or performance of such Indebtedness or other obligation, (iii) to maintain working capital, equity capital or any other financial statement condition or liquidity or level of income or cash flow of the primary obligor so as to enable the primary obligor to pay such Indebtedness or other obligation, or (iv) entered into for the purpose of assuring in any other manner the obligee in respect of such Indebtedness or other obligation of the payment or performance thereof or to protect such obligee against loss in respect thereof (in whole or in part), or (b) any Lien on any assets of such Person securing any Indebtedness or other obligation of any other Person, whether or not such Indebtedness or other obligation is assumed by such Person (or any right, contingent or otherwise, of any holder of such Indebtedness to obtain any such Lien). The amount of any Guarantee shall be deemed to be an amount equal to the stated or determinable amount of the related primary obligation, or portion thereof, in respect of which such Guarantee is made or, if not stated or determinable, the maximum reasonably anticipated liability in respect thereof as determined by the guaranteeing Person in good faith. The term “Guarantee” as a verb has a corresponding meaning.</w:t>
      </w:r>
    </w:p>
    <w:p>
      <w:pPr>
        <w:pStyle w:val="Normal"/>
        <w:widowControl/>
        <w:bidi w:val="0"/>
        <w:spacing w:lineRule="auto" w:line="288" w:before="0" w:after="0"/>
        <w:jc w:val="both"/>
        <w:rPr>
          <w:sz w:val="20"/>
          <w:szCs w:val="20"/>
        </w:rPr>
      </w:pPr>
      <w:r>
        <w:rPr>
          <w:sz w:val="20"/>
          <w:szCs w:val="20"/>
        </w:rPr>
      </w:r>
    </w:p>
    <w:p>
      <w:pPr>
        <w:pStyle w:val="Normal"/>
        <w:spacing w:lineRule="auto" w:line="264"/>
        <w:ind w:firstLine="648"/>
        <w:jc w:val="both"/>
        <w:rPr>
          <w:sz w:val="20"/>
          <w:szCs w:val="20"/>
        </w:rPr>
      </w:pPr>
      <w:del w:id="6" w:author="Unknown Author" w:date="2025-05-29T18:24:22Z">
        <w:r>
          <w:rPr>
            <w:rFonts w:eastAsia="Arial" w:cs="Arial" w:ascii="Arial" w:hAnsi="Arial"/>
            <w:sz w:val="18"/>
            <w:szCs w:val="18"/>
          </w:rPr>
          <w:delText>“</w:delText>
        </w:r>
      </w:del>
      <w:del w:id="7" w:author="Unknown Author" w:date="2025-05-29T18:24:22Z">
        <w:r>
          <w:rPr>
            <w:rFonts w:eastAsia="Arial" w:cs="Arial" w:ascii="Arial" w:hAnsi="Arial"/>
            <w:sz w:val="18"/>
            <w:szCs w:val="18"/>
            <w:u w:val="single"/>
          </w:rPr>
          <w:delText>Hazardous Materials</w:delText>
        </w:r>
      </w:del>
      <w:del w:id="8" w:author="Unknown Author" w:date="2025-05-29T18:24:22Z">
        <w:r>
          <w:rPr>
            <w:rFonts w:eastAsia="Arial" w:cs="Arial" w:ascii="Arial" w:hAnsi="Arial"/>
            <w:sz w:val="18"/>
            <w:szCs w:val="18"/>
          </w:rPr>
          <w:delTex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delText>
        </w:r>
      </w:del>
    </w:p>
    <w:p>
      <w:pPr>
        <w:pStyle w:val="Normal"/>
        <w:spacing w:lineRule="exact" w:line="211"/>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Incremental Debt</w:t>
      </w:r>
      <w:r>
        <w:rPr>
          <w:rFonts w:eastAsia="Arial" w:cs="Arial" w:ascii="Arial" w:hAnsi="Arial"/>
          <w:sz w:val="18"/>
          <w:szCs w:val="18"/>
        </w:rPr>
        <w:t xml:space="preserve">” has the meaning specified in </w:t>
      </w:r>
      <w:r>
        <w:rPr>
          <w:rFonts w:eastAsia="Arial" w:cs="Arial" w:ascii="Arial" w:hAnsi="Arial"/>
          <w:sz w:val="18"/>
          <w:szCs w:val="18"/>
          <w:u w:val="single"/>
        </w:rPr>
        <w:t>Section 1.03(d)</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Indebtedness</w:t>
      </w:r>
      <w:r>
        <w:rPr>
          <w:rFonts w:eastAsia="Arial" w:cs="Arial" w:ascii="Arial" w:hAnsi="Arial"/>
          <w:sz w:val="18"/>
          <w:szCs w:val="18"/>
        </w:rPr>
        <w:t>” means, as to any Person at a particular time, without duplication, all of the following, whether or not included as indebtedness or liabilities in accordance with GAAP:</w:t>
      </w:r>
    </w:p>
    <w:p>
      <w:pPr>
        <w:pStyle w:val="Normal"/>
        <w:spacing w:lineRule="exact" w:line="224"/>
        <w:rPr>
          <w:sz w:val="20"/>
          <w:szCs w:val="20"/>
        </w:rPr>
      </w:pPr>
      <w:r>
        <w:rPr>
          <w:sz w:val="20"/>
          <w:szCs w:val="20"/>
        </w:rPr>
      </w:r>
    </w:p>
    <w:p>
      <w:pPr>
        <w:pStyle w:val="Normal"/>
        <w:numPr>
          <w:ilvl w:val="0"/>
          <w:numId w:val="7"/>
        </w:numPr>
        <w:tabs>
          <w:tab w:val="clear" w:pos="720"/>
          <w:tab w:val="left" w:pos="2142" w:leader="none"/>
        </w:tabs>
        <w:spacing w:lineRule="auto" w:line="278"/>
        <w:ind w:firstLine="806" w:left="660"/>
        <w:rPr>
          <w:rFonts w:ascii="Arial" w:hAnsi="Arial" w:eastAsia="Arial" w:cs="Arial"/>
          <w:sz w:val="18"/>
          <w:szCs w:val="18"/>
        </w:rPr>
      </w:pPr>
      <w:r>
        <w:rPr>
          <w:rFonts w:eastAsia="Arial" w:cs="Arial" w:ascii="Arial" w:hAnsi="Arial"/>
          <w:sz w:val="18"/>
          <w:szCs w:val="18"/>
        </w:rPr>
        <w:t>all obligations of such Person for borrowed money and all obligations of such Person evidenced by bonds, debentures, notes, loan agreements or other similar instruments;</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7"/>
        </w:numPr>
        <w:tabs>
          <w:tab w:val="clear" w:pos="720"/>
          <w:tab w:val="left" w:pos="2125" w:leader="none"/>
        </w:tabs>
        <w:spacing w:lineRule="auto" w:line="278"/>
        <w:ind w:firstLine="806" w:left="660"/>
        <w:jc w:val="both"/>
        <w:rPr>
          <w:rFonts w:ascii="Arial" w:hAnsi="Arial" w:eastAsia="Arial" w:cs="Arial"/>
          <w:sz w:val="17"/>
          <w:szCs w:val="17"/>
        </w:rPr>
      </w:pPr>
      <w:r>
        <w:rPr>
          <w:rFonts w:eastAsia="Arial" w:cs="Arial" w:ascii="Arial" w:hAnsi="Arial"/>
          <w:sz w:val="17"/>
          <w:szCs w:val="17"/>
        </w:rPr>
        <w:t>all direct or contingent obligations of such Person arising under letters of credit (including standby and commercial), bankers’ acceptances, bank guaranties, surety bonds and similar instruments, except to the extent (i) issued as a means of trade payment in the ordinary course of business or to support or secure any other obligation of any Person unless such other obligation also constitutes Indebtedness hereunder and (ii) in an aggregate stated or principal amount at any time outstanding not to exceed $75,000,000;</w:t>
      </w:r>
    </w:p>
    <w:p>
      <w:pPr>
        <w:pStyle w:val="Normal"/>
        <w:spacing w:lineRule="exact" w:line="225"/>
        <w:rPr>
          <w:rFonts w:ascii="Arial" w:hAnsi="Arial" w:eastAsia="Arial" w:cs="Arial"/>
          <w:sz w:val="17"/>
          <w:szCs w:val="17"/>
        </w:rPr>
      </w:pPr>
      <w:r>
        <w:rPr>
          <w:rFonts w:eastAsia="Arial" w:cs="Arial" w:ascii="Arial" w:hAnsi="Arial"/>
          <w:sz w:val="17"/>
          <w:szCs w:val="17"/>
        </w:rPr>
      </w:r>
    </w:p>
    <w:p>
      <w:pPr>
        <w:pStyle w:val="Normal"/>
        <w:numPr>
          <w:ilvl w:val="0"/>
          <w:numId w:val="7"/>
        </w:numPr>
        <w:tabs>
          <w:tab w:val="clear" w:pos="720"/>
          <w:tab w:val="left" w:pos="2142" w:leader="none"/>
        </w:tabs>
        <w:spacing w:lineRule="auto" w:line="278"/>
        <w:ind w:firstLine="806" w:left="660" w:right="20"/>
        <w:rPr>
          <w:rFonts w:ascii="Arial" w:hAnsi="Arial" w:eastAsia="Arial" w:cs="Arial"/>
          <w:sz w:val="18"/>
          <w:szCs w:val="18"/>
        </w:rPr>
      </w:pPr>
      <w:r>
        <w:rPr>
          <w:rFonts w:eastAsia="Arial" w:cs="Arial" w:ascii="Arial" w:hAnsi="Arial"/>
          <w:sz w:val="18"/>
          <w:szCs w:val="18"/>
        </w:rPr>
        <w:t>all obligations of such Person to pay the deferred purchase price of property or services (other than trade accounts payable in the ordinary course of business);</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7"/>
        </w:numPr>
        <w:tabs>
          <w:tab w:val="clear" w:pos="720"/>
          <w:tab w:val="left" w:pos="2152" w:leader="none"/>
        </w:tabs>
        <w:spacing w:lineRule="auto" w:line="264"/>
        <w:ind w:firstLine="806" w:left="660"/>
        <w:jc w:val="both"/>
        <w:rPr>
          <w:rFonts w:ascii="Arial" w:hAnsi="Arial" w:eastAsia="Arial" w:cs="Arial"/>
          <w:sz w:val="18"/>
          <w:szCs w:val="18"/>
        </w:rPr>
      </w:pPr>
      <w:r>
        <w:rPr>
          <w:rFonts w:eastAsia="Arial" w:cs="Arial" w:ascii="Arial" w:hAnsi="Arial"/>
          <w:sz w:val="18"/>
          <w:szCs w:val="18"/>
        </w:rPr>
        <w:t>indebtedness (excluding prepaid interest thereon) secured by a Lien on property owned or being purchased by such Person (including indebtedness arising under conditional sales or other title retention agreements), whether or not such indebtedness shall have been assumed by such Person or is limited in recourse;</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7"/>
        </w:numPr>
        <w:tabs>
          <w:tab w:val="clear" w:pos="720"/>
          <w:tab w:val="left" w:pos="2100" w:leader="none"/>
        </w:tabs>
        <w:ind w:hanging="634" w:left="2100"/>
        <w:rPr>
          <w:rFonts w:ascii="Arial" w:hAnsi="Arial" w:eastAsia="Arial" w:cs="Arial"/>
          <w:sz w:val="18"/>
          <w:szCs w:val="18"/>
        </w:rPr>
      </w:pPr>
      <w:r>
        <w:rPr>
          <w:rFonts w:eastAsia="Arial" w:cs="Arial" w:ascii="Arial" w:hAnsi="Arial"/>
          <w:sz w:val="18"/>
          <w:szCs w:val="18"/>
        </w:rPr>
        <w:t>capital leases and Synthetic Lease Obligations;</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7"/>
        </w:numPr>
        <w:tabs>
          <w:tab w:val="clear" w:pos="720"/>
          <w:tab w:val="left" w:pos="2122" w:leader="none"/>
        </w:tabs>
        <w:spacing w:lineRule="auto" w:line="264"/>
        <w:ind w:firstLine="806" w:left="660"/>
        <w:jc w:val="both"/>
        <w:rPr>
          <w:rFonts w:ascii="Arial" w:hAnsi="Arial" w:eastAsia="Arial" w:cs="Arial"/>
          <w:sz w:val="18"/>
          <w:szCs w:val="18"/>
        </w:rPr>
      </w:pPr>
      <w:r>
        <w:rPr>
          <w:rFonts w:eastAsia="Arial" w:cs="Arial" w:ascii="Arial" w:hAnsi="Arial"/>
          <w:sz w:val="18"/>
          <w:szCs w:val="18"/>
        </w:rPr>
        <w:t>all obligations of such Person to purchase, redeem, retire, defease or otherwise make any payment in respect of any Equity Interest in such Person or any other Person (other than obligations of the Borrower or its Subsidiaries to Red Iron under the terms of the Red Iron LLC Agreement (as in effect on the Closing Date)), valued, in the case of a redeemable preferred interest,</w:t>
      </w:r>
    </w:p>
    <w:p>
      <w:pPr>
        <w:pStyle w:val="Normal"/>
        <w:spacing w:lineRule="exact" w:line="382"/>
        <w:rPr>
          <w:sz w:val="20"/>
          <w:szCs w:val="20"/>
        </w:rPr>
      </w:pPr>
      <w:r>
        <w:rPr>
          <w:sz w:val="20"/>
          <w:szCs w:val="20"/>
        </w:rPr>
      </w:r>
    </w:p>
    <w:p>
      <w:pPr>
        <w:pStyle w:val="Normal"/>
        <w:jc w:val="center"/>
        <w:rPr>
          <w:sz w:val="20"/>
          <w:szCs w:val="20"/>
        </w:rPr>
      </w:pPr>
      <w:r>
        <w:rPr>
          <w:rFonts w:eastAsia="Arial" w:cs="Arial" w:ascii="Arial" w:hAnsi="Arial"/>
          <w:sz w:val="14"/>
          <w:szCs w:val="14"/>
        </w:rPr>
        <w:t>12</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15">
            <wp:simplePos x="0" y="0"/>
            <wp:positionH relativeFrom="column">
              <wp:posOffset>5080</wp:posOffset>
            </wp:positionH>
            <wp:positionV relativeFrom="paragraph">
              <wp:posOffset>38100</wp:posOffset>
            </wp:positionV>
            <wp:extent cx="7132320" cy="17145"/>
            <wp:effectExtent l="0" t="0" r="0" b="0"/>
            <wp:wrapNone/>
            <wp:docPr id="14"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5" descr=""/>
                    <pic:cNvPicPr>
                      <a:picLocks noChangeAspect="1" noChangeArrowheads="1"/>
                    </pic:cNvPicPr>
                  </pic:nvPicPr>
                  <pic:blipFill>
                    <a:blip r:embed="rId15"/>
                    <a:stretch>
                      <a:fillRect/>
                    </a:stretch>
                  </pic:blipFill>
                  <pic:spPr bwMode="auto">
                    <a:xfrm>
                      <a:off x="0" y="0"/>
                      <a:ext cx="7132320" cy="17145"/>
                    </a:xfrm>
                    <a:prstGeom prst="rect">
                      <a:avLst/>
                    </a:prstGeom>
                    <a:noFill/>
                  </pic:spPr>
                </pic:pic>
              </a:graphicData>
            </a:graphic>
          </wp:anchor>
        </w:drawing>
      </w:r>
    </w:p>
    <w:p>
      <w:pPr>
        <w:pStyle w:val="Normal"/>
        <w:rPr>
          <w:sz w:val="20"/>
          <w:szCs w:val="20"/>
        </w:rPr>
      </w:pPr>
      <w:bookmarkStart w:id="16" w:name="page22"/>
      <w:bookmarkEnd w:id="16"/>
      <w:r>
        <w:rPr>
          <w:rFonts w:eastAsia="Arial" w:cs="Arial" w:ascii="Arial" w:hAnsi="Arial"/>
          <w:sz w:val="18"/>
          <w:szCs w:val="18"/>
        </w:rPr>
        <w:t xml:space="preserve">at the greater of its voluntary or involuntary liquidation preference </w:t>
      </w:r>
      <w:r>
        <w:rPr>
          <w:rFonts w:eastAsia="Arial" w:cs="Arial" w:ascii="Arial" w:hAnsi="Arial"/>
          <w:sz w:val="18"/>
          <w:szCs w:val="18"/>
          <w:u w:val="single"/>
        </w:rPr>
        <w:t>plus</w:t>
      </w:r>
      <w:r>
        <w:rPr>
          <w:rFonts w:eastAsia="Arial" w:cs="Arial" w:ascii="Arial" w:hAnsi="Arial"/>
          <w:sz w:val="18"/>
          <w:szCs w:val="18"/>
        </w:rPr>
        <w:t xml:space="preserve"> accrued and unpaid dividends;</w:t>
      </w:r>
    </w:p>
    <w:p>
      <w:pPr>
        <w:pStyle w:val="Normal"/>
        <w:spacing w:lineRule="exact" w:line="279"/>
        <w:rPr>
          <w:sz w:val="20"/>
          <w:szCs w:val="20"/>
        </w:rPr>
      </w:pPr>
      <w:r>
        <w:rPr>
          <w:sz w:val="20"/>
          <w:szCs w:val="20"/>
        </w:rPr>
      </w:r>
    </w:p>
    <w:p>
      <w:pPr>
        <w:pStyle w:val="Normal"/>
        <w:numPr>
          <w:ilvl w:val="0"/>
          <w:numId w:val="8"/>
        </w:numPr>
        <w:tabs>
          <w:tab w:val="clear" w:pos="720"/>
          <w:tab w:val="left" w:pos="2139" w:leader="none"/>
        </w:tabs>
        <w:spacing w:lineRule="auto" w:line="259"/>
        <w:ind w:firstLine="806" w:left="660"/>
        <w:jc w:val="both"/>
        <w:rPr>
          <w:rFonts w:ascii="Arial" w:hAnsi="Arial" w:eastAsia="Arial" w:cs="Arial"/>
          <w:sz w:val="18"/>
          <w:szCs w:val="18"/>
        </w:rPr>
      </w:pPr>
      <w:r>
        <w:rPr>
          <w:rFonts w:eastAsia="Arial" w:cs="Arial" w:ascii="Arial" w:hAnsi="Arial"/>
          <w:sz w:val="18"/>
          <w:szCs w:val="18"/>
        </w:rPr>
        <w:t xml:space="preserve">the unpaid amount of all Receivables sold by any Person for which such Person has recourse liability or portion thereof for which such Person has recourse liability in cases where such recourse liability is not full except to the extent in an aggregate stated or principal amount, when taken together with amounts subject to the exception set forth in the following </w:t>
      </w:r>
      <w:r>
        <w:rPr>
          <w:rFonts w:eastAsia="Arial" w:cs="Arial" w:ascii="Arial" w:hAnsi="Arial"/>
          <w:sz w:val="18"/>
          <w:szCs w:val="18"/>
          <w:u w:val="single"/>
        </w:rPr>
        <w:t>clause (h)</w:t>
      </w:r>
      <w:r>
        <w:rPr>
          <w:rFonts w:eastAsia="Arial" w:cs="Arial" w:ascii="Arial" w:hAnsi="Arial"/>
          <w:sz w:val="18"/>
          <w:szCs w:val="18"/>
        </w:rPr>
        <w:t>, at any time outstanding not to exceed $75,000,000; and</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0"/>
          <w:numId w:val="8"/>
        </w:numPr>
        <w:tabs>
          <w:tab w:val="clear" w:pos="720"/>
          <w:tab w:val="left" w:pos="2206" w:leader="none"/>
        </w:tabs>
        <w:spacing w:lineRule="auto" w:line="271"/>
        <w:ind w:firstLine="806" w:left="660"/>
        <w:jc w:val="both"/>
        <w:rPr>
          <w:rFonts w:ascii="Arial" w:hAnsi="Arial" w:eastAsia="Arial" w:cs="Arial"/>
          <w:sz w:val="17"/>
          <w:szCs w:val="17"/>
        </w:rPr>
      </w:pPr>
      <w:r>
        <w:rPr>
          <w:rFonts w:eastAsia="Arial" w:cs="Arial" w:ascii="Arial" w:hAnsi="Arial"/>
          <w:sz w:val="17"/>
          <w:szCs w:val="17"/>
        </w:rPr>
        <w:t>all Guarantees of such Person in respect of any of the foregoing, except to the extent (i) issued as a means of providing assurance of payment of amounts due by purchasers or lessees of the products or services of such Person or Affiliates of such Person to obligees providing financing for or purchasing obligations related to the acquisition or lease of such products or services (the “</w:t>
      </w:r>
      <w:r>
        <w:rPr>
          <w:rFonts w:eastAsia="Arial" w:cs="Arial" w:ascii="Arial" w:hAnsi="Arial"/>
          <w:sz w:val="17"/>
          <w:szCs w:val="17"/>
          <w:u w:val="single"/>
        </w:rPr>
        <w:t>End-User Financing</w:t>
      </w:r>
      <w:r>
        <w:rPr>
          <w:rFonts w:eastAsia="Arial" w:cs="Arial" w:ascii="Arial" w:hAnsi="Arial"/>
          <w:sz w:val="17"/>
          <w:szCs w:val="17"/>
        </w:rPr>
        <w:t xml:space="preserve"> </w:t>
      </w:r>
      <w:r>
        <w:rPr>
          <w:rFonts w:eastAsia="Arial" w:cs="Arial" w:ascii="Arial" w:hAnsi="Arial"/>
          <w:sz w:val="17"/>
          <w:szCs w:val="17"/>
          <w:u w:val="single"/>
        </w:rPr>
        <w:t>Arrangements</w:t>
      </w:r>
      <w:r>
        <w:rPr>
          <w:rFonts w:eastAsia="Arial" w:cs="Arial" w:ascii="Arial" w:hAnsi="Arial"/>
          <w:sz w:val="17"/>
          <w:szCs w:val="17"/>
        </w:rPr>
        <w:t>”); or, without duplication, (ii) to provide assurance of payments of amounts due Red Iron or TCF Canada in the ordinary course of Red Iron’s or TCF Canada’s business of financing purchases by distributors and dealers or products and services of such Person or an Affiliate of such Person (the “</w:t>
      </w:r>
      <w:r>
        <w:rPr>
          <w:rFonts w:eastAsia="Arial" w:cs="Arial" w:ascii="Arial" w:hAnsi="Arial"/>
          <w:sz w:val="17"/>
          <w:szCs w:val="17"/>
          <w:u w:val="single"/>
        </w:rPr>
        <w:t>Red Iron/TCF Repurchase Obligations</w:t>
      </w:r>
      <w:r>
        <w:rPr>
          <w:rFonts w:eastAsia="Arial" w:cs="Arial" w:ascii="Arial" w:hAnsi="Arial"/>
          <w:sz w:val="17"/>
          <w:szCs w:val="17"/>
        </w:rPr>
        <w:t xml:space="preserve">”), in an aggregate stated or principal amount, when taken together with amounts subject to the exception set forth in the preceding </w:t>
      </w:r>
      <w:r>
        <w:rPr>
          <w:rFonts w:eastAsia="Arial" w:cs="Arial" w:ascii="Arial" w:hAnsi="Arial"/>
          <w:sz w:val="17"/>
          <w:szCs w:val="17"/>
          <w:u w:val="single"/>
        </w:rPr>
        <w:t>clause (g)</w:t>
      </w:r>
      <w:r>
        <w:rPr>
          <w:rFonts w:eastAsia="Arial" w:cs="Arial" w:ascii="Arial" w:hAnsi="Arial"/>
          <w:sz w:val="17"/>
          <w:szCs w:val="17"/>
        </w:rPr>
        <w:t>, at any time outstanding not to exceed $75,000,000.</w:t>
      </w:r>
    </w:p>
    <w:p>
      <w:pPr>
        <w:pStyle w:val="Normal"/>
        <w:spacing w:lineRule="exact" w:line="204"/>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For all purposes hereof, the Indebtedness of any Person shall include the Indebtedness of any partnership or joint venture (other than a joint venture that is itself a corporation or limited liability company) in which such Person is a general partner or a joint venturer, unless such Indebtedness is expressly made non-recourse to such Person. The amount of any capital lease or Synthetic Lease Obligation as of any date shall be deemed to be the amount of Attributable Indebtedness in respect thereof as of such date.</w:t>
      </w:r>
    </w:p>
    <w:p>
      <w:pPr>
        <w:pStyle w:val="Normal"/>
        <w:spacing w:lineRule="exact" w:line="214"/>
        <w:rPr>
          <w:sz w:val="20"/>
          <w:szCs w:val="20"/>
        </w:rPr>
      </w:pPr>
      <w:r>
        <w:rPr>
          <w:sz w:val="20"/>
          <w:szCs w:val="20"/>
        </w:rPr>
      </w:r>
    </w:p>
    <w:p>
      <w:pPr>
        <w:pStyle w:val="Normal"/>
        <w:ind w:left="660"/>
        <w:rPr>
          <w:sz w:val="20"/>
          <w:szCs w:val="20"/>
        </w:rPr>
      </w:pPr>
      <w:r>
        <w:rPr>
          <w:rFonts w:eastAsia="Arial" w:cs="Arial" w:ascii="Arial" w:hAnsi="Arial"/>
          <w:sz w:val="18"/>
          <w:szCs w:val="18"/>
        </w:rPr>
        <w:t>For the avoidance of doubt, obligations with respect to Floor Plan Financing Arrangements shall not constitute “Indebtedness”.</w:t>
      </w:r>
    </w:p>
    <w:p>
      <w:pPr>
        <w:pStyle w:val="Normal"/>
        <w:spacing w:lineRule="exact" w:line="252"/>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Indemnified Taxes</w:t>
      </w:r>
      <w:r>
        <w:rPr>
          <w:rFonts w:eastAsia="Arial" w:cs="Arial" w:ascii="Arial" w:hAnsi="Arial"/>
          <w:sz w:val="18"/>
          <w:szCs w:val="18"/>
        </w:rPr>
        <w:t xml:space="preserve">” means (a) Taxes, other than Excluded Taxes, imposed on or with respect to any payment made by or on account of any obligation of the Borrower under any Loan Document and (b) to the extent not otherwise described in </w:t>
      </w:r>
      <w:r>
        <w:rPr>
          <w:rFonts w:eastAsia="Arial" w:cs="Arial" w:ascii="Arial" w:hAnsi="Arial"/>
          <w:sz w:val="18"/>
          <w:szCs w:val="18"/>
          <w:u w:val="single"/>
        </w:rPr>
        <w:t>clause (a)</w:t>
      </w:r>
      <w:r>
        <w:rPr>
          <w:rFonts w:eastAsia="Arial" w:cs="Arial" w:ascii="Arial" w:hAnsi="Arial"/>
          <w:sz w:val="18"/>
          <w:szCs w:val="18"/>
        </w:rPr>
        <w:t>, Other Taxes.</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Indemnitees</w:t>
      </w:r>
      <w:r>
        <w:rPr>
          <w:rFonts w:eastAsia="Arial" w:cs="Arial" w:ascii="Arial" w:hAnsi="Arial"/>
          <w:sz w:val="18"/>
          <w:szCs w:val="18"/>
        </w:rPr>
        <w:t xml:space="preserve">” has the meaning specified in </w:t>
      </w:r>
      <w:r>
        <w:rPr>
          <w:rFonts w:eastAsia="Arial" w:cs="Arial" w:ascii="Arial" w:hAnsi="Arial"/>
          <w:sz w:val="18"/>
          <w:szCs w:val="18"/>
          <w:u w:val="single"/>
        </w:rPr>
        <w:t>Section 10.04(b)</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Information</w:t>
      </w:r>
      <w:r>
        <w:rPr>
          <w:rFonts w:eastAsia="Arial" w:cs="Arial" w:ascii="Arial" w:hAnsi="Arial"/>
          <w:sz w:val="18"/>
          <w:szCs w:val="18"/>
        </w:rPr>
        <w:t xml:space="preserve">” has the meaning specified in </w:t>
      </w:r>
      <w:r>
        <w:rPr>
          <w:rFonts w:eastAsia="Arial" w:cs="Arial" w:ascii="Arial" w:hAnsi="Arial"/>
          <w:sz w:val="18"/>
          <w:szCs w:val="18"/>
          <w:u w:val="single"/>
        </w:rPr>
        <w:t>Section 10.07</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spacing w:lineRule="auto" w:line="290"/>
        <w:ind w:firstLine="648"/>
        <w:jc w:val="both"/>
        <w:rPr>
          <w:sz w:val="20"/>
          <w:szCs w:val="20"/>
        </w:rPr>
      </w:pPr>
      <w:r>
        <w:rPr>
          <w:rFonts w:eastAsia="Arial" w:cs="Arial" w:ascii="Arial" w:hAnsi="Arial"/>
          <w:sz w:val="16"/>
          <w:szCs w:val="16"/>
        </w:rPr>
        <w:t>“</w:t>
      </w:r>
      <w:r>
        <w:rPr>
          <w:rFonts w:eastAsia="Arial" w:cs="Arial" w:ascii="Arial" w:hAnsi="Arial"/>
          <w:sz w:val="16"/>
          <w:szCs w:val="16"/>
          <w:u w:val="single"/>
        </w:rPr>
        <w:t>Insolvency Proceeding</w:t>
      </w:r>
      <w:r>
        <w:rPr>
          <w:rFonts w:eastAsia="Arial" w:cs="Arial" w:ascii="Arial" w:hAnsi="Arial"/>
          <w:sz w:val="16"/>
          <w:szCs w:val="16"/>
        </w:rPr>
        <w:t>” means, with respect to any Person, (a) any case, action or proceeding with respect to such Person before any court or other Governmental Authority relating to bankruptcy, reorganization, insolvency, liquidation, receivership, dissolution, winding-up or relief of debtors, or</w:t>
      </w:r>
    </w:p>
    <w:p>
      <w:pPr>
        <w:pStyle w:val="Normal"/>
        <w:numPr>
          <w:ilvl w:val="0"/>
          <w:numId w:val="9"/>
        </w:numPr>
        <w:tabs>
          <w:tab w:val="clear" w:pos="720"/>
          <w:tab w:val="left" w:pos="277" w:leader="none"/>
        </w:tabs>
        <w:spacing w:lineRule="auto" w:line="254"/>
        <w:ind w:firstLine="8"/>
        <w:jc w:val="both"/>
        <w:rPr>
          <w:rFonts w:ascii="Arial" w:hAnsi="Arial" w:eastAsia="Arial" w:cs="Arial"/>
          <w:sz w:val="18"/>
          <w:szCs w:val="18"/>
        </w:rPr>
      </w:pPr>
      <w:r>
        <w:rPr>
          <w:rFonts w:eastAsia="Arial" w:cs="Arial" w:ascii="Arial" w:hAnsi="Arial"/>
          <w:sz w:val="18"/>
          <w:szCs w:val="18"/>
        </w:rPr>
        <w:t>any general assignment for the benefit of creditors, composition, marshalling of assets for creditors, or other, similar arrangement in respect of its creditors generally or any substantial portion of its creditors; undertaken under U.S. Federal, state or foreign law, including the Bankruptcy Code of the United States.</w:t>
      </w:r>
    </w:p>
    <w:p>
      <w:pPr>
        <w:pStyle w:val="Normal"/>
        <w:spacing w:lineRule="exact" w:line="217"/>
        <w:rPr>
          <w:sz w:val="20"/>
          <w:szCs w:val="20"/>
        </w:rPr>
      </w:pPr>
      <w:r>
        <w:rPr>
          <w:sz w:val="20"/>
          <w:szCs w:val="20"/>
        </w:rPr>
      </w:r>
    </w:p>
    <w:p>
      <w:pPr>
        <w:pStyle w:val="Normal"/>
        <w:spacing w:lineRule="auto" w:line="290"/>
        <w:ind w:firstLine="648"/>
        <w:rPr>
          <w:sz w:val="20"/>
          <w:szCs w:val="20"/>
        </w:rPr>
      </w:pPr>
      <w:r>
        <w:rPr>
          <w:rFonts w:eastAsia="Arial" w:cs="Arial" w:ascii="Arial" w:hAnsi="Arial"/>
          <w:sz w:val="16"/>
          <w:szCs w:val="16"/>
        </w:rPr>
        <w:t>“</w:t>
      </w:r>
      <w:r>
        <w:rPr>
          <w:rFonts w:eastAsia="Arial" w:cs="Arial" w:ascii="Arial" w:hAnsi="Arial"/>
          <w:sz w:val="16"/>
          <w:szCs w:val="16"/>
          <w:u w:val="single"/>
        </w:rPr>
        <w:t>Interest Payment Date</w:t>
      </w:r>
      <w:r>
        <w:rPr>
          <w:rFonts w:eastAsia="Arial" w:cs="Arial" w:ascii="Arial" w:hAnsi="Arial"/>
          <w:sz w:val="16"/>
          <w:szCs w:val="16"/>
        </w:rPr>
        <w:t xml:space="preserve">” means, (a) as to any Loan other than a Base Rate Loan, the last day of each Interest Period applicable to such Loan and the Maturity Date; </w:t>
      </w:r>
      <w:r>
        <w:rPr>
          <w:rFonts w:eastAsia="Arial" w:cs="Arial" w:ascii="Arial" w:hAnsi="Arial"/>
          <w:sz w:val="16"/>
          <w:szCs w:val="16"/>
          <w:u w:val="single"/>
        </w:rPr>
        <w:t>provided</w:t>
      </w:r>
      <w:r>
        <w:rPr>
          <w:rFonts w:eastAsia="Arial" w:cs="Arial" w:ascii="Arial" w:hAnsi="Arial"/>
          <w:sz w:val="16"/>
          <w:szCs w:val="16"/>
        </w:rPr>
        <w:t xml:space="preserve">, </w:t>
      </w:r>
      <w:r>
        <w:rPr>
          <w:rFonts w:eastAsia="Arial" w:cs="Arial" w:ascii="Arial" w:hAnsi="Arial"/>
          <w:sz w:val="16"/>
          <w:szCs w:val="16"/>
          <w:u w:val="single"/>
        </w:rPr>
        <w:t>however</w:t>
      </w:r>
      <w:r>
        <w:rPr>
          <w:rFonts w:eastAsia="Arial" w:cs="Arial" w:ascii="Arial" w:hAnsi="Arial"/>
          <w:sz w:val="16"/>
          <w:szCs w:val="16"/>
        </w:rPr>
        <w:t>, that if any Interest Period for a Term SOFR Loan exceeds three (3) months, the respective dates that fall every three</w:t>
      </w:r>
    </w:p>
    <w:p>
      <w:pPr>
        <w:pStyle w:val="Normal"/>
        <w:numPr>
          <w:ilvl w:val="0"/>
          <w:numId w:val="10"/>
        </w:numPr>
        <w:tabs>
          <w:tab w:val="clear" w:pos="720"/>
          <w:tab w:val="left" w:pos="256" w:leader="none"/>
        </w:tabs>
        <w:spacing w:lineRule="auto" w:line="262"/>
        <w:ind w:firstLine="8"/>
        <w:rPr>
          <w:rFonts w:ascii="Arial" w:hAnsi="Arial" w:eastAsia="Arial" w:cs="Arial"/>
          <w:sz w:val="18"/>
          <w:szCs w:val="18"/>
        </w:rPr>
      </w:pPr>
      <w:r>
        <w:rPr>
          <w:rFonts w:eastAsia="Arial" w:cs="Arial" w:ascii="Arial" w:hAnsi="Arial"/>
          <w:sz w:val="18"/>
          <w:szCs w:val="18"/>
        </w:rPr>
        <w:t>months after the beginning of such Interest Period shall also be Interest Payment Dates; and (b) as to any Base Rate Loan, the last Business Day of each March, June, September and December and the Maturity Date.</w:t>
      </w:r>
    </w:p>
    <w:p>
      <w:pPr>
        <w:pStyle w:val="Normal"/>
        <w:spacing w:lineRule="exact" w:line="356"/>
        <w:rPr>
          <w:sz w:val="20"/>
          <w:szCs w:val="20"/>
        </w:rPr>
      </w:pPr>
      <w:r>
        <w:rPr>
          <w:sz w:val="20"/>
          <w:szCs w:val="20"/>
        </w:rPr>
      </w:r>
    </w:p>
    <w:p>
      <w:pPr>
        <w:pStyle w:val="Normal"/>
        <w:jc w:val="center"/>
        <w:rPr>
          <w:sz w:val="20"/>
          <w:szCs w:val="20"/>
        </w:rPr>
      </w:pPr>
      <w:r>
        <w:rPr>
          <w:rFonts w:eastAsia="Arial" w:cs="Arial" w:ascii="Arial" w:hAnsi="Arial"/>
          <w:sz w:val="14"/>
          <w:szCs w:val="14"/>
        </w:rPr>
        <w:t>13</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16">
            <wp:simplePos x="0" y="0"/>
            <wp:positionH relativeFrom="column">
              <wp:posOffset>5080</wp:posOffset>
            </wp:positionH>
            <wp:positionV relativeFrom="paragraph">
              <wp:posOffset>38100</wp:posOffset>
            </wp:positionV>
            <wp:extent cx="7132320" cy="17145"/>
            <wp:effectExtent l="0" t="0" r="0" b="0"/>
            <wp:wrapNone/>
            <wp:docPr id="15"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6" descr=""/>
                    <pic:cNvPicPr>
                      <a:picLocks noChangeAspect="1" noChangeArrowheads="1"/>
                    </pic:cNvPicPr>
                  </pic:nvPicPr>
                  <pic:blipFill>
                    <a:blip r:embed="rId16"/>
                    <a:stretch>
                      <a:fillRect/>
                    </a:stretch>
                  </pic:blipFill>
                  <pic:spPr bwMode="auto">
                    <a:xfrm>
                      <a:off x="0" y="0"/>
                      <a:ext cx="7132320" cy="17145"/>
                    </a:xfrm>
                    <a:prstGeom prst="rect">
                      <a:avLst/>
                    </a:prstGeom>
                    <a:noFill/>
                  </pic:spPr>
                </pic:pic>
              </a:graphicData>
            </a:graphic>
          </wp:anchor>
        </w:drawing>
      </w:r>
    </w:p>
    <w:p>
      <w:pPr>
        <w:pStyle w:val="Normal"/>
        <w:spacing w:lineRule="auto" w:line="259"/>
        <w:ind w:firstLine="648"/>
        <w:jc w:val="both"/>
        <w:rPr>
          <w:sz w:val="20"/>
          <w:szCs w:val="20"/>
        </w:rPr>
      </w:pPr>
      <w:bookmarkStart w:id="17" w:name="page23"/>
      <w:bookmarkEnd w:id="17"/>
      <w:r>
        <w:rPr>
          <w:rFonts w:eastAsia="Arial" w:cs="Arial" w:ascii="Arial" w:hAnsi="Arial"/>
          <w:sz w:val="18"/>
          <w:szCs w:val="18"/>
        </w:rPr>
        <w:t>“</w:t>
      </w:r>
      <w:r>
        <w:rPr>
          <w:rFonts w:eastAsia="Arial" w:cs="Arial" w:ascii="Arial" w:hAnsi="Arial"/>
          <w:sz w:val="18"/>
          <w:szCs w:val="18"/>
          <w:u w:val="single"/>
        </w:rPr>
        <w:t>Interest Period</w:t>
      </w:r>
      <w:r>
        <w:rPr>
          <w:rFonts w:eastAsia="Arial" w:cs="Arial" w:ascii="Arial" w:hAnsi="Arial"/>
          <w:sz w:val="18"/>
          <w:szCs w:val="18"/>
        </w:rPr>
        <w:t xml:space="preserve">” means, as to each Term SOFR Loan, the period commencing on the date such Term SOFR Loan is disbursed or converted to or continued as a Term SOFR Loan and ending on the date one (1) or three (3) months thereafter, as selected by the Borrower in its Loan Notice, or such other period that is twelve months or less requested by the Borrower and consented to by all the Lenders and the Administrative Agent (in the case of each requested Interest Period, subject to availability); </w:t>
      </w:r>
      <w:r>
        <w:rPr>
          <w:rFonts w:eastAsia="Arial" w:cs="Arial" w:ascii="Arial" w:hAnsi="Arial"/>
          <w:sz w:val="18"/>
          <w:szCs w:val="18"/>
          <w:u w:val="single"/>
        </w:rPr>
        <w:t>provided</w:t>
      </w:r>
      <w:r>
        <w:rPr>
          <w:rFonts w:eastAsia="Arial" w:cs="Arial" w:ascii="Arial" w:hAnsi="Arial"/>
          <w:sz w:val="18"/>
          <w:szCs w:val="18"/>
        </w:rPr>
        <w:t xml:space="preserve"> that:</w:t>
      </w:r>
    </w:p>
    <w:p>
      <w:pPr>
        <w:pStyle w:val="Normal"/>
        <w:spacing w:lineRule="exact" w:line="241"/>
        <w:rPr>
          <w:sz w:val="20"/>
          <w:szCs w:val="20"/>
        </w:rPr>
      </w:pPr>
      <w:r>
        <w:rPr>
          <w:sz w:val="20"/>
          <w:szCs w:val="20"/>
        </w:rPr>
      </w:r>
    </w:p>
    <w:p>
      <w:pPr>
        <w:pStyle w:val="Normal"/>
        <w:numPr>
          <w:ilvl w:val="0"/>
          <w:numId w:val="11"/>
        </w:numPr>
        <w:tabs>
          <w:tab w:val="clear" w:pos="720"/>
          <w:tab w:val="left" w:pos="2180" w:leader="none"/>
        </w:tabs>
        <w:spacing w:lineRule="auto" w:line="264"/>
        <w:ind w:firstLine="806" w:left="660"/>
        <w:jc w:val="both"/>
        <w:rPr>
          <w:rFonts w:ascii="Arial" w:hAnsi="Arial" w:eastAsia="Arial" w:cs="Arial"/>
          <w:sz w:val="18"/>
          <w:szCs w:val="18"/>
        </w:rPr>
      </w:pPr>
      <w:r>
        <w:rPr>
          <w:rFonts w:eastAsia="Arial" w:cs="Arial" w:ascii="Arial" w:hAnsi="Arial"/>
          <w:sz w:val="18"/>
          <w:szCs w:val="18"/>
        </w:rPr>
        <w:t>any Interest Period that would otherwise end on a day that is not a Business Day shall be extended to the next succeeding Business Day unless, in the case of a Term SOFR Loan, such Business Day falls in another calendar month, in which case such Interest Period shall end on the next preceding Business Day;</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11"/>
        </w:numPr>
        <w:tabs>
          <w:tab w:val="clear" w:pos="720"/>
          <w:tab w:val="left" w:pos="2135" w:leader="none"/>
        </w:tabs>
        <w:spacing w:lineRule="auto" w:line="264"/>
        <w:ind w:firstLine="806" w:left="660"/>
        <w:jc w:val="both"/>
        <w:rPr>
          <w:rFonts w:ascii="Arial" w:hAnsi="Arial" w:eastAsia="Arial" w:cs="Arial"/>
          <w:sz w:val="18"/>
          <w:szCs w:val="18"/>
        </w:rPr>
      </w:pPr>
      <w:r>
        <w:rPr>
          <w:rFonts w:eastAsia="Arial" w:cs="Arial" w:ascii="Arial" w:hAnsi="Arial"/>
          <w:sz w:val="18"/>
          <w:szCs w:val="18"/>
        </w:rPr>
        <w:t>any Interest Period pertaining to a Term SOFR Loan that begins on the last Business Day of a calendar month (or on a day for which there is no numerically corresponding day in the calendar month at the end of such Interest Period) shall end on the last Business Day of the calendar month at the end of such Interest Period; and</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11"/>
        </w:numPr>
        <w:tabs>
          <w:tab w:val="clear" w:pos="720"/>
          <w:tab w:val="left" w:pos="2120" w:leader="none"/>
        </w:tabs>
        <w:ind w:hanging="654" w:left="2120"/>
        <w:rPr>
          <w:rFonts w:ascii="Arial" w:hAnsi="Arial" w:eastAsia="Arial" w:cs="Arial"/>
          <w:sz w:val="18"/>
          <w:szCs w:val="18"/>
        </w:rPr>
      </w:pPr>
      <w:r>
        <w:rPr>
          <w:rFonts w:eastAsia="Arial" w:cs="Arial" w:ascii="Arial" w:hAnsi="Arial"/>
          <w:sz w:val="18"/>
          <w:szCs w:val="18"/>
        </w:rPr>
        <w:t>no Interest Period shall extend beyond the Maturity Date.</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IRS</w:t>
      </w:r>
      <w:r>
        <w:rPr>
          <w:rFonts w:eastAsia="Arial" w:cs="Arial" w:ascii="Arial" w:hAnsi="Arial"/>
          <w:sz w:val="18"/>
          <w:szCs w:val="18"/>
        </w:rPr>
        <w:t>” means the United States Internal Revenue Service.</w:t>
      </w:r>
    </w:p>
    <w:p>
      <w:pPr>
        <w:pStyle w:val="Normal"/>
        <w:spacing w:lineRule="exact" w:line="252"/>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Joint Venture</w:t>
      </w:r>
      <w:r>
        <w:rPr>
          <w:rFonts w:eastAsia="Arial" w:cs="Arial" w:ascii="Arial" w:hAnsi="Arial"/>
          <w:sz w:val="18"/>
          <w:szCs w:val="18"/>
        </w:rPr>
        <w:t>” means a corporation, partnership, limited liability company, joint venture or other similar legal arrangement (whether created by contract or conducted through a separate legal entity) now or hereafter formed or entered into by the Borrower or any of its Subsidiaries with another Person or in which the Borrower or any of its Subsidiaries may invest in order to conduct or further a common venture or enterprise with such Person, the investment in which does not constitute an Acquisition.</w:t>
      </w:r>
    </w:p>
    <w:p>
      <w:pPr>
        <w:pStyle w:val="Normal"/>
        <w:spacing w:lineRule="exact" w:line="214"/>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Laws</w:t>
      </w:r>
      <w:r>
        <w:rPr>
          <w:rFonts w:eastAsia="Arial" w:cs="Arial" w:ascii="Arial" w:hAnsi="Arial"/>
          <w:sz w:val="17"/>
          <w:szCs w:val="17"/>
        </w:rPr>
        <w:t>” means, collectively, all international, foreign, Federal, state and local statutes, treaties, rules, guidelines, regulations, ordinances, codes and administrative or judicial precedents or authorities, including the interpretation or administration thereof by any Governmental Authority charged with the enforcement, interpretation or administration thereof, and all applicable administrative orders, directed duties, requests, licenses, authorizations and permits of, and agreements with, any Governmental Authority, in each case whether or not having the force of law.</w:t>
      </w:r>
    </w:p>
    <w:p>
      <w:pPr>
        <w:pStyle w:val="Normal"/>
        <w:spacing w:lineRule="exact" w:line="198"/>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Lender</w:t>
      </w:r>
      <w:r>
        <w:rPr>
          <w:rFonts w:eastAsia="Arial" w:cs="Arial" w:ascii="Arial" w:hAnsi="Arial"/>
          <w:sz w:val="18"/>
          <w:szCs w:val="18"/>
        </w:rPr>
        <w:t>” has the meaning specified in the introductory paragraph hereto.</w:t>
      </w:r>
    </w:p>
    <w:p>
      <w:pPr>
        <w:pStyle w:val="Normal"/>
        <w:spacing w:lineRule="exact" w:line="252"/>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Lending Office</w:t>
      </w:r>
      <w:r>
        <w:rPr>
          <w:rFonts w:eastAsia="Arial" w:cs="Arial" w:ascii="Arial" w:hAnsi="Arial"/>
          <w:sz w:val="18"/>
          <w:szCs w:val="18"/>
        </w:rPr>
        <w:t>” means, as to any Lender, the office or offices of such Lender described as such in such Lender’s Administrative Questionnaire, or such other office or offices as a Lender may from time to time notify the Borrower and the Administrative Agent which office may include any Affiliate of such Lender or any domestic or foreign branch of such Lender or such Affiliate. Unless the context otherwise requires each reference to a Lender shall include its applicable Lending Office.</w:t>
      </w:r>
    </w:p>
    <w:p>
      <w:pPr>
        <w:pStyle w:val="Normal"/>
        <w:spacing w:lineRule="exact" w:line="214"/>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Leverage Ratio</w:t>
      </w:r>
      <w:r>
        <w:rPr>
          <w:rFonts w:eastAsia="Arial" w:cs="Arial" w:ascii="Arial" w:hAnsi="Arial"/>
          <w:sz w:val="18"/>
          <w:szCs w:val="18"/>
        </w:rPr>
        <w:t xml:space="preserve">” has the meaning specified in </w:t>
      </w:r>
      <w:r>
        <w:rPr>
          <w:rFonts w:eastAsia="Arial" w:cs="Arial" w:ascii="Arial" w:hAnsi="Arial"/>
          <w:sz w:val="18"/>
          <w:szCs w:val="18"/>
          <w:u w:val="single"/>
        </w:rPr>
        <w:t>Section 7.05</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Lien</w:t>
      </w:r>
      <w:r>
        <w:rPr>
          <w:rFonts w:eastAsia="Arial" w:cs="Arial" w:ascii="Arial" w:hAnsi="Arial"/>
          <w:sz w:val="18"/>
          <w:szCs w:val="18"/>
        </w:rPr>
        <w:t>”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pStyle w:val="Normal"/>
        <w:spacing w:lineRule="exact" w:line="214"/>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Loan</w:t>
      </w:r>
      <w:r>
        <w:rPr>
          <w:rFonts w:eastAsia="Arial" w:cs="Arial" w:ascii="Arial" w:hAnsi="Arial"/>
          <w:sz w:val="18"/>
          <w:szCs w:val="18"/>
        </w:rPr>
        <w:t xml:space="preserve">” has the meaning specified in </w:t>
      </w:r>
      <w:r>
        <w:rPr>
          <w:rFonts w:eastAsia="Arial" w:cs="Arial" w:ascii="Arial" w:hAnsi="Arial"/>
          <w:sz w:val="18"/>
          <w:szCs w:val="18"/>
          <w:u w:val="single"/>
        </w:rPr>
        <w:t>Section 2.01</w:t>
      </w:r>
      <w:r>
        <w:rPr>
          <w:rFonts w:eastAsia="Arial" w:cs="Arial" w:ascii="Arial" w:hAnsi="Arial"/>
          <w:sz w:val="18"/>
          <w:szCs w:val="18"/>
        </w:rPr>
        <w:t>.</w:t>
      </w:r>
    </w:p>
    <w:p>
      <w:pPr>
        <w:pStyle w:val="Normal"/>
        <w:spacing w:lineRule="exact" w:line="396"/>
        <w:rPr>
          <w:sz w:val="20"/>
          <w:szCs w:val="20"/>
        </w:rPr>
      </w:pPr>
      <w:r>
        <w:rPr>
          <w:sz w:val="20"/>
          <w:szCs w:val="20"/>
        </w:rPr>
      </w:r>
    </w:p>
    <w:p>
      <w:pPr>
        <w:pStyle w:val="Normal"/>
        <w:jc w:val="center"/>
        <w:rPr>
          <w:sz w:val="20"/>
          <w:szCs w:val="20"/>
        </w:rPr>
      </w:pPr>
      <w:r>
        <w:rPr>
          <w:rFonts w:eastAsia="Arial" w:cs="Arial" w:ascii="Arial" w:hAnsi="Arial"/>
          <w:sz w:val="14"/>
          <w:szCs w:val="14"/>
        </w:rPr>
        <w:t>14</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17">
            <wp:simplePos x="0" y="0"/>
            <wp:positionH relativeFrom="column">
              <wp:posOffset>5080</wp:posOffset>
            </wp:positionH>
            <wp:positionV relativeFrom="paragraph">
              <wp:posOffset>38100</wp:posOffset>
            </wp:positionV>
            <wp:extent cx="7132320" cy="17145"/>
            <wp:effectExtent l="0" t="0" r="0" b="0"/>
            <wp:wrapNone/>
            <wp:docPr id="16"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7" descr=""/>
                    <pic:cNvPicPr>
                      <a:picLocks noChangeAspect="1" noChangeArrowheads="1"/>
                    </pic:cNvPicPr>
                  </pic:nvPicPr>
                  <pic:blipFill>
                    <a:blip r:embed="rId17"/>
                    <a:stretch>
                      <a:fillRect/>
                    </a:stretch>
                  </pic:blipFill>
                  <pic:spPr bwMode="auto">
                    <a:xfrm>
                      <a:off x="0" y="0"/>
                      <a:ext cx="7132320" cy="17145"/>
                    </a:xfrm>
                    <a:prstGeom prst="rect">
                      <a:avLst/>
                    </a:prstGeom>
                    <a:noFill/>
                  </pic:spPr>
                </pic:pic>
              </a:graphicData>
            </a:graphic>
          </wp:anchor>
        </w:drawing>
      </w:r>
    </w:p>
    <w:p>
      <w:pPr>
        <w:pStyle w:val="Normal"/>
        <w:ind w:left="660"/>
        <w:rPr>
          <w:sz w:val="20"/>
          <w:szCs w:val="20"/>
        </w:rPr>
      </w:pPr>
      <w:bookmarkStart w:id="18" w:name="page24"/>
      <w:bookmarkEnd w:id="18"/>
      <w:r>
        <w:rPr>
          <w:rFonts w:eastAsia="Arial" w:cs="Arial" w:ascii="Arial" w:hAnsi="Arial"/>
          <w:sz w:val="18"/>
          <w:szCs w:val="18"/>
        </w:rPr>
        <w:t>“</w:t>
      </w:r>
      <w:r>
        <w:rPr>
          <w:rFonts w:eastAsia="Arial" w:cs="Arial" w:ascii="Arial" w:hAnsi="Arial"/>
          <w:sz w:val="18"/>
          <w:szCs w:val="18"/>
          <w:u w:val="single"/>
        </w:rPr>
        <w:t>Loan Documents</w:t>
      </w:r>
      <w:r>
        <w:rPr>
          <w:rFonts w:eastAsia="Arial" w:cs="Arial" w:ascii="Arial" w:hAnsi="Arial"/>
          <w:sz w:val="18"/>
          <w:szCs w:val="18"/>
        </w:rPr>
        <w:t>” means this Agreement, each Note and the Fee Letters.</w:t>
      </w:r>
    </w:p>
    <w:p>
      <w:pPr>
        <w:pStyle w:val="Normal"/>
        <w:spacing w:lineRule="exact" w:line="252"/>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Loan Notice</w:t>
      </w:r>
      <w:r>
        <w:rPr>
          <w:rFonts w:eastAsia="Arial" w:cs="Arial" w:ascii="Arial" w:hAnsi="Arial"/>
          <w:sz w:val="18"/>
          <w:szCs w:val="18"/>
        </w:rPr>
        <w:t xml:space="preserve">” means a notice of (a) Borrowing, (b) a conversion of Loans from one Type to the other, or (c) a continuation of Term SOFR Loans, pursuant to </w:t>
      </w:r>
      <w:r>
        <w:rPr>
          <w:rFonts w:eastAsia="Arial" w:cs="Arial" w:ascii="Arial" w:hAnsi="Arial"/>
          <w:sz w:val="18"/>
          <w:szCs w:val="18"/>
          <w:u w:val="single"/>
        </w:rPr>
        <w:t>Section 2.02(a)</w:t>
      </w:r>
      <w:r>
        <w:rPr>
          <w:rFonts w:eastAsia="Arial" w:cs="Arial" w:ascii="Arial" w:hAnsi="Arial"/>
          <w:sz w:val="18"/>
          <w:szCs w:val="18"/>
        </w:rPr>
        <w:t xml:space="preserve">, which shall be substantially in the form of </w:t>
      </w:r>
      <w:r>
        <w:rPr>
          <w:rFonts w:eastAsia="Arial" w:cs="Arial" w:ascii="Arial" w:hAnsi="Arial"/>
          <w:sz w:val="18"/>
          <w:szCs w:val="18"/>
          <w:u w:val="single"/>
        </w:rPr>
        <w:t>Exhibit A</w:t>
      </w:r>
      <w:r>
        <w:rPr>
          <w:rFonts w:eastAsia="Arial" w:cs="Arial" w:ascii="Arial" w:hAnsi="Arial"/>
          <w:sz w:val="18"/>
          <w:szCs w:val="18"/>
        </w:rPr>
        <w:t xml:space="preserve"> or such other form as may be approved by the Administrative Agent (including any form on an electronic platform or electronic transmission system as shall be approved by the Administrative Agent), appropriately completed and signed by a Responsible Officer of the Borrower.</w:t>
      </w:r>
    </w:p>
    <w:p>
      <w:pPr>
        <w:pStyle w:val="Normal"/>
        <w:spacing w:lineRule="exact" w:line="214"/>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Margin Stock</w:t>
      </w:r>
      <w:r>
        <w:rPr>
          <w:rFonts w:eastAsia="Arial" w:cs="Arial" w:ascii="Arial" w:hAnsi="Arial"/>
          <w:sz w:val="18"/>
          <w:szCs w:val="18"/>
        </w:rPr>
        <w:t>” means “margin stock” as such term is defined in Regulation T, U or X of the FRB.</w:t>
      </w:r>
    </w:p>
    <w:p>
      <w:pPr>
        <w:pStyle w:val="Normal"/>
        <w:spacing w:lineRule="exact" w:line="252"/>
        <w:rPr>
          <w:sz w:val="20"/>
          <w:szCs w:val="20"/>
        </w:rPr>
      </w:pPr>
      <w:r>
        <w:rPr>
          <w:sz w:val="20"/>
          <w:szCs w:val="20"/>
        </w:rPr>
      </w:r>
    </w:p>
    <w:p>
      <w:pPr>
        <w:pStyle w:val="Normal"/>
        <w:spacing w:lineRule="auto" w:line="257"/>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Material Adverse Effect</w:t>
      </w:r>
      <w:r>
        <w:rPr>
          <w:rFonts w:eastAsia="Arial" w:cs="Arial" w:ascii="Arial" w:hAnsi="Arial"/>
          <w:sz w:val="18"/>
          <w:szCs w:val="18"/>
        </w:rPr>
        <w:t xml:space="preserve">” means (a) a material impairment of the ability of the Borrower to perform its obligations under any Loan Document to which it is a party, (b) a material adverse effect upon the legality, validity, binding effect or enforceability against the Borrower of any Loan Document to which it is a party, or (c) solely with respect to the provisions of </w:t>
      </w:r>
      <w:r>
        <w:rPr>
          <w:rFonts w:eastAsia="Arial" w:cs="Arial" w:ascii="Arial" w:hAnsi="Arial"/>
          <w:sz w:val="18"/>
          <w:szCs w:val="18"/>
          <w:u w:val="single"/>
        </w:rPr>
        <w:t>Section 4.01</w:t>
      </w:r>
      <w:r>
        <w:rPr>
          <w:rFonts w:eastAsia="Arial" w:cs="Arial" w:ascii="Arial" w:hAnsi="Arial"/>
          <w:sz w:val="18"/>
          <w:szCs w:val="18"/>
        </w:rPr>
        <w:t xml:space="preserve"> and the representations and warranties to be made on the Closing Date, a material adverse change in, or a material adverse effect on, the operations, business, assets, or condition (financial or otherwise) of the Borrower or the Borrower and its Subsidiaries, taken as a whole.</w:t>
      </w:r>
    </w:p>
    <w:p>
      <w:pPr>
        <w:pStyle w:val="Normal"/>
        <w:spacing w:lineRule="exact" w:line="215"/>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Material Disposition</w:t>
      </w:r>
      <w:r>
        <w:rPr>
          <w:rFonts w:eastAsia="Arial" w:cs="Arial" w:ascii="Arial" w:hAnsi="Arial"/>
          <w:sz w:val="18"/>
          <w:szCs w:val="18"/>
        </w:rPr>
        <w:t xml:space="preserve">” has the meaning specified in </w:t>
      </w:r>
      <w:r>
        <w:rPr>
          <w:rFonts w:eastAsia="Arial" w:cs="Arial" w:ascii="Arial" w:hAnsi="Arial"/>
          <w:sz w:val="18"/>
          <w:szCs w:val="18"/>
          <w:u w:val="single"/>
        </w:rPr>
        <w:t>Section 1.03(e)</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Material Subsidiary</w:t>
      </w:r>
      <w:r>
        <w:rPr>
          <w:rFonts w:eastAsia="Arial" w:cs="Arial" w:ascii="Arial" w:hAnsi="Arial"/>
          <w:sz w:val="18"/>
          <w:szCs w:val="18"/>
        </w:rPr>
        <w:t xml:space="preserve">” means, at any time of determination, any Subsidiary having at such time either (a) 10% or more of the net book value of the consolidated total assets of the Borrower and its Subsidiaries as of the last day of the preceding fiscal quarter or (b) 5% or more of the consolidated total (gross) revenues of the Borrower and its Subsidiaries for the preceding four fiscal quarter period, in each case, based upon the Borrower’s most recent annual or quarterly financial statements delivered to the Lenders under </w:t>
      </w:r>
      <w:r>
        <w:rPr>
          <w:rFonts w:eastAsia="Arial" w:cs="Arial" w:ascii="Arial" w:hAnsi="Arial"/>
          <w:sz w:val="18"/>
          <w:szCs w:val="18"/>
          <w:u w:val="single"/>
        </w:rPr>
        <w:t>Section 6.01</w:t>
      </w:r>
      <w:r>
        <w:rPr>
          <w:rFonts w:eastAsia="Arial" w:cs="Arial" w:ascii="Arial" w:hAnsi="Arial"/>
          <w:sz w:val="18"/>
          <w:szCs w:val="18"/>
        </w:rPr>
        <w:t>.</w:t>
      </w:r>
    </w:p>
    <w:p>
      <w:pPr>
        <w:pStyle w:val="Normal"/>
        <w:spacing w:lineRule="exact" w:line="214"/>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Maturity Date</w:t>
      </w:r>
      <w:r>
        <w:rPr>
          <w:rFonts w:eastAsia="Arial" w:cs="Arial" w:ascii="Arial" w:hAnsi="Arial"/>
          <w:sz w:val="18"/>
          <w:szCs w:val="18"/>
        </w:rPr>
        <w:t xml:space="preserve">” means April 27, 2027; </w:t>
      </w:r>
      <w:r>
        <w:rPr>
          <w:rFonts w:eastAsia="Arial" w:cs="Arial" w:ascii="Arial" w:hAnsi="Arial"/>
          <w:sz w:val="18"/>
          <w:szCs w:val="18"/>
          <w:u w:val="single"/>
        </w:rPr>
        <w:t>provided</w:t>
      </w:r>
      <w:r>
        <w:rPr>
          <w:rFonts w:eastAsia="Arial" w:cs="Arial" w:ascii="Arial" w:hAnsi="Arial"/>
          <w:sz w:val="18"/>
          <w:szCs w:val="18"/>
        </w:rPr>
        <w:t xml:space="preserve">, </w:t>
      </w:r>
      <w:r>
        <w:rPr>
          <w:rFonts w:eastAsia="Arial" w:cs="Arial" w:ascii="Arial" w:hAnsi="Arial"/>
          <w:sz w:val="18"/>
          <w:szCs w:val="18"/>
          <w:u w:val="single"/>
        </w:rPr>
        <w:t>however</w:t>
      </w:r>
      <w:r>
        <w:rPr>
          <w:rFonts w:eastAsia="Arial" w:cs="Arial" w:ascii="Arial" w:hAnsi="Arial"/>
          <w:sz w:val="18"/>
          <w:szCs w:val="18"/>
        </w:rPr>
        <w:t>, that, if such date is not a Business Day, the Maturity Date shall be the next preceding Business Day.</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Moody’s</w:t>
      </w:r>
      <w:r>
        <w:rPr>
          <w:rFonts w:eastAsia="Arial" w:cs="Arial" w:ascii="Arial" w:hAnsi="Arial"/>
          <w:sz w:val="18"/>
          <w:szCs w:val="18"/>
        </w:rPr>
        <w:t>” means Moody’s Investors Service, Inc. and any successor thereto.</w:t>
      </w:r>
    </w:p>
    <w:p>
      <w:pPr>
        <w:pStyle w:val="Normal"/>
        <w:spacing w:lineRule="exact" w:line="252"/>
        <w:rPr>
          <w:sz w:val="20"/>
          <w:szCs w:val="20"/>
        </w:rPr>
      </w:pPr>
      <w:r>
        <w:rPr>
          <w:sz w:val="20"/>
          <w:szCs w:val="20"/>
        </w:rPr>
      </w:r>
    </w:p>
    <w:p>
      <w:pPr>
        <w:pStyle w:val="Normal"/>
        <w:spacing w:lineRule="auto" w:line="343"/>
        <w:ind w:firstLine="648"/>
        <w:jc w:val="both"/>
        <w:rPr>
          <w:sz w:val="20"/>
          <w:szCs w:val="20"/>
        </w:rPr>
      </w:pPr>
      <w:r>
        <w:rPr>
          <w:rFonts w:eastAsia="Arial" w:cs="Arial" w:ascii="Arial" w:hAnsi="Arial"/>
          <w:sz w:val="16"/>
          <w:szCs w:val="16"/>
        </w:rPr>
        <w:t>“</w:t>
      </w:r>
      <w:r>
        <w:rPr>
          <w:rFonts w:eastAsia="Arial" w:cs="Arial" w:ascii="Arial" w:hAnsi="Arial"/>
          <w:sz w:val="16"/>
          <w:szCs w:val="16"/>
          <w:u w:val="single"/>
        </w:rPr>
        <w:t>Multiemployer Plan</w:t>
      </w:r>
      <w:r>
        <w:rPr>
          <w:rFonts w:eastAsia="Arial" w:cs="Arial" w:ascii="Arial" w:hAnsi="Arial"/>
          <w:sz w:val="16"/>
          <w:szCs w:val="16"/>
        </w:rPr>
        <w:t>” means any employee benefit plan of the type described in Section 4001(a)(3) of ERISA, to which the Borrower or any ERISA Affiliate makes or is obligated to make contributions, or during the preceding five plan years, has made or been obligated to make contributions.</w:t>
      </w:r>
    </w:p>
    <w:p>
      <w:pPr>
        <w:pStyle w:val="Normal"/>
        <w:spacing w:lineRule="exact" w:line="151"/>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Multiple Employer Plan</w:t>
      </w:r>
      <w:r>
        <w:rPr>
          <w:rFonts w:eastAsia="Arial" w:cs="Arial" w:ascii="Arial" w:hAnsi="Arial"/>
          <w:sz w:val="18"/>
          <w:szCs w:val="18"/>
        </w:rPr>
        <w:t>” means a Plan which has two or more contributing sponsors (including the Borrower or any ERISA Affiliate) at least two of whom are not under common control, as such a plan is described in Section 4064 of ERISA.</w:t>
      </w:r>
    </w:p>
    <w:p>
      <w:pPr>
        <w:pStyle w:val="Normal"/>
        <w:spacing w:lineRule="exact" w:line="197"/>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Non-Consenting Lender</w:t>
      </w:r>
      <w:r>
        <w:rPr>
          <w:rFonts w:eastAsia="Arial" w:cs="Arial" w:ascii="Arial" w:hAnsi="Arial"/>
          <w:sz w:val="18"/>
          <w:szCs w:val="18"/>
        </w:rPr>
        <w:t xml:space="preserve">” means any Lender that does not approve any consent, waiver or amendment that (a) requires the approval of all Lenders or all affected Lenders in accordance with the terms of </w:t>
      </w:r>
      <w:r>
        <w:rPr>
          <w:rFonts w:eastAsia="Arial" w:cs="Arial" w:ascii="Arial" w:hAnsi="Arial"/>
          <w:sz w:val="18"/>
          <w:szCs w:val="18"/>
          <w:u w:val="single"/>
        </w:rPr>
        <w:t>Section 10.01</w:t>
      </w:r>
      <w:r>
        <w:rPr>
          <w:rFonts w:eastAsia="Arial" w:cs="Arial" w:ascii="Arial" w:hAnsi="Arial"/>
          <w:sz w:val="18"/>
          <w:szCs w:val="18"/>
        </w:rPr>
        <w:t xml:space="preserve"> and </w:t>
      </w:r>
      <w:r>
        <w:rPr>
          <w:rFonts w:eastAsia="Arial" w:cs="Arial" w:ascii="Arial" w:hAnsi="Arial"/>
          <w:sz w:val="18"/>
          <w:szCs w:val="18"/>
          <w:u w:val="single"/>
        </w:rPr>
        <w:t>(b)</w:t>
      </w:r>
      <w:r>
        <w:rPr>
          <w:rFonts w:eastAsia="Arial" w:cs="Arial" w:ascii="Arial" w:hAnsi="Arial"/>
          <w:sz w:val="18"/>
          <w:szCs w:val="18"/>
        </w:rPr>
        <w:t xml:space="preserve"> has been approved by the Required Lenders.</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Non-Defaulting Lender</w:t>
      </w:r>
      <w:r>
        <w:rPr>
          <w:rFonts w:eastAsia="Arial" w:cs="Arial" w:ascii="Arial" w:hAnsi="Arial"/>
          <w:sz w:val="18"/>
          <w:szCs w:val="18"/>
        </w:rPr>
        <w:t>” means, at any time, each Lender that is not a Defaulting Lender at such time.</w:t>
      </w:r>
    </w:p>
    <w:p>
      <w:pPr>
        <w:pStyle w:val="Normal"/>
        <w:spacing w:lineRule="exact" w:line="252"/>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Note</w:t>
      </w:r>
      <w:r>
        <w:rPr>
          <w:rFonts w:eastAsia="Arial" w:cs="Arial" w:ascii="Arial" w:hAnsi="Arial"/>
          <w:sz w:val="18"/>
          <w:szCs w:val="18"/>
        </w:rPr>
        <w:t xml:space="preserve">” means a promissory note made by the Borrower in favor of a Lender evidencing Loans made by such Lender, substantially in the form of </w:t>
      </w:r>
      <w:r>
        <w:rPr>
          <w:rFonts w:eastAsia="Arial" w:cs="Arial" w:ascii="Arial" w:hAnsi="Arial"/>
          <w:sz w:val="18"/>
          <w:szCs w:val="18"/>
          <w:u w:val="single"/>
        </w:rPr>
        <w:t>Exhibit B</w:t>
      </w:r>
      <w:r>
        <w:rPr>
          <w:rFonts w:eastAsia="Arial" w:cs="Arial" w:ascii="Arial" w:hAnsi="Arial"/>
          <w:sz w:val="18"/>
          <w:szCs w:val="18"/>
        </w:rPr>
        <w:t>.</w:t>
      </w:r>
    </w:p>
    <w:p>
      <w:pPr>
        <w:pStyle w:val="Normal"/>
        <w:spacing w:lineRule="exact" w:line="368"/>
        <w:rPr>
          <w:sz w:val="20"/>
          <w:szCs w:val="20"/>
        </w:rPr>
      </w:pPr>
      <w:r>
        <w:rPr>
          <w:sz w:val="20"/>
          <w:szCs w:val="20"/>
        </w:rPr>
      </w:r>
    </w:p>
    <w:p>
      <w:pPr>
        <w:pStyle w:val="Normal"/>
        <w:jc w:val="center"/>
        <w:rPr>
          <w:sz w:val="20"/>
          <w:szCs w:val="20"/>
        </w:rPr>
      </w:pPr>
      <w:r>
        <w:rPr>
          <w:rFonts w:eastAsia="Arial" w:cs="Arial" w:ascii="Arial" w:hAnsi="Arial"/>
          <w:sz w:val="14"/>
          <w:szCs w:val="14"/>
        </w:rPr>
        <w:t>15</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18">
            <wp:simplePos x="0" y="0"/>
            <wp:positionH relativeFrom="column">
              <wp:posOffset>5080</wp:posOffset>
            </wp:positionH>
            <wp:positionV relativeFrom="paragraph">
              <wp:posOffset>38100</wp:posOffset>
            </wp:positionV>
            <wp:extent cx="7132320" cy="17145"/>
            <wp:effectExtent l="0" t="0" r="0" b="0"/>
            <wp:wrapNone/>
            <wp:docPr id="17"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8" descr=""/>
                    <pic:cNvPicPr>
                      <a:picLocks noChangeAspect="1" noChangeArrowheads="1"/>
                    </pic:cNvPicPr>
                  </pic:nvPicPr>
                  <pic:blipFill>
                    <a:blip r:embed="rId18"/>
                    <a:stretch>
                      <a:fillRect/>
                    </a:stretch>
                  </pic:blipFill>
                  <pic:spPr bwMode="auto">
                    <a:xfrm>
                      <a:off x="0" y="0"/>
                      <a:ext cx="7132320" cy="17145"/>
                    </a:xfrm>
                    <a:prstGeom prst="rect">
                      <a:avLst/>
                    </a:prstGeom>
                    <a:noFill/>
                  </pic:spPr>
                </pic:pic>
              </a:graphicData>
            </a:graphic>
          </wp:anchor>
        </w:drawing>
      </w:r>
    </w:p>
    <w:p>
      <w:pPr>
        <w:pStyle w:val="Normal"/>
        <w:spacing w:lineRule="auto" w:line="257"/>
        <w:ind w:firstLine="648"/>
        <w:jc w:val="both"/>
        <w:rPr>
          <w:sz w:val="20"/>
          <w:szCs w:val="20"/>
        </w:rPr>
      </w:pPr>
      <w:bookmarkStart w:id="19" w:name="page25"/>
      <w:bookmarkEnd w:id="19"/>
      <w:r>
        <w:rPr>
          <w:rFonts w:eastAsia="Arial" w:cs="Arial" w:ascii="Arial" w:hAnsi="Arial"/>
          <w:sz w:val="18"/>
          <w:szCs w:val="18"/>
        </w:rPr>
        <w:t>“</w:t>
      </w:r>
      <w:r>
        <w:rPr>
          <w:rFonts w:eastAsia="Arial" w:cs="Arial" w:ascii="Arial" w:hAnsi="Arial"/>
          <w:sz w:val="18"/>
          <w:szCs w:val="18"/>
          <w:u w:val="single"/>
        </w:rPr>
        <w:t>Obligations</w:t>
      </w:r>
      <w:r>
        <w:rPr>
          <w:rFonts w:eastAsia="Arial" w:cs="Arial" w:ascii="Arial" w:hAnsi="Arial"/>
          <w:sz w:val="18"/>
          <w:szCs w:val="18"/>
        </w:rPr>
        <w:t>” means all advances to, and debts, liabilities, obligations, covenants and duties of, the Borrower arising under any Loan Document or otherwise with respect to any Loan, whether direct or indirect (including those acquired by assumption), absolute or contingent, due or to become due, now existing or hereafter arising and including interest and fees that accrue after the commencement by or against the Borrower or any Affiliate thereof of any proceeding under any Debtor Relief Laws naming such Person as the debtor in such proceeding, regardless of whether such interest and fees are allowed claims in such proceeding.</w:t>
      </w:r>
    </w:p>
    <w:p>
      <w:pPr>
        <w:pStyle w:val="Normal"/>
        <w:spacing w:lineRule="exact" w:line="215"/>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OFAC</w:t>
      </w:r>
      <w:r>
        <w:rPr>
          <w:rFonts w:eastAsia="Arial" w:cs="Arial" w:ascii="Arial" w:hAnsi="Arial"/>
          <w:sz w:val="18"/>
          <w:szCs w:val="18"/>
        </w:rPr>
        <w:t>” means the Office of Foreign Assets Control of the United States Department of the Treasury.</w:t>
      </w:r>
    </w:p>
    <w:p>
      <w:pPr>
        <w:pStyle w:val="Normal"/>
        <w:spacing w:lineRule="exact" w:line="252"/>
        <w:rPr>
          <w:sz w:val="20"/>
          <w:szCs w:val="20"/>
        </w:rPr>
      </w:pPr>
      <w:r>
        <w:rPr>
          <w:sz w:val="20"/>
          <w:szCs w:val="20"/>
        </w:rPr>
      </w:r>
    </w:p>
    <w:p>
      <w:pPr>
        <w:pStyle w:val="Normal"/>
        <w:spacing w:lineRule="auto" w:line="274"/>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Organization Documents</w:t>
      </w:r>
      <w:r>
        <w:rPr>
          <w:rFonts w:eastAsia="Arial" w:cs="Arial" w:ascii="Arial" w:hAnsi="Arial"/>
          <w:sz w:val="17"/>
          <w:szCs w:val="17"/>
        </w:rPr>
        <w:t>” means, (a) with respect to any corporation, the certificate or articles of incorporation and the bylaws (or equivalent or comparable constitutive documents with respect to any non-U.S. jurisdiction); (b) with respect to any limited liability company, the certificate or articles of formation or organization and operating agreement; and (c) with respect to any partnership, joint venture, trust or other form of business entity, the partnership, joint venture or other applicable agreement of formation or organization and any agreement, instrument, filing or notice with respect thereto filed in connection with its formation or organization with the applicable Governmental Authority in the jurisdiction of its formation or organization and, if applicable, any certificate or articles of formation or organization of such entity.</w:t>
      </w:r>
    </w:p>
    <w:p>
      <w:pPr>
        <w:pStyle w:val="Normal"/>
        <w:spacing w:lineRule="exact" w:line="205"/>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Originators</w:t>
      </w:r>
      <w:r>
        <w:rPr>
          <w:rFonts w:eastAsia="Arial" w:cs="Arial" w:ascii="Arial" w:hAnsi="Arial"/>
          <w:sz w:val="18"/>
          <w:szCs w:val="18"/>
        </w:rPr>
        <w:t>” means the Borrower and/or any of its domestic Wholly-Owned Subsidiaries in their respective capacities as parties to any documents related to any Receivables Purchase Facility, as sellers or transferors of any Receivables and related security in connection with a Permitted Receivables Transfer.</w:t>
      </w:r>
    </w:p>
    <w:p>
      <w:pPr>
        <w:pStyle w:val="Normal"/>
        <w:spacing w:lineRule="exact" w:line="211"/>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Other Connection Taxes</w:t>
      </w:r>
      <w:r>
        <w:rPr>
          <w:rFonts w:eastAsia="Arial" w:cs="Arial" w:ascii="Arial" w:hAnsi="Arial"/>
          <w:sz w:val="17"/>
          <w:szCs w:val="17"/>
        </w:rPr>
        <w:t>” means, with respect to any Recipient, Taxes imposed as a result of a present or former connection between such Recipient and the jurisdiction imposing such Tax (other than connections arising from such Recipient having executed, delivered, become a party to, performed its obligations under, received payments under, received or perfected a security interest under, engaged in any other transaction pursuant to or enforced any Loan Document, or sold or assigned an interest in any Loan or Loan Document).</w:t>
      </w:r>
    </w:p>
    <w:p>
      <w:pPr>
        <w:pStyle w:val="Normal"/>
        <w:spacing w:lineRule="exact" w:line="198"/>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Other Taxes</w:t>
      </w:r>
      <w:r>
        <w:rPr>
          <w:rFonts w:eastAsia="Arial" w:cs="Arial" w:ascii="Arial" w:hAnsi="Arial"/>
          <w:sz w:val="18"/>
          <w:szCs w:val="18"/>
        </w:rPr>
        <w:t xml:space="preserve">” means all present or future stamp, court or documentary, intangible, recording, filing or similar Taxes that arise from any payment made under, from the execution, delivery, performance, enforcement or registration of, from the receipt or perfection of a security interest under, or otherwise with respect to, any Loan Document, except any such Taxes that are Other Connection Taxes imposed with respect to an assignment (other than an assignment made pursuant to </w:t>
      </w:r>
      <w:r>
        <w:rPr>
          <w:rFonts w:eastAsia="Arial" w:cs="Arial" w:ascii="Arial" w:hAnsi="Arial"/>
          <w:sz w:val="18"/>
          <w:szCs w:val="18"/>
          <w:u w:val="single"/>
        </w:rPr>
        <w:t>Section 3.06</w:t>
      </w:r>
      <w:r>
        <w:rPr>
          <w:rFonts w:eastAsia="Arial" w:cs="Arial" w:ascii="Arial" w:hAnsi="Arial"/>
          <w:sz w:val="18"/>
          <w:szCs w:val="18"/>
        </w:rPr>
        <w:t>).</w:t>
      </w:r>
    </w:p>
    <w:p>
      <w:pPr>
        <w:pStyle w:val="Normal"/>
        <w:spacing w:lineRule="exact" w:line="214"/>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Participant</w:t>
      </w:r>
      <w:r>
        <w:rPr>
          <w:rFonts w:eastAsia="Arial" w:cs="Arial" w:ascii="Arial" w:hAnsi="Arial"/>
          <w:sz w:val="18"/>
          <w:szCs w:val="18"/>
        </w:rPr>
        <w:t xml:space="preserve">” has the meaning specified in </w:t>
      </w:r>
      <w:r>
        <w:rPr>
          <w:rFonts w:eastAsia="Arial" w:cs="Arial" w:ascii="Arial" w:hAnsi="Arial"/>
          <w:sz w:val="18"/>
          <w:szCs w:val="18"/>
          <w:u w:val="single"/>
        </w:rPr>
        <w:t>Section 10.06(d)</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Participant Register</w:t>
      </w:r>
      <w:r>
        <w:rPr>
          <w:rFonts w:eastAsia="Arial" w:cs="Arial" w:ascii="Arial" w:hAnsi="Arial"/>
          <w:sz w:val="18"/>
          <w:szCs w:val="18"/>
        </w:rPr>
        <w:t xml:space="preserve">” has the meaning specified in </w:t>
      </w:r>
      <w:r>
        <w:rPr>
          <w:rFonts w:eastAsia="Arial" w:cs="Arial" w:ascii="Arial" w:hAnsi="Arial"/>
          <w:sz w:val="18"/>
          <w:szCs w:val="18"/>
          <w:u w:val="single"/>
        </w:rPr>
        <w:t>Section 10.06(d)</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PBGC</w:t>
      </w:r>
      <w:r>
        <w:rPr>
          <w:rFonts w:eastAsia="Arial" w:cs="Arial" w:ascii="Arial" w:hAnsi="Arial"/>
          <w:sz w:val="18"/>
          <w:szCs w:val="18"/>
        </w:rPr>
        <w:t>” means the Pension Benefit Guaranty Corporation.</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Pension Act</w:t>
      </w:r>
      <w:r>
        <w:rPr>
          <w:rFonts w:eastAsia="Arial" w:cs="Arial" w:ascii="Arial" w:hAnsi="Arial"/>
          <w:sz w:val="18"/>
          <w:szCs w:val="18"/>
        </w:rPr>
        <w:t>” means the Pension Protection Act of 2006.</w:t>
      </w:r>
    </w:p>
    <w:p>
      <w:pPr>
        <w:pStyle w:val="Normal"/>
        <w:spacing w:lineRule="exact" w:line="252"/>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Pension Funding Rules</w:t>
      </w:r>
      <w:r>
        <w:rPr>
          <w:rFonts w:eastAsia="Arial" w:cs="Arial" w:ascii="Arial" w:hAnsi="Arial"/>
          <w:sz w:val="18"/>
          <w:szCs w:val="18"/>
        </w:rPr>
        <w:t>” means the rules of the Code and ERISA regarding minimum required contributions (including any installment payment thereof) to Pension Plans and set forth in, with respect to plan years ending prior to the effective date of the Pension Act, Section 412 of the Code and Section 302 of ERISA, each as in effect prior to the Pension Act and, thereafter, Section 412, 430, 431, 432 and 436 of the Code and Sections 302, 303, 304 and 305 of ERISA.</w:t>
      </w:r>
    </w:p>
    <w:p>
      <w:pPr>
        <w:pStyle w:val="Normal"/>
        <w:spacing w:lineRule="exact" w:line="385"/>
        <w:rPr>
          <w:sz w:val="20"/>
          <w:szCs w:val="20"/>
        </w:rPr>
      </w:pPr>
      <w:r>
        <w:rPr>
          <w:sz w:val="20"/>
          <w:szCs w:val="20"/>
        </w:rPr>
      </w:r>
    </w:p>
    <w:p>
      <w:pPr>
        <w:pStyle w:val="Normal"/>
        <w:jc w:val="center"/>
        <w:rPr>
          <w:sz w:val="20"/>
          <w:szCs w:val="20"/>
        </w:rPr>
      </w:pPr>
      <w:r>
        <w:rPr>
          <w:rFonts w:eastAsia="Arial" w:cs="Arial" w:ascii="Arial" w:hAnsi="Arial"/>
          <w:sz w:val="14"/>
          <w:szCs w:val="14"/>
        </w:rPr>
        <w:t>16</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19">
            <wp:simplePos x="0" y="0"/>
            <wp:positionH relativeFrom="column">
              <wp:posOffset>5080</wp:posOffset>
            </wp:positionH>
            <wp:positionV relativeFrom="paragraph">
              <wp:posOffset>38100</wp:posOffset>
            </wp:positionV>
            <wp:extent cx="7132320" cy="17145"/>
            <wp:effectExtent l="0" t="0" r="0" b="0"/>
            <wp:wrapNone/>
            <wp:docPr id="18"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9" descr=""/>
                    <pic:cNvPicPr>
                      <a:picLocks noChangeAspect="1" noChangeArrowheads="1"/>
                    </pic:cNvPicPr>
                  </pic:nvPicPr>
                  <pic:blipFill>
                    <a:blip r:embed="rId19"/>
                    <a:stretch>
                      <a:fillRect/>
                    </a:stretch>
                  </pic:blipFill>
                  <pic:spPr bwMode="auto">
                    <a:xfrm>
                      <a:off x="0" y="0"/>
                      <a:ext cx="7132320" cy="17145"/>
                    </a:xfrm>
                    <a:prstGeom prst="rect">
                      <a:avLst/>
                    </a:prstGeom>
                    <a:noFill/>
                  </pic:spPr>
                </pic:pic>
              </a:graphicData>
            </a:graphic>
          </wp:anchor>
        </w:drawing>
      </w:r>
    </w:p>
    <w:p>
      <w:pPr>
        <w:pStyle w:val="Normal"/>
        <w:spacing w:lineRule="auto" w:line="264"/>
        <w:ind w:firstLine="648"/>
        <w:jc w:val="both"/>
        <w:rPr>
          <w:sz w:val="20"/>
          <w:szCs w:val="20"/>
        </w:rPr>
      </w:pPr>
      <w:bookmarkStart w:id="20" w:name="page26"/>
      <w:bookmarkEnd w:id="20"/>
      <w:r>
        <w:rPr>
          <w:rFonts w:eastAsia="Arial" w:cs="Arial" w:ascii="Arial" w:hAnsi="Arial"/>
          <w:sz w:val="18"/>
          <w:szCs w:val="18"/>
        </w:rPr>
        <w:t>“</w:t>
      </w:r>
      <w:r>
        <w:rPr>
          <w:rFonts w:eastAsia="Arial" w:cs="Arial" w:ascii="Arial" w:hAnsi="Arial"/>
          <w:sz w:val="18"/>
          <w:szCs w:val="18"/>
          <w:u w:val="single"/>
        </w:rPr>
        <w:t>Pension Plan</w:t>
      </w:r>
      <w:r>
        <w:rPr>
          <w:rFonts w:eastAsia="Arial" w:cs="Arial" w:ascii="Arial" w:hAnsi="Arial"/>
          <w:sz w:val="18"/>
          <w:szCs w:val="18"/>
        </w:rPr>
        <w:t>” means any employee pension benefit plan (including a Multiple Employer Plan or a Multiemployer Plan) that is maintained or is contributed to by the Borrower or any ERISA Affiliate and is either covered by Title IV of ERISA or is subject to the minimum funding standards under Section 412 of the Code.</w:t>
      </w:r>
    </w:p>
    <w:p>
      <w:pPr>
        <w:pStyle w:val="Normal"/>
        <w:spacing w:lineRule="exact" w:line="211"/>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Permitted Liens</w:t>
      </w:r>
      <w:r>
        <w:rPr>
          <w:rFonts w:eastAsia="Arial" w:cs="Arial" w:ascii="Arial" w:hAnsi="Arial"/>
          <w:sz w:val="18"/>
          <w:szCs w:val="18"/>
        </w:rPr>
        <w:t xml:space="preserve">” has the meaning specified in </w:t>
      </w:r>
      <w:r>
        <w:rPr>
          <w:rFonts w:eastAsia="Arial" w:cs="Arial" w:ascii="Arial" w:hAnsi="Arial"/>
          <w:sz w:val="18"/>
          <w:szCs w:val="18"/>
          <w:u w:val="single"/>
        </w:rPr>
        <w:t>Section 7.01</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spacing w:lineRule="auto" w:line="257"/>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Permitted Receivables Transfer</w:t>
      </w:r>
      <w:r>
        <w:rPr>
          <w:rFonts w:eastAsia="Arial" w:cs="Arial" w:ascii="Arial" w:hAnsi="Arial"/>
          <w:sz w:val="18"/>
          <w:szCs w:val="18"/>
        </w:rPr>
        <w:t xml:space="preserve">” means (a) a sale or other transfer by an Originator to an SPV of Receivables for fair market value and without recourse (except for limited recourse typical of such structured finance transactions), and/or (b) a sale or other transfer by an SPV to (a) purchasers of or other investors in such Receivables and related security or (b) any other Person (including an SPV) in a transaction in which purchasers or other investors purchase or are otherwise transferred such Receivables and related security, in the case of either </w:t>
      </w:r>
      <w:r>
        <w:rPr>
          <w:rFonts w:eastAsia="Arial" w:cs="Arial" w:ascii="Arial" w:hAnsi="Arial"/>
          <w:sz w:val="18"/>
          <w:szCs w:val="18"/>
          <w:u w:val="single"/>
        </w:rPr>
        <w:t>clause (a)</w:t>
      </w:r>
      <w:r>
        <w:rPr>
          <w:rFonts w:eastAsia="Arial" w:cs="Arial" w:ascii="Arial" w:hAnsi="Arial"/>
          <w:sz w:val="18"/>
          <w:szCs w:val="18"/>
        </w:rPr>
        <w:t xml:space="preserve"> or </w:t>
      </w:r>
      <w:r>
        <w:rPr>
          <w:rFonts w:eastAsia="Arial" w:cs="Arial" w:ascii="Arial" w:hAnsi="Arial"/>
          <w:sz w:val="18"/>
          <w:szCs w:val="18"/>
          <w:u w:val="single"/>
        </w:rPr>
        <w:t>(b)</w:t>
      </w:r>
      <w:r>
        <w:rPr>
          <w:rFonts w:eastAsia="Arial" w:cs="Arial" w:ascii="Arial" w:hAnsi="Arial"/>
          <w:sz w:val="18"/>
          <w:szCs w:val="18"/>
        </w:rPr>
        <w:t xml:space="preserve"> above pursuant to and in accordance with the terms of the documents related to any Receivables Purchase Facility.</w:t>
      </w:r>
    </w:p>
    <w:p>
      <w:pPr>
        <w:pStyle w:val="Normal"/>
        <w:spacing w:lineRule="exact" w:line="215"/>
        <w:rPr>
          <w:sz w:val="20"/>
          <w:szCs w:val="20"/>
        </w:rPr>
      </w:pPr>
      <w:r>
        <w:rPr>
          <w:sz w:val="20"/>
          <w:szCs w:val="20"/>
        </w:rPr>
      </w:r>
    </w:p>
    <w:p>
      <w:pPr>
        <w:pStyle w:val="Normal"/>
        <w:spacing w:lineRule="auto" w:line="274"/>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Permitted Swap Obligation</w:t>
      </w:r>
      <w:r>
        <w:rPr>
          <w:rFonts w:eastAsia="Arial" w:cs="Arial" w:ascii="Arial" w:hAnsi="Arial"/>
          <w:sz w:val="17"/>
          <w:szCs w:val="17"/>
        </w:rPr>
        <w:t xml:space="preserve">” means all obligations (contingent or otherwise) of the Borrower or any Subsidiary existing or arising under Swap Contracts, </w:t>
      </w:r>
      <w:r>
        <w:rPr>
          <w:rFonts w:eastAsia="Arial" w:cs="Arial" w:ascii="Arial" w:hAnsi="Arial"/>
          <w:sz w:val="17"/>
          <w:szCs w:val="17"/>
          <w:u w:val="single"/>
        </w:rPr>
        <w:t>provided</w:t>
      </w:r>
      <w:r>
        <w:rPr>
          <w:rFonts w:eastAsia="Arial" w:cs="Arial" w:ascii="Arial" w:hAnsi="Arial"/>
          <w:sz w:val="17"/>
          <w:szCs w:val="17"/>
        </w:rPr>
        <w:t xml:space="preserve"> that each of the following criteria is satisfied: (a) such obligations are (or were) entered into by such Person in the ordinary course of business for the purpose of directly mitigating risks associated with liabilities, commitments or assets held or reasonably anticipated by such Person, or changes in the value of securities issued by such Person in conjunction with a securities repurchase program not otherwise prohibited hereunder, and not for purposes of speculation or taking a “market view;” and (b) such Swap Contracts do not contain any provision (“walk-away” provision) exonerating the non-defaulting party from its obligation to make payments on outstanding transactions to the defaulting party.</w:t>
      </w:r>
    </w:p>
    <w:p>
      <w:pPr>
        <w:pStyle w:val="Normal"/>
        <w:spacing w:lineRule="exact" w:line="205"/>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Person</w:t>
      </w:r>
      <w:r>
        <w:rPr>
          <w:rFonts w:eastAsia="Arial" w:cs="Arial" w:ascii="Arial" w:hAnsi="Arial"/>
          <w:sz w:val="18"/>
          <w:szCs w:val="18"/>
        </w:rPr>
        <w:t>” means any natural person, corporation, limited liability company, trust, joint venture, association, company, partnership, Governmental Authority or other entity.</w:t>
      </w:r>
    </w:p>
    <w:p>
      <w:pPr>
        <w:pStyle w:val="Normal"/>
        <w:spacing w:lineRule="exact" w:line="197"/>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Plan</w:t>
      </w:r>
      <w:r>
        <w:rPr>
          <w:rFonts w:eastAsia="Arial" w:cs="Arial" w:ascii="Arial" w:hAnsi="Arial"/>
          <w:sz w:val="18"/>
          <w:szCs w:val="18"/>
        </w:rPr>
        <w:t>” means any employee benefit plan within the meaning of Section 3(3) of ERISA (including a Pension Plan), maintained for employees of the Borrower or any ERISA Affiliate or any such Plan to which the Borrower or any ERISA Affiliate is required to contribute on behalf of any of its employees.</w:t>
      </w:r>
    </w:p>
    <w:p>
      <w:pPr>
        <w:pStyle w:val="Normal"/>
        <w:spacing w:lineRule="exact" w:line="211"/>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Platform</w:t>
      </w:r>
      <w:r>
        <w:rPr>
          <w:rFonts w:eastAsia="Arial" w:cs="Arial" w:ascii="Arial" w:hAnsi="Arial"/>
          <w:sz w:val="18"/>
          <w:szCs w:val="18"/>
        </w:rPr>
        <w:t xml:space="preserve">” has the meaning specified in </w:t>
      </w:r>
      <w:r>
        <w:rPr>
          <w:rFonts w:eastAsia="Arial" w:cs="Arial" w:ascii="Arial" w:hAnsi="Arial"/>
          <w:sz w:val="18"/>
          <w:szCs w:val="18"/>
          <w:u w:val="single"/>
        </w:rPr>
        <w:t>Section 6.02</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6"/>
          <w:szCs w:val="16"/>
        </w:rPr>
        <w:t>“</w:t>
      </w:r>
      <w:r>
        <w:rPr>
          <w:rFonts w:eastAsia="Arial" w:cs="Arial" w:ascii="Arial" w:hAnsi="Arial"/>
          <w:sz w:val="16"/>
          <w:szCs w:val="16"/>
          <w:u w:val="single"/>
        </w:rPr>
        <w:t>PTE</w:t>
      </w:r>
      <w:r>
        <w:rPr>
          <w:rFonts w:eastAsia="Arial" w:cs="Arial" w:ascii="Arial" w:hAnsi="Arial"/>
          <w:sz w:val="16"/>
          <w:szCs w:val="16"/>
        </w:rPr>
        <w:t>” means a prohibited transaction class exemption issued by the U.S. Department of Labor, as any such exemption may be amended from time</w:t>
      </w:r>
    </w:p>
    <w:p>
      <w:pPr>
        <w:pStyle w:val="Normal"/>
        <w:spacing w:lineRule="exact" w:line="46"/>
        <w:rPr>
          <w:sz w:val="20"/>
          <w:szCs w:val="20"/>
        </w:rPr>
      </w:pPr>
      <w:r>
        <w:rPr>
          <w:sz w:val="20"/>
          <w:szCs w:val="20"/>
        </w:rPr>
      </w:r>
    </w:p>
    <w:p>
      <w:pPr>
        <w:pStyle w:val="Normal"/>
        <w:rPr>
          <w:sz w:val="20"/>
          <w:szCs w:val="20"/>
        </w:rPr>
      </w:pPr>
      <w:r>
        <w:rPr>
          <w:rFonts w:eastAsia="Arial" w:cs="Arial" w:ascii="Arial" w:hAnsi="Arial"/>
          <w:sz w:val="18"/>
          <w:szCs w:val="18"/>
        </w:rPr>
        <w:t>to time.</w:t>
      </w:r>
    </w:p>
    <w:p>
      <w:pPr>
        <w:pStyle w:val="Normal"/>
        <w:spacing w:lineRule="exact" w:line="238"/>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Public Lender</w:t>
      </w:r>
      <w:r>
        <w:rPr>
          <w:rFonts w:eastAsia="Arial" w:cs="Arial" w:ascii="Arial" w:hAnsi="Arial"/>
          <w:sz w:val="18"/>
          <w:szCs w:val="18"/>
        </w:rPr>
        <w:t xml:space="preserve">” has the meaning specified in </w:t>
      </w:r>
      <w:r>
        <w:rPr>
          <w:rFonts w:eastAsia="Arial" w:cs="Arial" w:ascii="Arial" w:hAnsi="Arial"/>
          <w:sz w:val="18"/>
          <w:szCs w:val="18"/>
          <w:u w:val="single"/>
        </w:rPr>
        <w:t>Section 6.02</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spacing w:lineRule="auto" w:line="271"/>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Receivables</w:t>
      </w:r>
      <w:r>
        <w:rPr>
          <w:rFonts w:eastAsia="Arial" w:cs="Arial" w:ascii="Arial" w:hAnsi="Arial"/>
          <w:sz w:val="17"/>
          <w:szCs w:val="17"/>
        </w:rPr>
        <w:t>” shall mean, with respect to any Person, all obligations of any obligor (whether now existing or hereafter arising) under a contract for sale of goods or services by such Person or any of them, which shall include any obligation of such obligor (whether now existing or hereafter arising) to pay interest, finance charges or amounts with respect thereto, and, with respect to any of the foregoing receivables or obligations, (a) all of the interest of such Person in the goods (including returned goods) the sale of which gave rise to such receivable or obligation after the passage of title thereto to any obligor, (b) all other Liens and property subject thereto from time to time purporting to secure payment of such receivables or obligations, (c) all guarantees, insurance, letters of credit and other agreements or arrangements of whatever character from time to time supporting or securing payment of any such receivables or obligations, (d) all Records and (e) all proceeds of the foregoing.</w:t>
      </w:r>
    </w:p>
    <w:p>
      <w:pPr>
        <w:pStyle w:val="Normal"/>
        <w:spacing w:lineRule="exact" w:line="375"/>
        <w:rPr>
          <w:sz w:val="20"/>
          <w:szCs w:val="20"/>
        </w:rPr>
      </w:pPr>
      <w:r>
        <w:rPr>
          <w:sz w:val="20"/>
          <w:szCs w:val="20"/>
        </w:rPr>
      </w:r>
    </w:p>
    <w:p>
      <w:pPr>
        <w:pStyle w:val="Normal"/>
        <w:jc w:val="center"/>
        <w:rPr>
          <w:sz w:val="20"/>
          <w:szCs w:val="20"/>
        </w:rPr>
      </w:pPr>
      <w:r>
        <w:rPr>
          <w:rFonts w:eastAsia="Arial" w:cs="Arial" w:ascii="Arial" w:hAnsi="Arial"/>
          <w:sz w:val="14"/>
          <w:szCs w:val="14"/>
        </w:rPr>
        <w:t>17</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20">
            <wp:simplePos x="0" y="0"/>
            <wp:positionH relativeFrom="column">
              <wp:posOffset>5080</wp:posOffset>
            </wp:positionH>
            <wp:positionV relativeFrom="paragraph">
              <wp:posOffset>38100</wp:posOffset>
            </wp:positionV>
            <wp:extent cx="7132320" cy="17145"/>
            <wp:effectExtent l="0" t="0" r="0" b="0"/>
            <wp:wrapNone/>
            <wp:docPr id="19"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0" descr=""/>
                    <pic:cNvPicPr>
                      <a:picLocks noChangeAspect="1" noChangeArrowheads="1"/>
                    </pic:cNvPicPr>
                  </pic:nvPicPr>
                  <pic:blipFill>
                    <a:blip r:embed="rId20"/>
                    <a:stretch>
                      <a:fillRect/>
                    </a:stretch>
                  </pic:blipFill>
                  <pic:spPr bwMode="auto">
                    <a:xfrm>
                      <a:off x="0" y="0"/>
                      <a:ext cx="7132320" cy="17145"/>
                    </a:xfrm>
                    <a:prstGeom prst="rect">
                      <a:avLst/>
                    </a:prstGeom>
                    <a:noFill/>
                  </pic:spPr>
                </pic:pic>
              </a:graphicData>
            </a:graphic>
          </wp:anchor>
        </w:drawing>
      </w:r>
    </w:p>
    <w:p>
      <w:pPr>
        <w:pStyle w:val="Normal"/>
        <w:spacing w:lineRule="auto" w:line="254"/>
        <w:ind w:firstLine="648"/>
        <w:jc w:val="both"/>
        <w:rPr>
          <w:sz w:val="20"/>
          <w:szCs w:val="20"/>
        </w:rPr>
      </w:pPr>
      <w:bookmarkStart w:id="21" w:name="page27"/>
      <w:bookmarkEnd w:id="21"/>
      <w:r>
        <w:rPr>
          <w:rFonts w:eastAsia="Arial" w:cs="Arial" w:ascii="Arial" w:hAnsi="Arial"/>
          <w:sz w:val="18"/>
          <w:szCs w:val="18"/>
        </w:rPr>
        <w:t>“</w:t>
      </w:r>
      <w:r>
        <w:rPr>
          <w:rFonts w:eastAsia="Arial" w:cs="Arial" w:ascii="Arial" w:hAnsi="Arial"/>
          <w:sz w:val="18"/>
          <w:szCs w:val="18"/>
          <w:u w:val="single"/>
        </w:rPr>
        <w:t>Receivables Purchase Facility</w:t>
      </w:r>
      <w:r>
        <w:rPr>
          <w:rFonts w:eastAsia="Arial" w:cs="Arial" w:ascii="Arial" w:hAnsi="Arial"/>
          <w:sz w:val="18"/>
          <w:szCs w:val="18"/>
        </w:rPr>
        <w:t>” shall mean any agreement of any Originator, approved by the Administrative Agent (such approval not to be unreasonably withheld), providing for sales, transfers or conveyances of Receivables of such Originator purporting to be sales (and considered sales under GAAP) that do not provide, directly or indirectly, for recourse against the seller of such Receivables (or against any of such seller’s Affiliates) by way of a guaranty or any other support arrangement, with respect to the amount of such Receivables (based on the financial condition or circumstances of the obligor thereunder), other than such limited recourse as is reasonable given market standards for transactions of a similar type, taking into account such factors as historical bad debt loss experience and obligor concentration levels.</w:t>
      </w:r>
    </w:p>
    <w:p>
      <w:pPr>
        <w:pStyle w:val="Normal"/>
        <w:spacing w:lineRule="exact" w:line="219"/>
        <w:rPr>
          <w:sz w:val="20"/>
          <w:szCs w:val="20"/>
        </w:rPr>
      </w:pPr>
      <w:r>
        <w:rPr>
          <w:sz w:val="20"/>
          <w:szCs w:val="20"/>
        </w:rPr>
      </w:r>
    </w:p>
    <w:p>
      <w:pPr>
        <w:pStyle w:val="Normal"/>
        <w:spacing w:lineRule="auto" w:line="278"/>
        <w:ind w:firstLine="648" w:right="20"/>
        <w:jc w:val="both"/>
        <w:rPr>
          <w:sz w:val="20"/>
          <w:szCs w:val="20"/>
        </w:rPr>
      </w:pPr>
      <w:r>
        <w:rPr>
          <w:rFonts w:eastAsia="Arial" w:cs="Arial" w:ascii="Arial" w:hAnsi="Arial"/>
          <w:sz w:val="18"/>
          <w:szCs w:val="18"/>
        </w:rPr>
        <w:t>“</w:t>
      </w:r>
      <w:r>
        <w:rPr>
          <w:rFonts w:eastAsia="Arial" w:cs="Arial" w:ascii="Arial" w:hAnsi="Arial"/>
          <w:sz w:val="18"/>
          <w:szCs w:val="18"/>
          <w:u w:val="single"/>
        </w:rPr>
        <w:t>Recipient</w:t>
      </w:r>
      <w:r>
        <w:rPr>
          <w:rFonts w:eastAsia="Arial" w:cs="Arial" w:ascii="Arial" w:hAnsi="Arial"/>
          <w:sz w:val="18"/>
          <w:szCs w:val="18"/>
        </w:rPr>
        <w:t>” means the Administrative Agent, any Lender or any other recipient of any payment to be made by or on account of any obligation of the Borrower hereunder.</w:t>
      </w:r>
    </w:p>
    <w:p>
      <w:pPr>
        <w:pStyle w:val="Normal"/>
        <w:spacing w:lineRule="exact" w:line="197"/>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Records</w:t>
      </w:r>
      <w:r>
        <w:rPr>
          <w:rFonts w:eastAsia="Arial" w:cs="Arial" w:ascii="Arial" w:hAnsi="Arial"/>
          <w:sz w:val="18"/>
          <w:szCs w:val="18"/>
        </w:rPr>
        <w:t>” means, for any Receivable, all contracts, books, records and other documents or information (including computer programs, tapes, disks, software and related property and rights) relating to such Receivable or the related obligor.</w:t>
      </w:r>
    </w:p>
    <w:p>
      <w:pPr>
        <w:pStyle w:val="Normal"/>
        <w:spacing w:lineRule="exact" w:line="197"/>
        <w:rPr>
          <w:sz w:val="20"/>
          <w:szCs w:val="20"/>
        </w:rPr>
      </w:pPr>
      <w:r>
        <w:rPr>
          <w:sz w:val="20"/>
          <w:szCs w:val="20"/>
        </w:rPr>
      </w:r>
    </w:p>
    <w:p>
      <w:pPr>
        <w:pStyle w:val="Normal"/>
        <w:spacing w:lineRule="auto" w:line="302"/>
        <w:ind w:firstLine="648"/>
        <w:jc w:val="both"/>
        <w:rPr>
          <w:sz w:val="20"/>
          <w:szCs w:val="20"/>
        </w:rPr>
      </w:pPr>
      <w:r>
        <w:rPr>
          <w:rFonts w:eastAsia="Arial" w:cs="Arial" w:ascii="Arial" w:hAnsi="Arial"/>
          <w:sz w:val="16"/>
          <w:szCs w:val="16"/>
        </w:rPr>
        <w:t>“</w:t>
      </w:r>
      <w:r>
        <w:rPr>
          <w:rFonts w:eastAsia="Arial" w:cs="Arial" w:ascii="Arial" w:hAnsi="Arial"/>
          <w:sz w:val="16"/>
          <w:szCs w:val="16"/>
          <w:u w:val="single"/>
        </w:rPr>
        <w:t>Red Iron</w:t>
      </w:r>
      <w:r>
        <w:rPr>
          <w:rFonts w:eastAsia="Arial" w:cs="Arial" w:ascii="Arial" w:hAnsi="Arial"/>
          <w:sz w:val="16"/>
          <w:szCs w:val="16"/>
        </w:rPr>
        <w:t>” means Red Iron Acceptance, LLC, a Delaware limited liability company. For avoidance of doubt, for so long as Red Iron is governed by the Red Iron LLC Agreement as in effect on the Closing Date, except for amendments that do not change the ownership interests of its members or materially change the overall management structure of Red Iron in a manner that would cause Red Iron to be considered a Subsidiary of the Borrower, any obligations of Red Iron shall not be considered an obligation of the Borrower or Red Iron Holding Corporation, a Delaware corporation.</w:t>
      </w:r>
    </w:p>
    <w:p>
      <w:pPr>
        <w:pStyle w:val="Normal"/>
        <w:spacing w:lineRule="exact" w:line="184"/>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Red Iron LLC Agreement</w:t>
      </w:r>
      <w:r>
        <w:rPr>
          <w:rFonts w:eastAsia="Arial" w:cs="Arial" w:ascii="Arial" w:hAnsi="Arial"/>
          <w:sz w:val="18"/>
          <w:szCs w:val="18"/>
        </w:rPr>
        <w:t>” means that certain limited liability company agreement of Red Iron Acceptance, LLC, dated as of August 12, 2009, by and among Red Iron Holding Corporation, a Delaware corporation and a Subsidiary of the Borrower, and TCFIF Joint Venture I, LLC, a Minnesota limited liability company, as amended prior to the date hereof.</w:t>
      </w:r>
    </w:p>
    <w:p>
      <w:pPr>
        <w:pStyle w:val="Normal"/>
        <w:spacing w:lineRule="exact" w:line="211"/>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Red Iron/TCF Repurchase Obligations</w:t>
      </w:r>
      <w:r>
        <w:rPr>
          <w:rFonts w:eastAsia="Arial" w:cs="Arial" w:ascii="Arial" w:hAnsi="Arial"/>
          <w:sz w:val="18"/>
          <w:szCs w:val="18"/>
        </w:rPr>
        <w:t>” has the meaning specified in the definition of “Indebtedness”.</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Register</w:t>
      </w:r>
      <w:r>
        <w:rPr>
          <w:rFonts w:eastAsia="Arial" w:cs="Arial" w:ascii="Arial" w:hAnsi="Arial"/>
          <w:sz w:val="18"/>
          <w:szCs w:val="18"/>
        </w:rPr>
        <w:t xml:space="preserve">” has the meaning specified in </w:t>
      </w:r>
      <w:r>
        <w:rPr>
          <w:rFonts w:eastAsia="Arial" w:cs="Arial" w:ascii="Arial" w:hAnsi="Arial"/>
          <w:sz w:val="18"/>
          <w:szCs w:val="18"/>
          <w:u w:val="single"/>
        </w:rPr>
        <w:t>Section 10.06(c)</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spacing w:lineRule="auto" w:line="278"/>
        <w:ind w:firstLine="648" w:right="20"/>
        <w:jc w:val="both"/>
        <w:rPr>
          <w:sz w:val="20"/>
          <w:szCs w:val="20"/>
        </w:rPr>
      </w:pPr>
      <w:r>
        <w:rPr>
          <w:rFonts w:eastAsia="Arial" w:cs="Arial" w:ascii="Arial" w:hAnsi="Arial"/>
          <w:sz w:val="18"/>
          <w:szCs w:val="18"/>
        </w:rPr>
        <w:t>“</w:t>
      </w:r>
      <w:r>
        <w:rPr>
          <w:rFonts w:eastAsia="Arial" w:cs="Arial" w:ascii="Arial" w:hAnsi="Arial"/>
          <w:sz w:val="18"/>
          <w:szCs w:val="18"/>
          <w:u w:val="single"/>
        </w:rPr>
        <w:t>Related Parties</w:t>
      </w:r>
      <w:r>
        <w:rPr>
          <w:rFonts w:eastAsia="Arial" w:cs="Arial" w:ascii="Arial" w:hAnsi="Arial"/>
          <w:sz w:val="18"/>
          <w:szCs w:val="18"/>
        </w:rPr>
        <w:t>” means, with respect to any Person, such Person’s Affiliates and the partners, directors, officers, employees, agents, trustees and advisors of such Person and of such Person’s Affiliates.</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6"/>
          <w:szCs w:val="16"/>
        </w:rPr>
        <w:t>“</w:t>
      </w:r>
      <w:r>
        <w:rPr>
          <w:rFonts w:eastAsia="Arial" w:cs="Arial" w:ascii="Arial" w:hAnsi="Arial"/>
          <w:sz w:val="16"/>
          <w:szCs w:val="16"/>
          <w:u w:val="single"/>
        </w:rPr>
        <w:t>Reportable Event</w:t>
      </w:r>
      <w:r>
        <w:rPr>
          <w:rFonts w:eastAsia="Arial" w:cs="Arial" w:ascii="Arial" w:hAnsi="Arial"/>
          <w:sz w:val="16"/>
          <w:szCs w:val="16"/>
        </w:rPr>
        <w:t>” means any of the events set forth in Section 4043(c) of ERISA, other than events for which the 30 day notice period has been</w:t>
      </w:r>
    </w:p>
    <w:p>
      <w:pPr>
        <w:pStyle w:val="Normal"/>
        <w:spacing w:lineRule="exact" w:line="46"/>
        <w:rPr>
          <w:sz w:val="20"/>
          <w:szCs w:val="20"/>
        </w:rPr>
      </w:pPr>
      <w:r>
        <w:rPr>
          <w:sz w:val="20"/>
          <w:szCs w:val="20"/>
        </w:rPr>
      </w:r>
    </w:p>
    <w:p>
      <w:pPr>
        <w:pStyle w:val="Normal"/>
        <w:rPr>
          <w:sz w:val="20"/>
          <w:szCs w:val="20"/>
        </w:rPr>
      </w:pPr>
      <w:r>
        <w:rPr>
          <w:rFonts w:eastAsia="Arial" w:cs="Arial" w:ascii="Arial" w:hAnsi="Arial"/>
          <w:sz w:val="18"/>
          <w:szCs w:val="18"/>
        </w:rPr>
        <w:t>waived.</w:t>
      </w:r>
    </w:p>
    <w:p>
      <w:pPr>
        <w:pStyle w:val="Normal"/>
        <w:spacing w:lineRule="exact" w:line="238"/>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Required Lenders</w:t>
      </w:r>
      <w:r>
        <w:rPr>
          <w:rFonts w:eastAsia="Arial" w:cs="Arial" w:ascii="Arial" w:hAnsi="Arial"/>
          <w:sz w:val="18"/>
          <w:szCs w:val="18"/>
        </w:rPr>
        <w:t>” means, as of any date of determination, Lenders having Total Credit Exposures representing more than 50% of the Total Credit Exposures of all Lenders. The Total Credit Exposure of any Defaulting Lender which is a Lender shall be disregarded in determining Required Lenders at any time.</w:t>
      </w:r>
    </w:p>
    <w:p>
      <w:pPr>
        <w:pStyle w:val="Normal"/>
        <w:spacing w:lineRule="exact" w:line="211"/>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Rescindable Amount</w:t>
      </w:r>
      <w:r>
        <w:rPr>
          <w:rFonts w:eastAsia="Arial" w:cs="Arial" w:ascii="Arial" w:hAnsi="Arial"/>
          <w:sz w:val="18"/>
          <w:szCs w:val="18"/>
        </w:rPr>
        <w:t xml:space="preserve">” has the meaning as defined in </w:t>
      </w:r>
      <w:r>
        <w:rPr>
          <w:rFonts w:eastAsia="Arial" w:cs="Arial" w:ascii="Arial" w:hAnsi="Arial"/>
          <w:sz w:val="18"/>
          <w:szCs w:val="18"/>
          <w:u w:val="single"/>
        </w:rPr>
        <w:t>Section 2.10(b)(ii)</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Resolution Authority</w:t>
      </w:r>
      <w:r>
        <w:rPr>
          <w:rFonts w:eastAsia="Arial" w:cs="Arial" w:ascii="Arial" w:hAnsi="Arial"/>
          <w:sz w:val="18"/>
          <w:szCs w:val="18"/>
        </w:rPr>
        <w:t>” means an EEA Resolution Authority or, with respect to any UK Financial Institution, a UK Resolution Authority.</w:t>
      </w:r>
    </w:p>
    <w:p>
      <w:pPr>
        <w:pStyle w:val="Normal"/>
        <w:spacing w:lineRule="exact" w:line="252"/>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Responsible Officer</w:t>
      </w:r>
      <w:r>
        <w:rPr>
          <w:rFonts w:eastAsia="Arial" w:cs="Arial" w:ascii="Arial" w:hAnsi="Arial"/>
          <w:sz w:val="18"/>
          <w:szCs w:val="18"/>
        </w:rPr>
        <w:t>” means (a) the secretary, treasurer or assistant treasurer of the Borrower, or any other officer having substantially the same authority and responsibility; (b) with respect to compliance with the financial covenant, the chief financial officer, corporate controller, the treasurer or assistant</w:t>
      </w:r>
    </w:p>
    <w:p>
      <w:pPr>
        <w:pStyle w:val="Normal"/>
        <w:spacing w:lineRule="exact" w:line="382"/>
        <w:rPr>
          <w:sz w:val="20"/>
          <w:szCs w:val="20"/>
        </w:rPr>
      </w:pPr>
      <w:r>
        <w:rPr>
          <w:sz w:val="20"/>
          <w:szCs w:val="20"/>
        </w:rPr>
      </w:r>
    </w:p>
    <w:p>
      <w:pPr>
        <w:pStyle w:val="Normal"/>
        <w:jc w:val="center"/>
        <w:rPr>
          <w:sz w:val="20"/>
          <w:szCs w:val="20"/>
        </w:rPr>
      </w:pPr>
      <w:r>
        <w:rPr>
          <w:rFonts w:eastAsia="Arial" w:cs="Arial" w:ascii="Arial" w:hAnsi="Arial"/>
          <w:sz w:val="14"/>
          <w:szCs w:val="14"/>
        </w:rPr>
        <w:t>18</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21">
            <wp:simplePos x="0" y="0"/>
            <wp:positionH relativeFrom="column">
              <wp:posOffset>5080</wp:posOffset>
            </wp:positionH>
            <wp:positionV relativeFrom="paragraph">
              <wp:posOffset>38100</wp:posOffset>
            </wp:positionV>
            <wp:extent cx="7132320" cy="17145"/>
            <wp:effectExtent l="0" t="0" r="0" b="0"/>
            <wp:wrapNone/>
            <wp:docPr id="20"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1" descr=""/>
                    <pic:cNvPicPr>
                      <a:picLocks noChangeAspect="1" noChangeArrowheads="1"/>
                    </pic:cNvPicPr>
                  </pic:nvPicPr>
                  <pic:blipFill>
                    <a:blip r:embed="rId21"/>
                    <a:stretch>
                      <a:fillRect/>
                    </a:stretch>
                  </pic:blipFill>
                  <pic:spPr bwMode="auto">
                    <a:xfrm>
                      <a:off x="0" y="0"/>
                      <a:ext cx="7132320" cy="17145"/>
                    </a:xfrm>
                    <a:prstGeom prst="rect">
                      <a:avLst/>
                    </a:prstGeom>
                    <a:noFill/>
                  </pic:spPr>
                </pic:pic>
              </a:graphicData>
            </a:graphic>
          </wp:anchor>
        </w:drawing>
      </w:r>
    </w:p>
    <w:p>
      <w:pPr>
        <w:pStyle w:val="Normal"/>
        <w:spacing w:lineRule="auto" w:line="254"/>
        <w:jc w:val="both"/>
        <w:rPr>
          <w:sz w:val="20"/>
          <w:szCs w:val="20"/>
        </w:rPr>
      </w:pPr>
      <w:bookmarkStart w:id="22" w:name="page28"/>
      <w:bookmarkEnd w:id="22"/>
      <w:r>
        <w:rPr>
          <w:rFonts w:eastAsia="Arial" w:cs="Arial" w:ascii="Arial" w:hAnsi="Arial"/>
          <w:sz w:val="18"/>
          <w:szCs w:val="18"/>
        </w:rPr>
        <w:t xml:space="preserve">treasurer of the Borrower, or any other officer having substantially the same authority and responsibility; or (c) and, solely for purposes of notices given pursuant to </w:t>
      </w:r>
      <w:r>
        <w:rPr>
          <w:rFonts w:eastAsia="Arial" w:cs="Arial" w:ascii="Arial" w:hAnsi="Arial"/>
          <w:sz w:val="18"/>
          <w:szCs w:val="18"/>
          <w:u w:val="single"/>
        </w:rPr>
        <w:t>Article II</w:t>
      </w:r>
      <w:r>
        <w:rPr>
          <w:rFonts w:eastAsia="Arial" w:cs="Arial" w:ascii="Arial" w:hAnsi="Arial"/>
          <w:sz w:val="18"/>
          <w:szCs w:val="18"/>
        </w:rPr>
        <w:t>, the assistant treasurer or any other officer of the Borrower so designated by any of the foregoing officers in a notice to the Administrative Agent or any other officer or employee of the Borrower designated in or pursuant to an agreement between the Borrower and the Administrative Agent. Any document delivered hereunder that is signed by a Responsible Officer shall be conclusively presumed to have been authorized by all necessary corporate, partnership and/or other action on the part of the Borrower and such Responsible Officer shall be conclusively presumed to have acted on behalf of the Borrower.</w:t>
      </w:r>
    </w:p>
    <w:p>
      <w:pPr>
        <w:pStyle w:val="Normal"/>
        <w:spacing w:lineRule="exact" w:line="219"/>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Restricted Payment</w:t>
      </w:r>
      <w:r>
        <w:rPr>
          <w:rFonts w:eastAsia="Arial" w:cs="Arial" w:ascii="Arial" w:hAnsi="Arial"/>
          <w:sz w:val="18"/>
          <w:szCs w:val="18"/>
        </w:rPr>
        <w:t xml:space="preserve">” has the meaning specified in </w:t>
      </w:r>
      <w:r>
        <w:rPr>
          <w:rFonts w:eastAsia="Arial" w:cs="Arial" w:ascii="Arial" w:hAnsi="Arial"/>
          <w:sz w:val="18"/>
          <w:szCs w:val="18"/>
          <w:u w:val="single"/>
        </w:rPr>
        <w:t>Section 7.04</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S&amp;P</w:t>
      </w:r>
      <w:r>
        <w:rPr>
          <w:rFonts w:eastAsia="Arial" w:cs="Arial" w:ascii="Arial" w:hAnsi="Arial"/>
          <w:sz w:val="18"/>
          <w:szCs w:val="18"/>
        </w:rPr>
        <w:t>” means Standard &amp; Poor’s Financial Services LLC, a subsidiary of S&amp;P Global Inc., and any successor thereto.</w:t>
      </w:r>
    </w:p>
    <w:p>
      <w:pPr>
        <w:pStyle w:val="Normal"/>
        <w:spacing w:lineRule="exact" w:line="252"/>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Sanction(s)</w:t>
      </w:r>
      <w:r>
        <w:rPr>
          <w:rFonts w:eastAsia="Arial" w:cs="Arial" w:ascii="Arial" w:hAnsi="Arial"/>
          <w:sz w:val="18"/>
          <w:szCs w:val="18"/>
        </w:rPr>
        <w:t>” means any sanction administered or enforced by the United States Government (including without limitation, OFAC), the United Nations Security Council, the European Union, Her Majesty’s Treasury or other relevant sanctions authority.</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Scheduled Unavailability Date</w:t>
      </w:r>
      <w:r>
        <w:rPr>
          <w:rFonts w:eastAsia="Arial" w:cs="Arial" w:ascii="Arial" w:hAnsi="Arial"/>
          <w:sz w:val="18"/>
          <w:szCs w:val="18"/>
        </w:rPr>
        <w:t xml:space="preserve">” has the meaning specified in </w:t>
      </w:r>
      <w:r>
        <w:rPr>
          <w:rFonts w:eastAsia="Arial" w:cs="Arial" w:ascii="Arial" w:hAnsi="Arial"/>
          <w:sz w:val="18"/>
          <w:szCs w:val="18"/>
          <w:u w:val="single"/>
        </w:rPr>
        <w:t>Section 3.03(b)</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SEC</w:t>
      </w:r>
      <w:r>
        <w:rPr>
          <w:rFonts w:eastAsia="Arial" w:cs="Arial" w:ascii="Arial" w:hAnsi="Arial"/>
          <w:sz w:val="18"/>
          <w:szCs w:val="18"/>
        </w:rPr>
        <w:t>” means the Securities and Exchange Commission, or any Governmental Authority succeeding to any of its principal functions.</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6"/>
          <w:szCs w:val="16"/>
        </w:rPr>
        <w:t>“</w:t>
      </w:r>
      <w:r>
        <w:rPr>
          <w:rFonts w:eastAsia="Arial" w:cs="Arial" w:ascii="Arial" w:hAnsi="Arial"/>
          <w:sz w:val="16"/>
          <w:szCs w:val="16"/>
          <w:u w:val="single"/>
        </w:rPr>
        <w:t>SOFR</w:t>
      </w:r>
      <w:r>
        <w:rPr>
          <w:rFonts w:eastAsia="Arial" w:cs="Arial" w:ascii="Arial" w:hAnsi="Arial"/>
          <w:sz w:val="16"/>
          <w:szCs w:val="16"/>
        </w:rPr>
        <w:t>” means the Secured Overnight Financing Rate as administered by the Federal Reserve Bank of New York (or a successor administrator).</w:t>
      </w:r>
    </w:p>
    <w:p>
      <w:pPr>
        <w:pStyle w:val="Normal"/>
        <w:spacing w:lineRule="exact" w:line="275"/>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SOFR Adjustment</w:t>
      </w:r>
      <w:r>
        <w:rPr>
          <w:rFonts w:eastAsia="Arial" w:cs="Arial" w:ascii="Arial" w:hAnsi="Arial"/>
          <w:sz w:val="18"/>
          <w:szCs w:val="18"/>
        </w:rPr>
        <w:t>” with respect to Daily Simple SOFR means 0.10% (10 basis points) and with respect to Term SOFR means 0.10% (10 basis points) for an Interest Period of one-month or three-month’s duration; provided, that if the Borrower wishes to request Term SOFR Loans having an Interest Period other than one or three months in duration as provided in the definition of “Interest Period”, then the SOFR Adjustment shall be determined by the Administrative Agent at such time.</w:t>
      </w:r>
    </w:p>
    <w:p>
      <w:pPr>
        <w:pStyle w:val="Normal"/>
        <w:spacing w:lineRule="exact" w:line="214"/>
        <w:rPr>
          <w:sz w:val="20"/>
          <w:szCs w:val="20"/>
        </w:rPr>
      </w:pPr>
      <w:r>
        <w:rPr>
          <w:sz w:val="20"/>
          <w:szCs w:val="20"/>
        </w:rPr>
      </w:r>
    </w:p>
    <w:p>
      <w:pPr>
        <w:pStyle w:val="Normal"/>
        <w:ind w:left="660"/>
        <w:rPr>
          <w:sz w:val="20"/>
          <w:szCs w:val="20"/>
        </w:rPr>
      </w:pPr>
      <w:r>
        <w:rPr>
          <w:rFonts w:eastAsia="Arial" w:cs="Arial" w:ascii="Arial" w:hAnsi="Arial"/>
          <w:sz w:val="16"/>
          <w:szCs w:val="16"/>
        </w:rPr>
        <w:t>“</w:t>
      </w:r>
      <w:r>
        <w:rPr>
          <w:rFonts w:eastAsia="Arial" w:cs="Arial" w:ascii="Arial" w:hAnsi="Arial"/>
          <w:sz w:val="16"/>
          <w:szCs w:val="16"/>
          <w:u w:val="single"/>
        </w:rPr>
        <w:t>SPV</w:t>
      </w:r>
      <w:r>
        <w:rPr>
          <w:rFonts w:eastAsia="Arial" w:cs="Arial" w:ascii="Arial" w:hAnsi="Arial"/>
          <w:sz w:val="16"/>
          <w:szCs w:val="16"/>
        </w:rPr>
        <w:t>” means any special purpose entity established for the purpose of purchasing receivables in connection with a Receivables Purchase Facility.</w:t>
      </w:r>
    </w:p>
    <w:p>
      <w:pPr>
        <w:pStyle w:val="Normal"/>
        <w:spacing w:lineRule="exact" w:line="275"/>
        <w:rPr>
          <w:sz w:val="20"/>
          <w:szCs w:val="20"/>
        </w:rPr>
      </w:pPr>
      <w:r>
        <w:rPr>
          <w:sz w:val="20"/>
          <w:szCs w:val="20"/>
        </w:rPr>
      </w:r>
    </w:p>
    <w:p>
      <w:pPr>
        <w:pStyle w:val="Normal"/>
        <w:spacing w:lineRule="auto" w:line="257"/>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Subsidiary</w:t>
      </w:r>
      <w:r>
        <w:rPr>
          <w:rFonts w:eastAsia="Arial" w:cs="Arial" w:ascii="Arial" w:hAnsi="Arial"/>
          <w:sz w:val="18"/>
          <w:szCs w:val="18"/>
        </w:rPr>
        <w:t>” of a Person means a corporation, partnership, joint venture, limited liability company or other business entity of which a majority of the shares of securities or other interests having ordinary voting power for the election of directors or other governing body (other than securities or interests having such power only by reason of the happening of a contingency) are at the time beneficially owned, or the management of which is otherwise controlled, directly, or indirectly through one or more intermediaries, or both, by such Person. Unless otherwise specified, all references herein to a “Subsidiary” or to “Subsidiaries” shall refer to a Subsidiary or Subsidiaries of the Borrower.</w:t>
      </w:r>
    </w:p>
    <w:p>
      <w:pPr>
        <w:pStyle w:val="Normal"/>
        <w:spacing w:lineRule="exact" w:line="215"/>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Successor Rate</w:t>
      </w:r>
      <w:r>
        <w:rPr>
          <w:rFonts w:eastAsia="Arial" w:cs="Arial" w:ascii="Arial" w:hAnsi="Arial"/>
          <w:sz w:val="18"/>
          <w:szCs w:val="18"/>
        </w:rPr>
        <w:t xml:space="preserve">” has the meaning specified in </w:t>
      </w:r>
      <w:r>
        <w:rPr>
          <w:rFonts w:eastAsia="Arial" w:cs="Arial" w:ascii="Arial" w:hAnsi="Arial"/>
          <w:sz w:val="18"/>
          <w:szCs w:val="18"/>
          <w:u w:val="single"/>
        </w:rPr>
        <w:t>Section 3.03(b)</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Surety Instruments</w:t>
      </w:r>
      <w:r>
        <w:rPr>
          <w:rFonts w:eastAsia="Arial" w:cs="Arial" w:ascii="Arial" w:hAnsi="Arial"/>
          <w:sz w:val="18"/>
          <w:szCs w:val="18"/>
        </w:rPr>
        <w:t>” means all standby letters of credit, banker’s acceptances and bank guaranties not attributable to the purchase of supplies and inventory in the ordinary course of business and shipside bonds, surety bonds and similar instruments.</w:t>
      </w:r>
    </w:p>
    <w:p>
      <w:pPr>
        <w:pStyle w:val="Normal"/>
        <w:spacing w:lineRule="exact" w:line="197"/>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Swap Contract</w:t>
      </w:r>
      <w:r>
        <w:rPr>
          <w:rFonts w:eastAsia="Arial" w:cs="Arial" w:ascii="Arial" w:hAnsi="Arial"/>
          <w:sz w:val="18"/>
          <w:szCs w:val="18"/>
        </w:rPr>
        <w:t>” means (a) any and all rate swap transactions, basis swaps, credit derivative transactions, forward rate transactions, commodity swaps, commodity options, forward commodity</w:t>
      </w:r>
    </w:p>
    <w:p>
      <w:pPr>
        <w:pStyle w:val="Normal"/>
        <w:spacing w:lineRule="exact" w:line="368"/>
        <w:rPr>
          <w:sz w:val="20"/>
          <w:szCs w:val="20"/>
        </w:rPr>
      </w:pPr>
      <w:r>
        <w:rPr>
          <w:sz w:val="20"/>
          <w:szCs w:val="20"/>
        </w:rPr>
      </w:r>
    </w:p>
    <w:p>
      <w:pPr>
        <w:pStyle w:val="Normal"/>
        <w:jc w:val="center"/>
        <w:rPr>
          <w:sz w:val="20"/>
          <w:szCs w:val="20"/>
        </w:rPr>
      </w:pPr>
      <w:r>
        <w:rPr>
          <w:rFonts w:eastAsia="Arial" w:cs="Arial" w:ascii="Arial" w:hAnsi="Arial"/>
          <w:sz w:val="14"/>
          <w:szCs w:val="14"/>
        </w:rPr>
        <w:t>19</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22">
            <wp:simplePos x="0" y="0"/>
            <wp:positionH relativeFrom="column">
              <wp:posOffset>5080</wp:posOffset>
            </wp:positionH>
            <wp:positionV relativeFrom="paragraph">
              <wp:posOffset>38100</wp:posOffset>
            </wp:positionV>
            <wp:extent cx="7132320" cy="17145"/>
            <wp:effectExtent l="0" t="0" r="0" b="0"/>
            <wp:wrapNone/>
            <wp:docPr id="21"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2" descr=""/>
                    <pic:cNvPicPr>
                      <a:picLocks noChangeAspect="1" noChangeArrowheads="1"/>
                    </pic:cNvPicPr>
                  </pic:nvPicPr>
                  <pic:blipFill>
                    <a:blip r:embed="rId22"/>
                    <a:stretch>
                      <a:fillRect/>
                    </a:stretch>
                  </pic:blipFill>
                  <pic:spPr bwMode="auto">
                    <a:xfrm>
                      <a:off x="0" y="0"/>
                      <a:ext cx="7132320" cy="17145"/>
                    </a:xfrm>
                    <a:prstGeom prst="rect">
                      <a:avLst/>
                    </a:prstGeom>
                    <a:noFill/>
                  </pic:spPr>
                </pic:pic>
              </a:graphicData>
            </a:graphic>
          </wp:anchor>
        </w:drawing>
      </w:r>
    </w:p>
    <w:p>
      <w:pPr>
        <w:pStyle w:val="Normal"/>
        <w:spacing w:lineRule="auto" w:line="271"/>
        <w:jc w:val="both"/>
        <w:rPr>
          <w:sz w:val="20"/>
          <w:szCs w:val="20"/>
        </w:rPr>
      </w:pPr>
      <w:bookmarkStart w:id="23" w:name="page29"/>
      <w:bookmarkEnd w:id="23"/>
      <w:r>
        <w:rPr>
          <w:rFonts w:eastAsia="Arial" w:cs="Arial" w:ascii="Arial" w:hAnsi="Arial"/>
          <w:sz w:val="17"/>
          <w:szCs w:val="17"/>
        </w:rPr>
        <w:t>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or any combination of any of the foregoing (including any options to enter into any of the foregoing), whether or not any such transaction is governed by or subject to any master agreement, and (b) any and all transactions of any kind, and the related confirmations, which are subject to the terms and conditions of, or governed by, any form of master agreement published by the International Swaps and Derivatives Association, Inc., any International Foreign Exchange Master Agreement, or any other master agreement (any such master agreement, together with any related schedules, a “</w:t>
      </w:r>
      <w:r>
        <w:rPr>
          <w:rFonts w:eastAsia="Arial" w:cs="Arial" w:ascii="Arial" w:hAnsi="Arial"/>
          <w:sz w:val="17"/>
          <w:szCs w:val="17"/>
          <w:u w:val="single"/>
        </w:rPr>
        <w:t>Master Agreement</w:t>
      </w:r>
      <w:r>
        <w:rPr>
          <w:rFonts w:eastAsia="Arial" w:cs="Arial" w:ascii="Arial" w:hAnsi="Arial"/>
          <w:sz w:val="17"/>
          <w:szCs w:val="17"/>
        </w:rPr>
        <w:t>”), including any such obligations or liabilities under any Master Agreement.</w:t>
      </w:r>
    </w:p>
    <w:p>
      <w:pPr>
        <w:pStyle w:val="Normal"/>
        <w:spacing w:lineRule="exact" w:line="205"/>
        <w:rPr>
          <w:sz w:val="20"/>
          <w:szCs w:val="20"/>
        </w:rPr>
      </w:pPr>
      <w:r>
        <w:rPr>
          <w:sz w:val="20"/>
          <w:szCs w:val="20"/>
        </w:rPr>
      </w:r>
    </w:p>
    <w:p>
      <w:pPr>
        <w:pStyle w:val="Normal"/>
        <w:spacing w:lineRule="auto" w:line="295"/>
        <w:ind w:firstLine="648"/>
        <w:jc w:val="both"/>
        <w:rPr>
          <w:sz w:val="20"/>
          <w:szCs w:val="20"/>
        </w:rPr>
      </w:pPr>
      <w:r>
        <w:rPr>
          <w:rFonts w:eastAsia="Arial" w:cs="Arial" w:ascii="Arial" w:hAnsi="Arial"/>
          <w:sz w:val="16"/>
          <w:szCs w:val="16"/>
        </w:rPr>
        <w:t>“</w:t>
      </w:r>
      <w:r>
        <w:rPr>
          <w:rFonts w:eastAsia="Arial" w:cs="Arial" w:ascii="Arial" w:hAnsi="Arial"/>
          <w:sz w:val="16"/>
          <w:szCs w:val="16"/>
          <w:u w:val="single"/>
        </w:rPr>
        <w:t>Swap Termination Value</w:t>
      </w:r>
      <w:r>
        <w:rPr>
          <w:rFonts w:eastAsia="Arial" w:cs="Arial" w:ascii="Arial" w:hAnsi="Arial"/>
          <w:sz w:val="16"/>
          <w:szCs w:val="16"/>
        </w:rPr>
        <w:t xml:space="preserve">” means, in respect of any one or more Swap Contracts, after taking into account the effect of any legally enforceable netting agreement relating to such Swap Contracts, (a) for any date on or after the date such Swap Contracts have been closed out and termination value(s) determined in accordance therewith, such termination value(s), and (b) for any date prior to the date referenced in </w:t>
      </w:r>
      <w:r>
        <w:rPr>
          <w:rFonts w:eastAsia="Arial" w:cs="Arial" w:ascii="Arial" w:hAnsi="Arial"/>
          <w:sz w:val="16"/>
          <w:szCs w:val="16"/>
          <w:u w:val="single"/>
        </w:rPr>
        <w:t>clause (a)</w:t>
      </w:r>
      <w:r>
        <w:rPr>
          <w:rFonts w:eastAsia="Arial" w:cs="Arial" w:ascii="Arial" w:hAnsi="Arial"/>
          <w:sz w:val="16"/>
          <w:szCs w:val="16"/>
        </w:rPr>
        <w:t>, the amount(s) determined as the mark-to-market value(s) for such Swap Contracts in accordance with their terms, as determined based upon one or more mid-market or other readily available quotations provided by any recognized dealer in such Swap Contracts (which may include a Lender or any Affiliate of a Lender).</w:t>
      </w:r>
    </w:p>
    <w:p>
      <w:pPr>
        <w:pStyle w:val="Normal"/>
        <w:spacing w:lineRule="exact" w:line="188"/>
        <w:rPr>
          <w:sz w:val="20"/>
          <w:szCs w:val="20"/>
        </w:rPr>
      </w:pPr>
      <w:r>
        <w:rPr>
          <w:sz w:val="20"/>
          <w:szCs w:val="20"/>
        </w:rPr>
      </w:r>
    </w:p>
    <w:p>
      <w:pPr>
        <w:pStyle w:val="Normal"/>
        <w:ind w:left="660"/>
        <w:rPr>
          <w:sz w:val="20"/>
          <w:szCs w:val="20"/>
        </w:rPr>
      </w:pPr>
      <w:r>
        <w:rPr>
          <w:rFonts w:eastAsia="Arial" w:cs="Arial" w:ascii="Arial" w:hAnsi="Arial"/>
          <w:sz w:val="16"/>
          <w:szCs w:val="16"/>
        </w:rPr>
        <w:t>“</w:t>
      </w:r>
      <w:r>
        <w:rPr>
          <w:rFonts w:eastAsia="Arial" w:cs="Arial" w:ascii="Arial" w:hAnsi="Arial"/>
          <w:sz w:val="16"/>
          <w:szCs w:val="16"/>
          <w:u w:val="single"/>
        </w:rPr>
        <w:t>Synthetic Lease Obligation</w:t>
      </w:r>
      <w:r>
        <w:rPr>
          <w:rFonts w:eastAsia="Arial" w:cs="Arial" w:ascii="Arial" w:hAnsi="Arial"/>
          <w:sz w:val="16"/>
          <w:szCs w:val="16"/>
        </w:rPr>
        <w:t>” means the monetary obligation of a Person under (a) a so-called synthetic, off-balance sheet or tax retention lease, or</w:t>
      </w:r>
    </w:p>
    <w:p>
      <w:pPr>
        <w:pStyle w:val="Normal"/>
        <w:spacing w:lineRule="exact" w:line="46"/>
        <w:rPr>
          <w:sz w:val="20"/>
          <w:szCs w:val="20"/>
        </w:rPr>
      </w:pPr>
      <w:r>
        <w:rPr>
          <w:sz w:val="20"/>
          <w:szCs w:val="20"/>
        </w:rPr>
      </w:r>
    </w:p>
    <w:p>
      <w:pPr>
        <w:pStyle w:val="Normal"/>
        <w:numPr>
          <w:ilvl w:val="0"/>
          <w:numId w:val="12"/>
        </w:numPr>
        <w:tabs>
          <w:tab w:val="clear" w:pos="720"/>
          <w:tab w:val="left" w:pos="272" w:leader="none"/>
        </w:tabs>
        <w:spacing w:lineRule="auto" w:line="290"/>
        <w:ind w:firstLine="8"/>
        <w:rPr>
          <w:rFonts w:ascii="Arial" w:hAnsi="Arial" w:eastAsia="Arial" w:cs="Arial"/>
          <w:sz w:val="17"/>
          <w:szCs w:val="17"/>
        </w:rPr>
      </w:pPr>
      <w:r>
        <w:rPr>
          <w:rFonts w:eastAsia="Arial" w:cs="Arial" w:ascii="Arial" w:hAnsi="Arial"/>
          <w:sz w:val="17"/>
          <w:szCs w:val="17"/>
        </w:rPr>
        <w:t>an agreement for the use or possession of property creating obligations that do not appear on the balance sheet of such Person but which, upon the insolvency or bankruptcy of such Person, would be characterized as the indebtedness of such Person (without regard to accounting treatment).</w:t>
      </w:r>
    </w:p>
    <w:p>
      <w:pPr>
        <w:pStyle w:val="Normal"/>
        <w:spacing w:lineRule="exact" w:line="188"/>
        <w:rPr>
          <w:sz w:val="20"/>
          <w:szCs w:val="20"/>
        </w:rPr>
      </w:pPr>
      <w:r>
        <w:rPr>
          <w:sz w:val="20"/>
          <w:szCs w:val="20"/>
        </w:rPr>
      </w:r>
    </w:p>
    <w:p>
      <w:pPr>
        <w:pStyle w:val="Normal"/>
        <w:spacing w:lineRule="auto" w:line="307"/>
        <w:ind w:firstLine="648"/>
        <w:rPr>
          <w:sz w:val="20"/>
          <w:szCs w:val="20"/>
        </w:rPr>
      </w:pPr>
      <w:r>
        <w:rPr>
          <w:rFonts w:eastAsia="Arial" w:cs="Arial" w:ascii="Arial" w:hAnsi="Arial"/>
          <w:sz w:val="17"/>
          <w:szCs w:val="17"/>
        </w:rPr>
        <w:t>“</w:t>
      </w:r>
      <w:r>
        <w:rPr>
          <w:rFonts w:eastAsia="Arial" w:cs="Arial" w:ascii="Arial" w:hAnsi="Arial"/>
          <w:sz w:val="17"/>
          <w:szCs w:val="17"/>
          <w:u w:val="single"/>
        </w:rPr>
        <w:t>Taxes</w:t>
      </w:r>
      <w:r>
        <w:rPr>
          <w:rFonts w:eastAsia="Arial" w:cs="Arial" w:ascii="Arial" w:hAnsi="Arial"/>
          <w:sz w:val="17"/>
          <w:szCs w:val="17"/>
        </w:rPr>
        <w:t>” means all present or future taxes, levies, imposts, duties, deductions, withholdings (including backup withholding), assessments, fees or other charges imposed by any Governmental Authority, including any interest, additions to tax or penalties applicable thereto.</w:t>
      </w:r>
    </w:p>
    <w:p>
      <w:pPr>
        <w:pStyle w:val="Normal"/>
        <w:spacing w:lineRule="exact" w:line="173"/>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TCC</w:t>
      </w:r>
      <w:r>
        <w:rPr>
          <w:rFonts w:eastAsia="Arial" w:cs="Arial" w:ascii="Arial" w:hAnsi="Arial"/>
          <w:sz w:val="18"/>
          <w:szCs w:val="18"/>
        </w:rPr>
        <w:t>” means Toro Credit Company, a Minnesota corporation.</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7"/>
          <w:szCs w:val="17"/>
        </w:rPr>
        <w:t>“</w:t>
      </w:r>
      <w:r>
        <w:rPr>
          <w:rFonts w:eastAsia="Arial" w:cs="Arial" w:ascii="Arial" w:hAnsi="Arial"/>
          <w:sz w:val="17"/>
          <w:szCs w:val="17"/>
          <w:u w:val="single"/>
        </w:rPr>
        <w:t>TCC Trigger Event</w:t>
      </w:r>
      <w:r>
        <w:rPr>
          <w:rFonts w:eastAsia="Arial" w:cs="Arial" w:ascii="Arial" w:hAnsi="Arial"/>
          <w:sz w:val="17"/>
          <w:szCs w:val="17"/>
        </w:rPr>
        <w:t>” means the date on which TCC becomes a borrower under and pursuant to the terms of the 2021 Credit Agreement.</w:t>
      </w:r>
    </w:p>
    <w:p>
      <w:pPr>
        <w:pStyle w:val="Normal"/>
        <w:spacing w:lineRule="exact" w:line="264"/>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TCF Canada</w:t>
      </w:r>
      <w:r>
        <w:rPr>
          <w:rFonts w:eastAsia="Arial" w:cs="Arial" w:ascii="Arial" w:hAnsi="Arial"/>
          <w:sz w:val="18"/>
          <w:szCs w:val="18"/>
        </w:rPr>
        <w:t>” means TCF Commercial Finance Canada, Inc., a Canada corporation.</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Term SOFR</w:t>
      </w:r>
      <w:r>
        <w:rPr>
          <w:rFonts w:eastAsia="Arial" w:cs="Arial" w:ascii="Arial" w:hAnsi="Arial"/>
          <w:sz w:val="18"/>
          <w:szCs w:val="18"/>
        </w:rPr>
        <w:t>” means:</w:t>
      </w:r>
    </w:p>
    <w:p>
      <w:pPr>
        <w:pStyle w:val="Normal"/>
        <w:spacing w:lineRule="exact" w:line="279"/>
        <w:rPr>
          <w:sz w:val="20"/>
          <w:szCs w:val="20"/>
        </w:rPr>
      </w:pPr>
      <w:r>
        <w:rPr>
          <w:sz w:val="20"/>
          <w:szCs w:val="20"/>
        </w:rPr>
      </w:r>
    </w:p>
    <w:p>
      <w:pPr>
        <w:pStyle w:val="Normal"/>
        <w:numPr>
          <w:ilvl w:val="0"/>
          <w:numId w:val="13"/>
        </w:numPr>
        <w:tabs>
          <w:tab w:val="clear" w:pos="720"/>
          <w:tab w:val="left" w:pos="1685" w:leader="none"/>
        </w:tabs>
        <w:spacing w:lineRule="auto" w:line="278"/>
        <w:ind w:firstLine="656"/>
        <w:jc w:val="both"/>
        <w:rPr>
          <w:rFonts w:ascii="Arial" w:hAnsi="Arial" w:eastAsia="Arial" w:cs="Arial"/>
          <w:sz w:val="17"/>
          <w:szCs w:val="17"/>
        </w:rPr>
      </w:pPr>
      <w:r>
        <w:rPr>
          <w:rFonts w:eastAsia="Arial" w:cs="Arial" w:ascii="Arial" w:hAnsi="Arial"/>
          <w:sz w:val="17"/>
          <w:szCs w:val="17"/>
        </w:rPr>
        <w:t xml:space="preserve">for any Interest Period with respect to a Term SOFR Loan, the rate per annum equal to the Term SOFR Screen Rate two U.S. Government Securities Business Days prior to the commencement of such Interest Period with a term equivalent to such Interest Period; provided that if the rate is not published prior to 11:00 a.m. on such determination date then Term SOFR means the Term SOFR Screen Rate on the first U.S. Government Securities Business Day immediately prior thereto, in each case, </w:t>
      </w:r>
      <w:r>
        <w:rPr>
          <w:rFonts w:eastAsia="Arial" w:cs="Arial" w:ascii="Arial" w:hAnsi="Arial"/>
          <w:sz w:val="17"/>
          <w:szCs w:val="17"/>
          <w:u w:val="single"/>
        </w:rPr>
        <w:t>plus</w:t>
      </w:r>
      <w:r>
        <w:rPr>
          <w:rFonts w:eastAsia="Arial" w:cs="Arial" w:ascii="Arial" w:hAnsi="Arial"/>
          <w:sz w:val="17"/>
          <w:szCs w:val="17"/>
        </w:rPr>
        <w:t xml:space="preserve"> the SOFR Adjustment for such Interest Period; and</w:t>
      </w:r>
    </w:p>
    <w:p>
      <w:pPr>
        <w:pStyle w:val="Normal"/>
        <w:spacing w:lineRule="exact" w:line="225"/>
        <w:rPr>
          <w:rFonts w:ascii="Arial" w:hAnsi="Arial" w:eastAsia="Arial" w:cs="Arial"/>
          <w:sz w:val="17"/>
          <w:szCs w:val="17"/>
        </w:rPr>
      </w:pPr>
      <w:r>
        <w:rPr>
          <w:rFonts w:eastAsia="Arial" w:cs="Arial" w:ascii="Arial" w:hAnsi="Arial"/>
          <w:sz w:val="17"/>
          <w:szCs w:val="17"/>
        </w:rPr>
      </w:r>
    </w:p>
    <w:p>
      <w:pPr>
        <w:pStyle w:val="Normal"/>
        <w:numPr>
          <w:ilvl w:val="0"/>
          <w:numId w:val="13"/>
        </w:numPr>
        <w:tabs>
          <w:tab w:val="clear" w:pos="720"/>
          <w:tab w:val="left" w:pos="1668" w:leader="none"/>
        </w:tabs>
        <w:spacing w:lineRule="auto" w:line="278"/>
        <w:ind w:firstLine="656"/>
        <w:rPr>
          <w:rFonts w:ascii="Arial" w:hAnsi="Arial" w:eastAsia="Arial" w:cs="Arial"/>
          <w:sz w:val="18"/>
          <w:szCs w:val="18"/>
        </w:rPr>
      </w:pPr>
      <w:r>
        <w:rPr>
          <w:rFonts w:eastAsia="Arial" w:cs="Arial" w:ascii="Arial" w:hAnsi="Arial"/>
          <w:sz w:val="18"/>
          <w:szCs w:val="18"/>
        </w:rPr>
        <w:t>for any interest calculation with respect to a Base Rate Loan on any date, the rate per annum equal to the Term SOFR Screen Rate with a term of one month commencing that day;</w:t>
      </w:r>
    </w:p>
    <w:p>
      <w:pPr>
        <w:pStyle w:val="Normal"/>
        <w:spacing w:lineRule="exact" w:line="368"/>
        <w:rPr>
          <w:sz w:val="20"/>
          <w:szCs w:val="20"/>
        </w:rPr>
      </w:pPr>
      <w:r>
        <w:rPr>
          <w:sz w:val="20"/>
          <w:szCs w:val="20"/>
        </w:rPr>
      </w:r>
    </w:p>
    <w:p>
      <w:pPr>
        <w:pStyle w:val="Normal"/>
        <w:ind w:right="-19"/>
        <w:jc w:val="center"/>
        <w:rPr>
          <w:sz w:val="20"/>
          <w:szCs w:val="20"/>
        </w:rPr>
      </w:pPr>
      <w:r>
        <w:rPr>
          <w:rFonts w:eastAsia="Arial" w:cs="Arial" w:ascii="Arial" w:hAnsi="Arial"/>
          <w:sz w:val="14"/>
          <w:szCs w:val="14"/>
        </w:rPr>
        <w:t>20</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23">
            <wp:simplePos x="0" y="0"/>
            <wp:positionH relativeFrom="column">
              <wp:posOffset>5080</wp:posOffset>
            </wp:positionH>
            <wp:positionV relativeFrom="paragraph">
              <wp:posOffset>38100</wp:posOffset>
            </wp:positionV>
            <wp:extent cx="7132320" cy="17145"/>
            <wp:effectExtent l="0" t="0" r="0" b="0"/>
            <wp:wrapNone/>
            <wp:docPr id="22"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3" descr=""/>
                    <pic:cNvPicPr>
                      <a:picLocks noChangeAspect="1" noChangeArrowheads="1"/>
                    </pic:cNvPicPr>
                  </pic:nvPicPr>
                  <pic:blipFill>
                    <a:blip r:embed="rId23"/>
                    <a:stretch>
                      <a:fillRect/>
                    </a:stretch>
                  </pic:blipFill>
                  <pic:spPr bwMode="auto">
                    <a:xfrm>
                      <a:off x="0" y="0"/>
                      <a:ext cx="7132320" cy="17145"/>
                    </a:xfrm>
                    <a:prstGeom prst="rect">
                      <a:avLst/>
                    </a:prstGeom>
                    <a:noFill/>
                  </pic:spPr>
                </pic:pic>
              </a:graphicData>
            </a:graphic>
          </wp:anchor>
        </w:drawing>
      </w:r>
    </w:p>
    <w:p>
      <w:pPr>
        <w:pStyle w:val="Normal"/>
        <w:spacing w:lineRule="auto" w:line="278"/>
        <w:jc w:val="both"/>
        <w:rPr>
          <w:sz w:val="20"/>
          <w:szCs w:val="20"/>
        </w:rPr>
      </w:pPr>
      <w:bookmarkStart w:id="24" w:name="page30"/>
      <w:bookmarkEnd w:id="24"/>
      <w:r>
        <w:rPr>
          <w:rFonts w:eastAsia="Arial" w:cs="Arial" w:ascii="Arial" w:hAnsi="Arial"/>
          <w:sz w:val="18"/>
          <w:szCs w:val="18"/>
          <w:u w:val="single"/>
        </w:rPr>
        <w:t>provided</w:t>
      </w:r>
      <w:r>
        <w:rPr>
          <w:rFonts w:eastAsia="Arial" w:cs="Arial" w:ascii="Arial" w:hAnsi="Arial"/>
          <w:sz w:val="18"/>
          <w:szCs w:val="18"/>
        </w:rPr>
        <w:t xml:space="preserve"> that if the Term SOFR determined in accordance with either of the foregoing </w:t>
      </w:r>
      <w:r>
        <w:rPr>
          <w:rFonts w:eastAsia="Arial" w:cs="Arial" w:ascii="Arial" w:hAnsi="Arial"/>
          <w:sz w:val="18"/>
          <w:szCs w:val="18"/>
          <w:u w:val="single"/>
        </w:rPr>
        <w:t>clauses (a)</w:t>
      </w:r>
      <w:r>
        <w:rPr>
          <w:rFonts w:eastAsia="Arial" w:cs="Arial" w:ascii="Arial" w:hAnsi="Arial"/>
          <w:sz w:val="18"/>
          <w:szCs w:val="18"/>
        </w:rPr>
        <w:t xml:space="preserve"> or </w:t>
      </w:r>
      <w:r>
        <w:rPr>
          <w:rFonts w:eastAsia="Arial" w:cs="Arial" w:ascii="Arial" w:hAnsi="Arial"/>
          <w:sz w:val="18"/>
          <w:szCs w:val="18"/>
          <w:u w:val="single"/>
        </w:rPr>
        <w:t>(b)</w:t>
      </w:r>
      <w:r>
        <w:rPr>
          <w:rFonts w:eastAsia="Arial" w:cs="Arial" w:ascii="Arial" w:hAnsi="Arial"/>
          <w:sz w:val="18"/>
          <w:szCs w:val="18"/>
        </w:rPr>
        <w:t xml:space="preserve"> of this definition would otherwise be less than zero percent, the Term SOFR shall be deemed zero percent for purposes of this Agreement.</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Term SOFR Loan”</w:t>
      </w:r>
      <w:r>
        <w:rPr>
          <w:rFonts w:eastAsia="Arial" w:cs="Arial" w:ascii="Arial" w:hAnsi="Arial"/>
          <w:sz w:val="18"/>
          <w:szCs w:val="18"/>
        </w:rPr>
        <w:t xml:space="preserve"> means a Loan that bears interest at a rate based on clause (a) of the definition of Term SOFR.</w:t>
      </w:r>
    </w:p>
    <w:p>
      <w:pPr>
        <w:pStyle w:val="Normal"/>
        <w:spacing w:lineRule="exact" w:line="252"/>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Term SOFR Screen Rate</w:t>
      </w:r>
      <w:r>
        <w:rPr>
          <w:rFonts w:eastAsia="Arial" w:cs="Arial" w:ascii="Arial" w:hAnsi="Arial"/>
          <w:sz w:val="18"/>
          <w:szCs w:val="18"/>
        </w:rPr>
        <w:t>” means the forward-looking SOFR term rate administered by CME (or any successor administrator satisfactory to the Administrative Agent) and published on the applicable Reuters screen page (or such other commercially available source providing such quotations as may be designated by the Administrative Agent from time to time).</w:t>
      </w:r>
    </w:p>
    <w:p>
      <w:pPr>
        <w:pStyle w:val="Normal"/>
        <w:spacing w:lineRule="exact" w:line="211"/>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Total Credit Exposure</w:t>
      </w:r>
      <w:r>
        <w:rPr>
          <w:rFonts w:eastAsia="Arial" w:cs="Arial" w:ascii="Arial" w:hAnsi="Arial"/>
          <w:sz w:val="18"/>
          <w:szCs w:val="18"/>
        </w:rPr>
        <w:t>” means, as to any Lender at any time, the unused Commitments (if any) of, and the aggregate outstanding principal amount of Loans held by, such Lender at such time.</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Type</w:t>
      </w:r>
      <w:r>
        <w:rPr>
          <w:rFonts w:eastAsia="Arial" w:cs="Arial" w:ascii="Arial" w:hAnsi="Arial"/>
          <w:sz w:val="18"/>
          <w:szCs w:val="18"/>
        </w:rPr>
        <w:t>” means, with respect to a Loan, its character as a Base Rate Loan or a Term SOFR Loan.</w:t>
      </w:r>
    </w:p>
    <w:p>
      <w:pPr>
        <w:pStyle w:val="Normal"/>
        <w:spacing w:lineRule="exact" w:line="252"/>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UK Financial Institution</w:t>
      </w:r>
      <w:r>
        <w:rPr>
          <w:rFonts w:eastAsia="Arial" w:cs="Arial" w:ascii="Arial" w:hAnsi="Arial"/>
          <w:sz w:val="18"/>
          <w:szCs w:val="18"/>
        </w:rPr>
        <w:t>” means any BRRD Undertaking (as such term is defined under the PRA Rulebook (as amended from time to time) promulgated by the United Kingdom Prudential Regulation Authority) or any person subject to IFPRU 11.6 of the FCA Handbook (as amended from time to time) promulgated by the United Kingdom Financial Conduct Authority, which includes certain credit institutions and investment firms, and certain affiliates of such credit institutions or investment firms.</w:t>
      </w:r>
    </w:p>
    <w:p>
      <w:pPr>
        <w:pStyle w:val="Normal"/>
        <w:spacing w:lineRule="exact" w:line="214"/>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UK Resolution Authority</w:t>
      </w:r>
      <w:r>
        <w:rPr>
          <w:rFonts w:eastAsia="Arial" w:cs="Arial" w:ascii="Arial" w:hAnsi="Arial"/>
          <w:sz w:val="18"/>
          <w:szCs w:val="18"/>
        </w:rPr>
        <w:t>” means the Bank of England or any other public administrative authority having responsibility for the resolution of any UK Financial Institution.</w:t>
      </w:r>
    </w:p>
    <w:p>
      <w:pPr>
        <w:pStyle w:val="Normal"/>
        <w:spacing w:lineRule="exact" w:line="197"/>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Unfunded Pension Liability</w:t>
      </w:r>
      <w:r>
        <w:rPr>
          <w:rFonts w:eastAsia="Arial" w:cs="Arial" w:ascii="Arial" w:hAnsi="Arial"/>
          <w:sz w:val="18"/>
          <w:szCs w:val="18"/>
        </w:rPr>
        <w:t>” means the excess of a Pension Plan’s benefit liabilities under Section 4001(a)(16) of ERISA, over the current value of that Pension Plan’s assets, determined in accordance with the assumptions used for funding the Pension Plan pursuant to Section 412 of the Code for the applicable plan year.</w:t>
      </w:r>
    </w:p>
    <w:p>
      <w:pPr>
        <w:pStyle w:val="Normal"/>
        <w:spacing w:lineRule="exact" w:line="211"/>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United States</w:t>
      </w:r>
      <w:r>
        <w:rPr>
          <w:rFonts w:eastAsia="Arial" w:cs="Arial" w:ascii="Arial" w:hAnsi="Arial"/>
          <w:sz w:val="18"/>
          <w:szCs w:val="18"/>
        </w:rPr>
        <w:t>” and “</w:t>
      </w:r>
      <w:r>
        <w:rPr>
          <w:rFonts w:eastAsia="Arial" w:cs="Arial" w:ascii="Arial" w:hAnsi="Arial"/>
          <w:sz w:val="18"/>
          <w:szCs w:val="18"/>
          <w:u w:val="single"/>
        </w:rPr>
        <w:t>U.S.</w:t>
      </w:r>
      <w:r>
        <w:rPr>
          <w:rFonts w:eastAsia="Arial" w:cs="Arial" w:ascii="Arial" w:hAnsi="Arial"/>
          <w:sz w:val="18"/>
          <w:szCs w:val="18"/>
        </w:rPr>
        <w:t>” mean the United States of America.</w:t>
      </w:r>
    </w:p>
    <w:p>
      <w:pPr>
        <w:pStyle w:val="Normal"/>
        <w:spacing w:lineRule="exact" w:line="252"/>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U.S. Government Securities Business Day</w:t>
      </w:r>
      <w:r>
        <w:rPr>
          <w:rFonts w:eastAsia="Arial" w:cs="Arial" w:ascii="Arial" w:hAnsi="Arial"/>
          <w:sz w:val="18"/>
          <w:szCs w:val="18"/>
        </w:rPr>
        <w:t>” means any Business Day, except any Business Day on which any of the Securities Industry and Financial Markets Association, the New York Stock Exchange or the Federal Reserve Bank of New York is not open for business because such day is a legal holiday under the federal laws of the United States or the laws of the State of New York, as applicable.</w:t>
      </w:r>
    </w:p>
    <w:p>
      <w:pPr>
        <w:pStyle w:val="Normal"/>
        <w:spacing w:lineRule="exact" w:line="211"/>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U.S. Person</w:t>
      </w:r>
      <w:r>
        <w:rPr>
          <w:rFonts w:eastAsia="Arial" w:cs="Arial" w:ascii="Arial" w:hAnsi="Arial"/>
          <w:sz w:val="18"/>
          <w:szCs w:val="18"/>
        </w:rPr>
        <w:t>” means any Person that is a “United States Person” as defined in Section 7701(a)(30) of the Code.</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U.S. Tax Compliance Certificate</w:t>
      </w:r>
      <w:r>
        <w:rPr>
          <w:rFonts w:eastAsia="Arial" w:cs="Arial" w:ascii="Arial" w:hAnsi="Arial"/>
          <w:sz w:val="18"/>
          <w:szCs w:val="18"/>
        </w:rPr>
        <w:t xml:space="preserve">” has the meaning specified in </w:t>
      </w:r>
      <w:r>
        <w:rPr>
          <w:rFonts w:eastAsia="Arial" w:cs="Arial" w:ascii="Arial" w:hAnsi="Arial"/>
          <w:sz w:val="18"/>
          <w:szCs w:val="18"/>
          <w:u w:val="single"/>
        </w:rPr>
        <w:t>Section 3.01(e)(ii)(B)(III)</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Wells Fargo</w:t>
      </w:r>
      <w:r>
        <w:rPr>
          <w:rFonts w:eastAsia="Arial" w:cs="Arial" w:ascii="Arial" w:hAnsi="Arial"/>
          <w:sz w:val="18"/>
          <w:szCs w:val="18"/>
        </w:rPr>
        <w:t>” means Wells Fargo Bank, National Association.</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WFS</w:t>
      </w:r>
      <w:r>
        <w:rPr>
          <w:rFonts w:eastAsia="Arial" w:cs="Arial" w:ascii="Arial" w:hAnsi="Arial"/>
          <w:sz w:val="18"/>
          <w:szCs w:val="18"/>
        </w:rPr>
        <w:t>” means Wells Fargo Securities, LLC and its successors.</w:t>
      </w:r>
    </w:p>
    <w:p>
      <w:pPr>
        <w:pStyle w:val="Normal"/>
        <w:spacing w:lineRule="exact" w:line="252"/>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Wholly-Owned Subsidiary</w:t>
      </w:r>
      <w:r>
        <w:rPr>
          <w:rFonts w:eastAsia="Arial" w:cs="Arial" w:ascii="Arial" w:hAnsi="Arial"/>
          <w:sz w:val="18"/>
          <w:szCs w:val="18"/>
        </w:rPr>
        <w:t>” means any corporation, limited liability company, partnership or other business association or entity organized under the laws of the United States or other country in which the Borrower or any of its Subsidiaries conducts business in which (other than directors’ qualifying shares required by law) 100% of the capital stock, membership interests, partnership interests or other Equity</w:t>
      </w:r>
    </w:p>
    <w:p>
      <w:pPr>
        <w:pStyle w:val="Normal"/>
        <w:spacing w:lineRule="exact" w:line="382"/>
        <w:rPr>
          <w:sz w:val="20"/>
          <w:szCs w:val="20"/>
        </w:rPr>
      </w:pPr>
      <w:r>
        <w:rPr>
          <w:sz w:val="20"/>
          <w:szCs w:val="20"/>
        </w:rPr>
      </w:r>
    </w:p>
    <w:p>
      <w:pPr>
        <w:pStyle w:val="Normal"/>
        <w:jc w:val="center"/>
        <w:rPr>
          <w:sz w:val="20"/>
          <w:szCs w:val="20"/>
        </w:rPr>
      </w:pPr>
      <w:r>
        <w:rPr>
          <w:rFonts w:eastAsia="Arial" w:cs="Arial" w:ascii="Arial" w:hAnsi="Arial"/>
          <w:sz w:val="14"/>
          <w:szCs w:val="14"/>
        </w:rPr>
        <w:t>21</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24">
            <wp:simplePos x="0" y="0"/>
            <wp:positionH relativeFrom="column">
              <wp:posOffset>5080</wp:posOffset>
            </wp:positionH>
            <wp:positionV relativeFrom="paragraph">
              <wp:posOffset>38100</wp:posOffset>
            </wp:positionV>
            <wp:extent cx="7132320" cy="17145"/>
            <wp:effectExtent l="0" t="0" r="0" b="0"/>
            <wp:wrapNone/>
            <wp:docPr id="23"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4" descr=""/>
                    <pic:cNvPicPr>
                      <a:picLocks noChangeAspect="1" noChangeArrowheads="1"/>
                    </pic:cNvPicPr>
                  </pic:nvPicPr>
                  <pic:blipFill>
                    <a:blip r:embed="rId24"/>
                    <a:stretch>
                      <a:fillRect/>
                    </a:stretch>
                  </pic:blipFill>
                  <pic:spPr bwMode="auto">
                    <a:xfrm>
                      <a:off x="0" y="0"/>
                      <a:ext cx="7132320" cy="17145"/>
                    </a:xfrm>
                    <a:prstGeom prst="rect">
                      <a:avLst/>
                    </a:prstGeom>
                    <a:noFill/>
                  </pic:spPr>
                </pic:pic>
              </a:graphicData>
            </a:graphic>
          </wp:anchor>
        </w:drawing>
      </w:r>
    </w:p>
    <w:p>
      <w:pPr>
        <w:pStyle w:val="Normal"/>
        <w:spacing w:lineRule="auto" w:line="286"/>
        <w:jc w:val="both"/>
        <w:rPr>
          <w:sz w:val="20"/>
          <w:szCs w:val="20"/>
        </w:rPr>
      </w:pPr>
      <w:bookmarkStart w:id="25" w:name="page31"/>
      <w:bookmarkEnd w:id="25"/>
      <w:r>
        <w:rPr>
          <w:rFonts w:eastAsia="Arial" w:cs="Arial" w:ascii="Arial" w:hAnsi="Arial"/>
          <w:sz w:val="17"/>
          <w:szCs w:val="17"/>
        </w:rPr>
        <w:t>Interests, as applicable, of each class having ordinary voting power, and 100% of the capital stock, membership interests, partnership interests or other Equity Interests, as applicable, of every other class, in each case, at the time as of which any determination is being made, is owned, beneficially and of record, by (i) the Borrower or one or more Wholly-Owned Subsidiaries, or both, and (ii) directly or indirectly by the Borrower.</w:t>
      </w:r>
    </w:p>
    <w:p>
      <w:pPr>
        <w:pStyle w:val="Normal"/>
        <w:spacing w:lineRule="exact" w:line="192"/>
        <w:rPr>
          <w:sz w:val="20"/>
          <w:szCs w:val="20"/>
        </w:rPr>
      </w:pPr>
      <w:r>
        <w:rPr>
          <w:sz w:val="20"/>
          <w:szCs w:val="20"/>
        </w:rPr>
      </w:r>
    </w:p>
    <w:p>
      <w:pPr>
        <w:pStyle w:val="Normal"/>
        <w:spacing w:lineRule="auto" w:line="271"/>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Write-Down and Conversion Powers</w:t>
      </w:r>
      <w:r>
        <w:rPr>
          <w:rFonts w:eastAsia="Arial" w:cs="Arial" w:ascii="Arial" w:hAnsi="Arial"/>
          <w:sz w:val="17"/>
          <w:szCs w:val="17"/>
        </w:rPr>
        <w:t>” means, (a) with respect to any EEA Resolution Authority, the write-down and conversion powers of such EEA Resolution Authority from time to time under the Bail-In Legislation for the applicable EEA Member Country, which write-down and conversion powers are described in the EU Bail-In Legislation Schedule, and (b) with respect to the United Kingdom, any powers of the applicable Resolution Authority under the Bail-In Legislation to cancel, reduce, modify or change the form of a liability of any UK Financial Institution or any contract or instrument under which that liability arises, to convert all or part of that liability into shares, securities or obligations of that person or any other person, to provide that any such contract or instrument is to have effect as if a right had been exercised under it or to suspend any obligation in respect of that liability or any of the powers under that Bail-In Legislation that are related to or ancillary to any of those powers.</w:t>
      </w:r>
    </w:p>
    <w:p>
      <w:pPr>
        <w:pStyle w:val="Normal"/>
        <w:spacing w:lineRule="exact" w:line="227"/>
        <w:rPr>
          <w:sz w:val="20"/>
          <w:szCs w:val="20"/>
        </w:rPr>
      </w:pPr>
      <w:r>
        <w:rPr>
          <w:sz w:val="20"/>
          <w:szCs w:val="20"/>
        </w:rPr>
      </w:r>
    </w:p>
    <w:p>
      <w:pPr>
        <w:pStyle w:val="Normal"/>
        <w:spacing w:lineRule="auto" w:line="281"/>
        <w:ind w:firstLine="648" w:right="20"/>
        <w:jc w:val="both"/>
        <w:rPr>
          <w:sz w:val="20"/>
          <w:szCs w:val="20"/>
        </w:rPr>
      </w:pPr>
      <w:r>
        <w:rPr>
          <w:rFonts w:eastAsia="Arial" w:cs="Arial" w:ascii="Arial" w:hAnsi="Arial"/>
          <w:b/>
          <w:bCs/>
          <w:sz w:val="18"/>
          <w:szCs w:val="18"/>
        </w:rPr>
        <w:t xml:space="preserve">1.02 Other Interpretive Provisions. </w:t>
      </w:r>
      <w:r>
        <w:rPr>
          <w:rFonts w:eastAsia="Arial" w:cs="Arial" w:ascii="Arial" w:hAnsi="Arial"/>
          <w:sz w:val="18"/>
          <w:szCs w:val="18"/>
        </w:rPr>
        <w:t>With reference to this Agreement and each other Loan Document, unless otherwise specified herein</w:t>
      </w:r>
      <w:r>
        <w:rPr>
          <w:rFonts w:eastAsia="Arial" w:cs="Arial" w:ascii="Arial" w:hAnsi="Arial"/>
          <w:b/>
          <w:bCs/>
          <w:sz w:val="18"/>
          <w:szCs w:val="18"/>
        </w:rPr>
        <w:t xml:space="preserve"> </w:t>
      </w:r>
      <w:r>
        <w:rPr>
          <w:rFonts w:eastAsia="Arial" w:cs="Arial" w:ascii="Arial" w:hAnsi="Arial"/>
          <w:sz w:val="18"/>
          <w:szCs w:val="18"/>
        </w:rPr>
        <w:t>or in such other Loan Document:</w:t>
      </w:r>
    </w:p>
    <w:p>
      <w:pPr>
        <w:pStyle w:val="Normal"/>
        <w:spacing w:lineRule="exact" w:line="220"/>
        <w:rPr>
          <w:sz w:val="20"/>
          <w:szCs w:val="20"/>
        </w:rPr>
      </w:pPr>
      <w:r>
        <w:rPr>
          <w:sz w:val="20"/>
          <w:szCs w:val="20"/>
        </w:rPr>
      </w:r>
    </w:p>
    <w:p>
      <w:pPr>
        <w:pStyle w:val="Normal"/>
        <w:numPr>
          <w:ilvl w:val="0"/>
          <w:numId w:val="14"/>
        </w:numPr>
        <w:tabs>
          <w:tab w:val="clear" w:pos="720"/>
          <w:tab w:val="left" w:pos="2304" w:leader="none"/>
        </w:tabs>
        <w:spacing w:lineRule="auto" w:line="286"/>
        <w:ind w:firstLine="806" w:left="660"/>
        <w:jc w:val="both"/>
        <w:rPr>
          <w:rFonts w:ascii="Arial" w:hAnsi="Arial" w:eastAsia="Arial" w:cs="Arial"/>
          <w:sz w:val="16"/>
          <w:szCs w:val="16"/>
        </w:rPr>
      </w:pPr>
      <w:r>
        <w:rPr>
          <w:rFonts w:eastAsia="Arial" w:cs="Arial" w:ascii="Arial" w:hAnsi="Arial"/>
          <w:sz w:val="16"/>
          <w:szCs w:val="16"/>
        </w:rPr>
        <w:t>The definitions of terms herein shall apply equally to the singular and plural forms of the terms defined. Whenever the context may require, any pronoun shall include the corresponding masculine, feminine and neuter forms. The words “</w:t>
      </w:r>
      <w:r>
        <w:rPr>
          <w:rFonts w:eastAsia="Arial" w:cs="Arial" w:ascii="Arial" w:hAnsi="Arial"/>
          <w:sz w:val="16"/>
          <w:szCs w:val="16"/>
          <w:u w:val="single"/>
        </w:rPr>
        <w:t>include</w:t>
      </w:r>
      <w:r>
        <w:rPr>
          <w:rFonts w:eastAsia="Arial" w:cs="Arial" w:ascii="Arial" w:hAnsi="Arial"/>
          <w:sz w:val="16"/>
          <w:szCs w:val="16"/>
        </w:rPr>
        <w:t>,” “</w:t>
      </w:r>
      <w:r>
        <w:rPr>
          <w:rFonts w:eastAsia="Arial" w:cs="Arial" w:ascii="Arial" w:hAnsi="Arial"/>
          <w:sz w:val="16"/>
          <w:szCs w:val="16"/>
          <w:u w:val="single"/>
        </w:rPr>
        <w:t>includes</w:t>
      </w:r>
      <w:r>
        <w:rPr>
          <w:rFonts w:eastAsia="Arial" w:cs="Arial" w:ascii="Arial" w:hAnsi="Arial"/>
          <w:sz w:val="16"/>
          <w:szCs w:val="16"/>
        </w:rPr>
        <w:t>” and “</w:t>
      </w:r>
      <w:r>
        <w:rPr>
          <w:rFonts w:eastAsia="Arial" w:cs="Arial" w:ascii="Arial" w:hAnsi="Arial"/>
          <w:sz w:val="16"/>
          <w:szCs w:val="16"/>
          <w:u w:val="single"/>
        </w:rPr>
        <w:t>including</w:t>
      </w:r>
      <w:r>
        <w:rPr>
          <w:rFonts w:eastAsia="Arial" w:cs="Arial" w:ascii="Arial" w:hAnsi="Arial"/>
          <w:sz w:val="16"/>
          <w:szCs w:val="16"/>
        </w:rPr>
        <w:t>” shall be deemed to be followed by the phrase “without limitation.” The word “</w:t>
      </w:r>
      <w:r>
        <w:rPr>
          <w:rFonts w:eastAsia="Arial" w:cs="Arial" w:ascii="Arial" w:hAnsi="Arial"/>
          <w:sz w:val="16"/>
          <w:szCs w:val="16"/>
          <w:u w:val="single"/>
        </w:rPr>
        <w:t>will</w:t>
      </w:r>
      <w:r>
        <w:rPr>
          <w:rFonts w:eastAsia="Arial" w:cs="Arial" w:ascii="Arial" w:hAnsi="Arial"/>
          <w:sz w:val="16"/>
          <w:szCs w:val="16"/>
        </w:rPr>
        <w:t>” shall be construed to have the same meaning and effect as the word “</w:t>
      </w:r>
      <w:r>
        <w:rPr>
          <w:rFonts w:eastAsia="Arial" w:cs="Arial" w:ascii="Arial" w:hAnsi="Arial"/>
          <w:sz w:val="16"/>
          <w:szCs w:val="16"/>
          <w:u w:val="single"/>
        </w:rPr>
        <w:t>shall</w:t>
      </w:r>
      <w:r>
        <w:rPr>
          <w:rFonts w:eastAsia="Arial" w:cs="Arial" w:ascii="Arial" w:hAnsi="Arial"/>
          <w:sz w:val="16"/>
          <w:szCs w:val="16"/>
        </w:rPr>
        <w:t>.” Unless the context requires otherwise, (i) any definition of or reference to any agreement, instrument or other document (including any Organization Document) shall be construed as referring to such agreement, instrument or other document as from time to time amended, supplemented or otherwise modified (subject to any restrictions on such amendments, supplements or modifications set forth herein or in any other Loan Document), (ii) any reference herein to any Person shall be construed to include such Person’s successors and assigns, (iii) the words “</w:t>
      </w:r>
      <w:r>
        <w:rPr>
          <w:rFonts w:eastAsia="Arial" w:cs="Arial" w:ascii="Arial" w:hAnsi="Arial"/>
          <w:sz w:val="16"/>
          <w:szCs w:val="16"/>
          <w:u w:val="single"/>
        </w:rPr>
        <w:t>hereto</w:t>
      </w:r>
      <w:r>
        <w:rPr>
          <w:rFonts w:eastAsia="Arial" w:cs="Arial" w:ascii="Arial" w:hAnsi="Arial"/>
          <w:sz w:val="16"/>
          <w:szCs w:val="16"/>
        </w:rPr>
        <w:t>,” “</w:t>
      </w:r>
      <w:r>
        <w:rPr>
          <w:rFonts w:eastAsia="Arial" w:cs="Arial" w:ascii="Arial" w:hAnsi="Arial"/>
          <w:sz w:val="16"/>
          <w:szCs w:val="16"/>
          <w:u w:val="single"/>
        </w:rPr>
        <w:t>herein</w:t>
      </w:r>
      <w:r>
        <w:rPr>
          <w:rFonts w:eastAsia="Arial" w:cs="Arial" w:ascii="Arial" w:hAnsi="Arial"/>
          <w:sz w:val="16"/>
          <w:szCs w:val="16"/>
        </w:rPr>
        <w:t>,” “</w:t>
      </w:r>
      <w:r>
        <w:rPr>
          <w:rFonts w:eastAsia="Arial" w:cs="Arial" w:ascii="Arial" w:hAnsi="Arial"/>
          <w:sz w:val="16"/>
          <w:szCs w:val="16"/>
          <w:u w:val="single"/>
        </w:rPr>
        <w:t>hereof</w:t>
      </w:r>
      <w:r>
        <w:rPr>
          <w:rFonts w:eastAsia="Arial" w:cs="Arial" w:ascii="Arial" w:hAnsi="Arial"/>
          <w:sz w:val="16"/>
          <w:szCs w:val="16"/>
        </w:rPr>
        <w:t>” and “</w:t>
      </w:r>
      <w:r>
        <w:rPr>
          <w:rFonts w:eastAsia="Arial" w:cs="Arial" w:ascii="Arial" w:hAnsi="Arial"/>
          <w:sz w:val="16"/>
          <w:szCs w:val="16"/>
          <w:u w:val="single"/>
        </w:rPr>
        <w:t>hereunder</w:t>
      </w:r>
      <w:r>
        <w:rPr>
          <w:rFonts w:eastAsia="Arial" w:cs="Arial" w:ascii="Arial" w:hAnsi="Arial"/>
          <w:sz w:val="16"/>
          <w:szCs w:val="16"/>
        </w:rPr>
        <w:t>,” and words of similar import when used in any Loan Document, shall be construed to refer to such Loan Document in its entirety and not to any particular provision thereof, (iv) all references in a Loan Document to Articles, Sections, Exhibits and Schedules shall be construed to refer to Articles and Sections of, and Exhibits and Schedules to, the Loan Document in which such references appear, (v) any reference to any law shall include all statutory and regulatory provisions consolidating, amending, replacing or interpreting such law and any reference to any law, rule or regulation shall, unless otherwise specified, refer to such law, rule or regulation as amended, modified or supplemented from time to time, and (vi) the words “</w:t>
      </w:r>
      <w:r>
        <w:rPr>
          <w:rFonts w:eastAsia="Arial" w:cs="Arial" w:ascii="Arial" w:hAnsi="Arial"/>
          <w:sz w:val="16"/>
          <w:szCs w:val="16"/>
          <w:u w:val="single"/>
        </w:rPr>
        <w:t>asset</w:t>
      </w:r>
      <w:r>
        <w:rPr>
          <w:rFonts w:eastAsia="Arial" w:cs="Arial" w:ascii="Arial" w:hAnsi="Arial"/>
          <w:sz w:val="16"/>
          <w:szCs w:val="16"/>
        </w:rPr>
        <w:t>” and “</w:t>
      </w:r>
      <w:r>
        <w:rPr>
          <w:rFonts w:eastAsia="Arial" w:cs="Arial" w:ascii="Arial" w:hAnsi="Arial"/>
          <w:sz w:val="16"/>
          <w:szCs w:val="16"/>
          <w:u w:val="single"/>
        </w:rPr>
        <w:t>property</w:t>
      </w:r>
      <w:r>
        <w:rPr>
          <w:rFonts w:eastAsia="Arial" w:cs="Arial" w:ascii="Arial" w:hAnsi="Arial"/>
          <w:sz w:val="16"/>
          <w:szCs w:val="16"/>
        </w:rPr>
        <w:t>” shall be construed to have the same meaning and effect and to refer to any and all tangible and intangible assets and properties, including cash, securities, accounts and contract rights.</w:t>
      </w:r>
    </w:p>
    <w:p>
      <w:pPr>
        <w:pStyle w:val="Normal"/>
        <w:spacing w:lineRule="exact" w:line="224"/>
        <w:rPr>
          <w:rFonts w:ascii="Arial" w:hAnsi="Arial" w:eastAsia="Arial" w:cs="Arial"/>
          <w:sz w:val="16"/>
          <w:szCs w:val="16"/>
        </w:rPr>
      </w:pPr>
      <w:r>
        <w:rPr>
          <w:rFonts w:eastAsia="Arial" w:cs="Arial" w:ascii="Arial" w:hAnsi="Arial"/>
          <w:sz w:val="16"/>
          <w:szCs w:val="16"/>
        </w:rPr>
      </w:r>
    </w:p>
    <w:p>
      <w:pPr>
        <w:pStyle w:val="Normal"/>
        <w:numPr>
          <w:ilvl w:val="0"/>
          <w:numId w:val="14"/>
        </w:numPr>
        <w:tabs>
          <w:tab w:val="clear" w:pos="720"/>
          <w:tab w:val="left" w:pos="2152" w:leader="none"/>
        </w:tabs>
        <w:spacing w:lineRule="auto" w:line="278"/>
        <w:ind w:firstLine="806" w:left="660"/>
        <w:rPr>
          <w:rFonts w:ascii="Arial" w:hAnsi="Arial" w:eastAsia="Arial" w:cs="Arial"/>
          <w:sz w:val="18"/>
          <w:szCs w:val="18"/>
        </w:rPr>
      </w:pPr>
      <w:r>
        <w:rPr>
          <w:rFonts w:eastAsia="Arial" w:cs="Arial" w:ascii="Arial" w:hAnsi="Arial"/>
          <w:sz w:val="18"/>
          <w:szCs w:val="18"/>
        </w:rPr>
        <w:t>In the computation of periods of time from a specified date to a later specified date, the word “</w:t>
      </w:r>
      <w:r>
        <w:rPr>
          <w:rFonts w:eastAsia="Arial" w:cs="Arial" w:ascii="Arial" w:hAnsi="Arial"/>
          <w:sz w:val="18"/>
          <w:szCs w:val="18"/>
          <w:u w:val="single"/>
        </w:rPr>
        <w:t>from</w:t>
      </w:r>
      <w:r>
        <w:rPr>
          <w:rFonts w:eastAsia="Arial" w:cs="Arial" w:ascii="Arial" w:hAnsi="Arial"/>
          <w:sz w:val="18"/>
          <w:szCs w:val="18"/>
        </w:rPr>
        <w:t>” means “</w:t>
      </w:r>
      <w:r>
        <w:rPr>
          <w:rFonts w:eastAsia="Arial" w:cs="Arial" w:ascii="Arial" w:hAnsi="Arial"/>
          <w:sz w:val="18"/>
          <w:szCs w:val="18"/>
          <w:u w:val="single"/>
        </w:rPr>
        <w:t>from and</w:t>
      </w:r>
      <w:r>
        <w:rPr>
          <w:rFonts w:eastAsia="Arial" w:cs="Arial" w:ascii="Arial" w:hAnsi="Arial"/>
          <w:sz w:val="18"/>
          <w:szCs w:val="18"/>
        </w:rPr>
        <w:t xml:space="preserve"> </w:t>
      </w:r>
      <w:r>
        <w:rPr>
          <w:rFonts w:eastAsia="Arial" w:cs="Arial" w:ascii="Arial" w:hAnsi="Arial"/>
          <w:sz w:val="18"/>
          <w:szCs w:val="18"/>
          <w:u w:val="single"/>
        </w:rPr>
        <w:t>including</w:t>
      </w:r>
      <w:r>
        <w:rPr>
          <w:rFonts w:eastAsia="Arial" w:cs="Arial" w:ascii="Arial" w:hAnsi="Arial"/>
          <w:sz w:val="18"/>
          <w:szCs w:val="18"/>
        </w:rPr>
        <w:t>;” the words “</w:t>
      </w:r>
      <w:r>
        <w:rPr>
          <w:rFonts w:eastAsia="Arial" w:cs="Arial" w:ascii="Arial" w:hAnsi="Arial"/>
          <w:sz w:val="18"/>
          <w:szCs w:val="18"/>
          <w:u w:val="single"/>
        </w:rPr>
        <w:t>to</w:t>
      </w:r>
      <w:r>
        <w:rPr>
          <w:rFonts w:eastAsia="Arial" w:cs="Arial" w:ascii="Arial" w:hAnsi="Arial"/>
          <w:sz w:val="18"/>
          <w:szCs w:val="18"/>
        </w:rPr>
        <w:t>” and “</w:t>
      </w:r>
      <w:r>
        <w:rPr>
          <w:rFonts w:eastAsia="Arial" w:cs="Arial" w:ascii="Arial" w:hAnsi="Arial"/>
          <w:sz w:val="18"/>
          <w:szCs w:val="18"/>
          <w:u w:val="single"/>
        </w:rPr>
        <w:t>until</w:t>
      </w:r>
      <w:r>
        <w:rPr>
          <w:rFonts w:eastAsia="Arial" w:cs="Arial" w:ascii="Arial" w:hAnsi="Arial"/>
          <w:sz w:val="18"/>
          <w:szCs w:val="18"/>
        </w:rPr>
        <w:t>” each mean “</w:t>
      </w:r>
      <w:r>
        <w:rPr>
          <w:rFonts w:eastAsia="Arial" w:cs="Arial" w:ascii="Arial" w:hAnsi="Arial"/>
          <w:sz w:val="18"/>
          <w:szCs w:val="18"/>
          <w:u w:val="single"/>
        </w:rPr>
        <w:t>to but excluding</w:t>
      </w:r>
      <w:r>
        <w:rPr>
          <w:rFonts w:eastAsia="Arial" w:cs="Arial" w:ascii="Arial" w:hAnsi="Arial"/>
          <w:sz w:val="18"/>
          <w:szCs w:val="18"/>
        </w:rPr>
        <w:t>;” and the word “</w:t>
      </w:r>
      <w:r>
        <w:rPr>
          <w:rFonts w:eastAsia="Arial" w:cs="Arial" w:ascii="Arial" w:hAnsi="Arial"/>
          <w:sz w:val="18"/>
          <w:szCs w:val="18"/>
          <w:u w:val="single"/>
        </w:rPr>
        <w:t>through</w:t>
      </w:r>
      <w:r>
        <w:rPr>
          <w:rFonts w:eastAsia="Arial" w:cs="Arial" w:ascii="Arial" w:hAnsi="Arial"/>
          <w:sz w:val="18"/>
          <w:szCs w:val="18"/>
        </w:rPr>
        <w:t>” means “</w:t>
      </w:r>
      <w:r>
        <w:rPr>
          <w:rFonts w:eastAsia="Arial" w:cs="Arial" w:ascii="Arial" w:hAnsi="Arial"/>
          <w:sz w:val="18"/>
          <w:szCs w:val="18"/>
          <w:u w:val="single"/>
        </w:rPr>
        <w:t>to and including</w:t>
      </w:r>
      <w:r>
        <w:rPr>
          <w:rFonts w:eastAsia="Arial" w:cs="Arial" w:ascii="Arial" w:hAnsi="Arial"/>
          <w:sz w:val="18"/>
          <w:szCs w:val="18"/>
        </w:rPr>
        <w:t>.”</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14"/>
        </w:numPr>
        <w:tabs>
          <w:tab w:val="clear" w:pos="720"/>
          <w:tab w:val="left" w:pos="2142" w:leader="none"/>
        </w:tabs>
        <w:spacing w:lineRule="auto" w:line="278"/>
        <w:ind w:firstLine="806" w:left="660"/>
        <w:rPr>
          <w:rFonts w:ascii="Arial" w:hAnsi="Arial" w:eastAsia="Arial" w:cs="Arial"/>
          <w:sz w:val="18"/>
          <w:szCs w:val="18"/>
        </w:rPr>
      </w:pPr>
      <w:r>
        <w:rPr>
          <w:rFonts w:eastAsia="Arial" w:cs="Arial" w:ascii="Arial" w:hAnsi="Arial"/>
          <w:sz w:val="18"/>
          <w:szCs w:val="18"/>
        </w:rPr>
        <w:t>Section headings herein and in the other Loan Documents are included for convenience of reference only and shall not affect the interpretation of this Agreement or any other Loan Document.</w:t>
      </w:r>
    </w:p>
    <w:p>
      <w:pPr>
        <w:pStyle w:val="Normal"/>
        <w:spacing w:lineRule="exact" w:line="341"/>
        <w:rPr>
          <w:sz w:val="20"/>
          <w:szCs w:val="20"/>
        </w:rPr>
      </w:pPr>
      <w:r>
        <w:rPr>
          <w:sz w:val="20"/>
          <w:szCs w:val="20"/>
        </w:rPr>
      </w:r>
    </w:p>
    <w:p>
      <w:pPr>
        <w:pStyle w:val="Normal"/>
        <w:jc w:val="center"/>
        <w:rPr>
          <w:sz w:val="20"/>
          <w:szCs w:val="20"/>
        </w:rPr>
      </w:pPr>
      <w:r>
        <w:rPr>
          <w:rFonts w:eastAsia="Arial" w:cs="Arial" w:ascii="Arial" w:hAnsi="Arial"/>
          <w:sz w:val="14"/>
          <w:szCs w:val="14"/>
        </w:rPr>
        <w:t>22</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25">
            <wp:simplePos x="0" y="0"/>
            <wp:positionH relativeFrom="column">
              <wp:posOffset>5080</wp:posOffset>
            </wp:positionH>
            <wp:positionV relativeFrom="paragraph">
              <wp:posOffset>38100</wp:posOffset>
            </wp:positionV>
            <wp:extent cx="7132320" cy="17145"/>
            <wp:effectExtent l="0" t="0" r="0" b="0"/>
            <wp:wrapNone/>
            <wp:docPr id="24"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5" descr=""/>
                    <pic:cNvPicPr>
                      <a:picLocks noChangeAspect="1" noChangeArrowheads="1"/>
                    </pic:cNvPicPr>
                  </pic:nvPicPr>
                  <pic:blipFill>
                    <a:blip r:embed="rId25"/>
                    <a:stretch>
                      <a:fillRect/>
                    </a:stretch>
                  </pic:blipFill>
                  <pic:spPr bwMode="auto">
                    <a:xfrm>
                      <a:off x="0" y="0"/>
                      <a:ext cx="7132320" cy="17145"/>
                    </a:xfrm>
                    <a:prstGeom prst="rect">
                      <a:avLst/>
                    </a:prstGeom>
                    <a:noFill/>
                  </pic:spPr>
                </pic:pic>
              </a:graphicData>
            </a:graphic>
          </wp:anchor>
        </w:drawing>
      </w:r>
    </w:p>
    <w:p>
      <w:pPr>
        <w:pStyle w:val="Normal"/>
        <w:numPr>
          <w:ilvl w:val="0"/>
          <w:numId w:val="15"/>
        </w:numPr>
        <w:tabs>
          <w:tab w:val="clear" w:pos="720"/>
          <w:tab w:val="left" w:pos="2125" w:leader="none"/>
        </w:tabs>
        <w:spacing w:lineRule="auto" w:line="254"/>
        <w:ind w:firstLine="806" w:left="660"/>
        <w:jc w:val="both"/>
        <w:rPr>
          <w:rFonts w:ascii="Arial" w:hAnsi="Arial" w:eastAsia="Arial" w:cs="Arial"/>
          <w:sz w:val="18"/>
          <w:szCs w:val="18"/>
        </w:rPr>
      </w:pPr>
      <w:bookmarkStart w:id="26" w:name="page32"/>
      <w:bookmarkEnd w:id="26"/>
      <w:r>
        <w:rPr>
          <w:rFonts w:eastAsia="Arial" w:cs="Arial" w:ascii="Arial" w:hAnsi="Arial"/>
          <w:sz w:val="18"/>
          <w:szCs w:val="18"/>
        </w:rPr>
        <w:t>Any reference herein to a merger, amalgamation, consolidation, assignment, sale, disposition or transfer, or similar term, shall be deemed to apply to a division of or by a limited liability company, or an allocation of assets to a series of a limited liability company (or the unwinding of such a division or allocation), as if it were a merger, amalgamation, consolidation, assignment, sale, disposition or transfer, or similar term, as applicable, to, of or with a separate Person. Any division of a limited liability company shall constitute a separate Person hereunder (and each division of any limited liability company that is a Subsidiary, joint venture or any other like term shall also constitute such a Person or entity).</w:t>
      </w:r>
    </w:p>
    <w:p>
      <w:pPr>
        <w:pStyle w:val="Normal"/>
        <w:spacing w:lineRule="exact" w:line="242"/>
        <w:rPr>
          <w:sz w:val="20"/>
          <w:szCs w:val="20"/>
        </w:rPr>
      </w:pPr>
      <w:r>
        <w:rPr>
          <w:sz w:val="20"/>
          <w:szCs w:val="20"/>
        </w:rPr>
      </w:r>
    </w:p>
    <w:p>
      <w:pPr>
        <w:pStyle w:val="Normal"/>
        <w:spacing w:lineRule="auto" w:line="254"/>
        <w:ind w:firstLine="648"/>
        <w:jc w:val="both"/>
        <w:rPr>
          <w:sz w:val="20"/>
          <w:szCs w:val="20"/>
        </w:rPr>
      </w:pPr>
      <w:r>
        <w:rPr>
          <w:rFonts w:eastAsia="Arial" w:cs="Arial" w:ascii="Arial" w:hAnsi="Arial"/>
          <w:b/>
          <w:bCs/>
          <w:sz w:val="18"/>
          <w:szCs w:val="18"/>
        </w:rPr>
        <w:t xml:space="preserve">1.03 Accounting Terms. </w:t>
      </w:r>
      <w:r>
        <w:rPr>
          <w:rFonts w:eastAsia="Arial" w:cs="Arial" w:ascii="Arial" w:hAnsi="Arial"/>
          <w:sz w:val="18"/>
          <w:szCs w:val="18"/>
        </w:rPr>
        <w:t>(a)</w:t>
      </w:r>
      <w:r>
        <w:rPr>
          <w:rFonts w:eastAsia="Arial" w:cs="Arial" w:ascii="Arial" w:hAnsi="Arial"/>
          <w:b/>
          <w:bCs/>
          <w:sz w:val="18"/>
          <w:szCs w:val="18"/>
        </w:rPr>
        <w:t xml:space="preserve"> </w:t>
      </w:r>
      <w:r>
        <w:rPr>
          <w:rFonts w:eastAsia="Arial" w:cs="Arial" w:ascii="Arial" w:hAnsi="Arial"/>
          <w:sz w:val="18"/>
          <w:szCs w:val="18"/>
          <w:u w:val="single"/>
        </w:rPr>
        <w:t>Generally</w:t>
      </w:r>
      <w:r>
        <w:rPr>
          <w:rFonts w:eastAsia="Arial" w:cs="Arial" w:ascii="Arial" w:hAnsi="Arial"/>
          <w:sz w:val="18"/>
          <w:szCs w:val="18"/>
        </w:rPr>
        <w:t>. All accounting terms not specifically or completely defined herein shall be construed in</w:t>
      </w:r>
      <w:r>
        <w:rPr>
          <w:rFonts w:eastAsia="Arial" w:cs="Arial" w:ascii="Arial" w:hAnsi="Arial"/>
          <w:b/>
          <w:bCs/>
          <w:sz w:val="18"/>
          <w:szCs w:val="18"/>
        </w:rPr>
        <w:t xml:space="preserve"> </w:t>
      </w:r>
      <w:r>
        <w:rPr>
          <w:rFonts w:eastAsia="Arial" w:cs="Arial" w:ascii="Arial" w:hAnsi="Arial"/>
          <w:sz w:val="18"/>
          <w:szCs w:val="18"/>
        </w:rPr>
        <w:t xml:space="preserve">conformity with, and all financial data (including financial ratios and other financial calculations) required to be submitted pursuant to this Agreement shall be prepared in conformity with, GAAP applied on a consistent basis, as in effect from time to time, applied in a manner consistent with that used in preparing the Audited Financial Statements, </w:t>
      </w:r>
      <w:r>
        <w:rPr>
          <w:rFonts w:eastAsia="Arial" w:cs="Arial" w:ascii="Arial" w:hAnsi="Arial"/>
          <w:sz w:val="18"/>
          <w:szCs w:val="18"/>
          <w:u w:val="single"/>
        </w:rPr>
        <w:t>except</w:t>
      </w:r>
      <w:r>
        <w:rPr>
          <w:rFonts w:eastAsia="Arial" w:cs="Arial" w:ascii="Arial" w:hAnsi="Arial"/>
          <w:sz w:val="18"/>
          <w:szCs w:val="18"/>
        </w:rPr>
        <w:t xml:space="preserve"> as otherwise specifically prescribed herein. Notwithstanding the foregoing, for purposes of determining compliance with any covenant (including the computation of the financial covenant) contained herein, Indebtedness of the Borrower and its Subsidiaries shall be deemed to be carried at 100% of the outstanding principal amount thereof, and the effects of FASB ASC 825 on financial liabilities shall be disregarded.</w:t>
      </w:r>
    </w:p>
    <w:p>
      <w:pPr>
        <w:pStyle w:val="Normal"/>
        <w:spacing w:lineRule="exact" w:line="247"/>
        <w:rPr>
          <w:sz w:val="20"/>
          <w:szCs w:val="20"/>
        </w:rPr>
      </w:pPr>
      <w:r>
        <w:rPr>
          <w:sz w:val="20"/>
          <w:szCs w:val="20"/>
        </w:rPr>
      </w:r>
    </w:p>
    <w:p>
      <w:pPr>
        <w:pStyle w:val="Normal"/>
        <w:numPr>
          <w:ilvl w:val="0"/>
          <w:numId w:val="16"/>
        </w:numPr>
        <w:tabs>
          <w:tab w:val="clear" w:pos="720"/>
          <w:tab w:val="left" w:pos="1519" w:leader="none"/>
        </w:tabs>
        <w:spacing w:lineRule="auto" w:line="269"/>
        <w:ind w:firstLine="656"/>
        <w:jc w:val="both"/>
        <w:rPr>
          <w:rFonts w:ascii="Arial" w:hAnsi="Arial" w:eastAsia="Arial" w:cs="Arial"/>
          <w:sz w:val="17"/>
          <w:szCs w:val="17"/>
        </w:rPr>
      </w:pPr>
      <w:r>
        <w:rPr>
          <w:rFonts w:eastAsia="Arial" w:cs="Arial" w:ascii="Arial" w:hAnsi="Arial"/>
          <w:sz w:val="17"/>
          <w:szCs w:val="17"/>
          <w:u w:val="single"/>
        </w:rPr>
        <w:t>Changes in GAAP</w:t>
      </w:r>
      <w:r>
        <w:rPr>
          <w:rFonts w:eastAsia="Arial" w:cs="Arial" w:ascii="Arial" w:hAnsi="Arial"/>
          <w:sz w:val="17"/>
          <w:szCs w:val="17"/>
        </w:rPr>
        <w:t xml:space="preserve">.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(subject to the approval of the Required Lenders); </w:t>
      </w:r>
      <w:r>
        <w:rPr>
          <w:rFonts w:eastAsia="Arial" w:cs="Arial" w:ascii="Arial" w:hAnsi="Arial"/>
          <w:sz w:val="17"/>
          <w:szCs w:val="17"/>
          <w:u w:val="single"/>
        </w:rPr>
        <w:t>provided that</w:t>
      </w:r>
      <w:r>
        <w:rPr>
          <w:rFonts w:eastAsia="Arial" w:cs="Arial" w:ascii="Arial" w:hAnsi="Arial"/>
          <w:sz w:val="17"/>
          <w:szCs w:val="17"/>
        </w:rPr>
        <w: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 Without limiting the foregoing, leases shall continue to be classified and accounted for on a basis consistent with that reflected in the Audited Financial Statements prior to adoption and effectiveness of new accounting standards related to leases for all purposes of this Agreement, notwithstanding any change in GAAP relating thereto, unless the parties hereto shall enter into a mutually acceptable amendment negotiated in good faith addressing such changes, as provided for above.</w:t>
      </w:r>
    </w:p>
    <w:p>
      <w:pPr>
        <w:pStyle w:val="Normal"/>
        <w:spacing w:lineRule="exact" w:line="239"/>
        <w:rPr>
          <w:rFonts w:ascii="Arial" w:hAnsi="Arial" w:eastAsia="Arial" w:cs="Arial"/>
          <w:sz w:val="17"/>
          <w:szCs w:val="17"/>
        </w:rPr>
      </w:pPr>
      <w:r>
        <w:rPr>
          <w:rFonts w:eastAsia="Arial" w:cs="Arial" w:ascii="Arial" w:hAnsi="Arial"/>
          <w:sz w:val="17"/>
          <w:szCs w:val="17"/>
        </w:rPr>
      </w:r>
    </w:p>
    <w:p>
      <w:pPr>
        <w:pStyle w:val="Normal"/>
        <w:numPr>
          <w:ilvl w:val="0"/>
          <w:numId w:val="16"/>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rPr>
        <w:t>References herein to “fiscal year” and “fiscal quarter” refer to such fiscal periods of the Borrower.</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16"/>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rPr>
        <w:t>With respect to any Acquisition consummated on or after the Closing Date, the following shall apply:</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1"/>
          <w:numId w:val="16"/>
        </w:numPr>
        <w:tabs>
          <w:tab w:val="clear" w:pos="720"/>
          <w:tab w:val="left" w:pos="2139" w:leader="none"/>
        </w:tabs>
        <w:spacing w:lineRule="auto" w:line="259"/>
        <w:ind w:firstLine="806" w:left="660"/>
        <w:jc w:val="both"/>
        <w:rPr>
          <w:rFonts w:ascii="Arial" w:hAnsi="Arial" w:eastAsia="Arial" w:cs="Arial"/>
          <w:sz w:val="18"/>
          <w:szCs w:val="18"/>
        </w:rPr>
      </w:pPr>
      <w:r>
        <w:rPr>
          <w:rFonts w:eastAsia="Arial" w:cs="Arial" w:ascii="Arial" w:hAnsi="Arial"/>
          <w:sz w:val="18"/>
          <w:szCs w:val="18"/>
        </w:rPr>
        <w:t>For each period of four fiscal quarters of the Borrower and its Subsidiaries ending next following the date of any Acquisition, Consolidated EBIT shall include the results of operations of the Person or assets so acquired on a historical pro forma basis, and which amounts may include such adjustments as are permitted under Regulation S-X of the Securities and Exchange Commission or FASB ASC 805 and, in each case, reasonably satisfactory to the Administrative Agent;</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1"/>
          <w:numId w:val="16"/>
        </w:numPr>
        <w:tabs>
          <w:tab w:val="clear" w:pos="720"/>
          <w:tab w:val="left" w:pos="2122" w:leader="none"/>
        </w:tabs>
        <w:spacing w:lineRule="auto" w:line="286"/>
        <w:ind w:firstLine="806" w:left="660"/>
        <w:jc w:val="both"/>
        <w:rPr>
          <w:rFonts w:ascii="Arial" w:hAnsi="Arial" w:eastAsia="Arial" w:cs="Arial"/>
          <w:sz w:val="17"/>
          <w:szCs w:val="17"/>
        </w:rPr>
      </w:pPr>
      <w:r>
        <w:rPr>
          <w:rFonts w:eastAsia="Arial" w:cs="Arial" w:ascii="Arial" w:hAnsi="Arial"/>
          <w:sz w:val="17"/>
          <w:szCs w:val="17"/>
        </w:rPr>
        <w:t xml:space="preserve">For each period of four fiscal quarters of the Borrower and its Subsidiaries ending next following the date of each Acquisition, Consolidated Interest Charges shall include the results of operations of the Person or assets so acquired, which amounts shall be determined on a historical pro forma basis; </w:t>
      </w:r>
      <w:r>
        <w:rPr>
          <w:rFonts w:eastAsia="Arial" w:cs="Arial" w:ascii="Arial" w:hAnsi="Arial"/>
          <w:sz w:val="17"/>
          <w:szCs w:val="17"/>
          <w:u w:val="single"/>
        </w:rPr>
        <w:t>provided</w:t>
      </w:r>
      <w:r>
        <w:rPr>
          <w:rFonts w:eastAsia="Arial" w:cs="Arial" w:ascii="Arial" w:hAnsi="Arial"/>
          <w:sz w:val="17"/>
          <w:szCs w:val="17"/>
        </w:rPr>
        <w:t xml:space="preserve">, </w:t>
      </w:r>
      <w:r>
        <w:rPr>
          <w:rFonts w:eastAsia="Arial" w:cs="Arial" w:ascii="Arial" w:hAnsi="Arial"/>
          <w:sz w:val="17"/>
          <w:szCs w:val="17"/>
          <w:u w:val="single"/>
        </w:rPr>
        <w:t>however</w:t>
      </w:r>
      <w:r>
        <w:rPr>
          <w:rFonts w:eastAsia="Arial" w:cs="Arial" w:ascii="Arial" w:hAnsi="Arial"/>
          <w:sz w:val="17"/>
          <w:szCs w:val="17"/>
        </w:rPr>
        <w:t>, Consolidated Interest Charges shall be adjusted on a historical</w:t>
      </w:r>
    </w:p>
    <w:p>
      <w:pPr>
        <w:pStyle w:val="Normal"/>
        <w:spacing w:lineRule="exact" w:line="363"/>
        <w:rPr>
          <w:sz w:val="20"/>
          <w:szCs w:val="20"/>
        </w:rPr>
      </w:pPr>
      <w:r>
        <w:rPr>
          <w:sz w:val="20"/>
          <w:szCs w:val="20"/>
        </w:rPr>
      </w:r>
    </w:p>
    <w:p>
      <w:pPr>
        <w:pStyle w:val="Normal"/>
        <w:jc w:val="center"/>
        <w:rPr>
          <w:sz w:val="20"/>
          <w:szCs w:val="20"/>
        </w:rPr>
      </w:pPr>
      <w:r>
        <w:rPr>
          <w:rFonts w:eastAsia="Arial" w:cs="Arial" w:ascii="Arial" w:hAnsi="Arial"/>
          <w:sz w:val="14"/>
          <w:szCs w:val="14"/>
        </w:rPr>
        <w:t>23</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26">
            <wp:simplePos x="0" y="0"/>
            <wp:positionH relativeFrom="column">
              <wp:posOffset>5080</wp:posOffset>
            </wp:positionH>
            <wp:positionV relativeFrom="paragraph">
              <wp:posOffset>38100</wp:posOffset>
            </wp:positionV>
            <wp:extent cx="7132320" cy="17145"/>
            <wp:effectExtent l="0" t="0" r="0" b="0"/>
            <wp:wrapNone/>
            <wp:docPr id="25"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6" descr=""/>
                    <pic:cNvPicPr>
                      <a:picLocks noChangeAspect="1" noChangeArrowheads="1"/>
                    </pic:cNvPicPr>
                  </pic:nvPicPr>
                  <pic:blipFill>
                    <a:blip r:embed="rId26"/>
                    <a:stretch>
                      <a:fillRect/>
                    </a:stretch>
                  </pic:blipFill>
                  <pic:spPr bwMode="auto">
                    <a:xfrm>
                      <a:off x="0" y="0"/>
                      <a:ext cx="7132320" cy="17145"/>
                    </a:xfrm>
                    <a:prstGeom prst="rect">
                      <a:avLst/>
                    </a:prstGeom>
                    <a:noFill/>
                  </pic:spPr>
                </pic:pic>
              </a:graphicData>
            </a:graphic>
          </wp:anchor>
        </w:drawing>
      </w:r>
    </w:p>
    <w:p>
      <w:pPr>
        <w:pStyle w:val="Normal"/>
        <w:ind w:left="660"/>
        <w:rPr>
          <w:sz w:val="20"/>
          <w:szCs w:val="20"/>
        </w:rPr>
      </w:pPr>
      <w:bookmarkStart w:id="27" w:name="page33"/>
      <w:bookmarkEnd w:id="27"/>
      <w:r>
        <w:rPr>
          <w:rFonts w:eastAsia="Arial" w:cs="Arial" w:ascii="Arial" w:hAnsi="Arial"/>
          <w:sz w:val="16"/>
          <w:szCs w:val="16"/>
        </w:rPr>
        <w:t>pro forma basis to (A) eliminate interest expense accrued during such period on any Indebtedness repaid in connection with such Acquisition and</w:t>
      </w:r>
    </w:p>
    <w:p>
      <w:pPr>
        <w:pStyle w:val="Normal"/>
        <w:spacing w:lineRule="exact" w:line="46"/>
        <w:rPr>
          <w:sz w:val="20"/>
          <w:szCs w:val="20"/>
        </w:rPr>
      </w:pPr>
      <w:r>
        <w:rPr>
          <w:sz w:val="20"/>
          <w:szCs w:val="20"/>
        </w:rPr>
      </w:r>
    </w:p>
    <w:p>
      <w:pPr>
        <w:pStyle w:val="Normal"/>
        <w:numPr>
          <w:ilvl w:val="0"/>
          <w:numId w:val="17"/>
        </w:numPr>
        <w:tabs>
          <w:tab w:val="clear" w:pos="720"/>
          <w:tab w:val="left" w:pos="972" w:leader="none"/>
        </w:tabs>
        <w:spacing w:lineRule="auto" w:line="281"/>
        <w:ind w:hanging="4" w:left="660"/>
        <w:jc w:val="both"/>
        <w:rPr>
          <w:rFonts w:ascii="Arial" w:hAnsi="Arial" w:eastAsia="Arial" w:cs="Arial"/>
          <w:sz w:val="16"/>
          <w:szCs w:val="16"/>
        </w:rPr>
      </w:pPr>
      <w:r>
        <w:rPr>
          <w:rFonts w:eastAsia="Arial" w:cs="Arial" w:ascii="Arial" w:hAnsi="Arial"/>
          <w:sz w:val="16"/>
          <w:szCs w:val="16"/>
        </w:rPr>
        <w:t>include interest expense on any Indebtedness (including Indebtedness hereunder) incurred, acquired or assumed in connection with such Acquisition (“</w:t>
      </w:r>
      <w:r>
        <w:rPr>
          <w:rFonts w:eastAsia="Arial" w:cs="Arial" w:ascii="Arial" w:hAnsi="Arial"/>
          <w:sz w:val="16"/>
          <w:szCs w:val="16"/>
          <w:u w:val="single"/>
        </w:rPr>
        <w:t>Incremental Debt</w:t>
      </w:r>
      <w:r>
        <w:rPr>
          <w:rFonts w:eastAsia="Arial" w:cs="Arial" w:ascii="Arial" w:hAnsi="Arial"/>
          <w:sz w:val="16"/>
          <w:szCs w:val="16"/>
        </w:rPr>
        <w:t>”) calculated (I) as if all such Incremental Debt had been incurred as of the first day of such four-quarter period and</w:t>
      </w:r>
    </w:p>
    <w:p>
      <w:pPr>
        <w:pStyle w:val="Normal"/>
        <w:spacing w:lineRule="exact" w:line="1"/>
        <w:rPr>
          <w:rFonts w:ascii="Arial" w:hAnsi="Arial" w:eastAsia="Arial" w:cs="Arial"/>
          <w:sz w:val="16"/>
          <w:szCs w:val="16"/>
        </w:rPr>
      </w:pPr>
      <w:r>
        <w:rPr>
          <w:rFonts w:eastAsia="Arial" w:cs="Arial" w:ascii="Arial" w:hAnsi="Arial"/>
          <w:sz w:val="16"/>
          <w:szCs w:val="16"/>
        </w:rPr>
      </w:r>
    </w:p>
    <w:p>
      <w:pPr>
        <w:pStyle w:val="Normal"/>
        <w:numPr>
          <w:ilvl w:val="0"/>
          <w:numId w:val="18"/>
        </w:numPr>
        <w:tabs>
          <w:tab w:val="clear" w:pos="720"/>
          <w:tab w:val="left" w:pos="945" w:leader="none"/>
        </w:tabs>
        <w:spacing w:lineRule="auto" w:line="274"/>
        <w:ind w:hanging="4" w:left="660"/>
        <w:jc w:val="both"/>
        <w:rPr>
          <w:rFonts w:ascii="Arial" w:hAnsi="Arial" w:eastAsia="Arial" w:cs="Arial"/>
          <w:sz w:val="17"/>
          <w:szCs w:val="17"/>
        </w:rPr>
      </w:pPr>
      <w:r>
        <w:rPr>
          <w:rFonts w:eastAsia="Arial" w:cs="Arial" w:ascii="Arial" w:hAnsi="Arial"/>
          <w:sz w:val="17"/>
          <w:szCs w:val="17"/>
        </w:rPr>
        <w:t>at the following interest rates: (x) for all periods subsequent to the date of the Acquisition and for Incremental Debt assumed or acquired in the Acquisition and in effect prior to the date of Acquisition, at the actual rates of interest applicable thereto, and (y) for all periods prior to the actual incurrence of such Incremental Debt, equal to the rate of interest actually applicable to such Incremental Debt hereunder or under other financing documents applicable thereto as at the end of each affected period of such four fiscal quarters, as the case may be.</w:t>
      </w:r>
    </w:p>
    <w:p>
      <w:pPr>
        <w:pStyle w:val="Normal"/>
        <w:spacing w:lineRule="exact" w:line="230"/>
        <w:rPr>
          <w:sz w:val="20"/>
          <w:szCs w:val="20"/>
        </w:rPr>
      </w:pPr>
      <w:r>
        <w:rPr>
          <w:sz w:val="20"/>
          <w:szCs w:val="20"/>
        </w:rPr>
      </w:r>
    </w:p>
    <w:p>
      <w:pPr>
        <w:pStyle w:val="Normal"/>
        <w:numPr>
          <w:ilvl w:val="0"/>
          <w:numId w:val="19"/>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rPr>
        <w:t>With respect to any Material Disposition consummated on or after the Closing Date:</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1"/>
          <w:numId w:val="19"/>
        </w:numPr>
        <w:tabs>
          <w:tab w:val="clear" w:pos="720"/>
          <w:tab w:val="left" w:pos="2166" w:leader="none"/>
        </w:tabs>
        <w:spacing w:lineRule="auto" w:line="259"/>
        <w:ind w:firstLine="806" w:left="660"/>
        <w:jc w:val="both"/>
        <w:rPr>
          <w:rFonts w:ascii="Arial" w:hAnsi="Arial" w:eastAsia="Arial" w:cs="Arial"/>
          <w:sz w:val="18"/>
          <w:szCs w:val="18"/>
        </w:rPr>
      </w:pPr>
      <w:r>
        <w:rPr>
          <w:rFonts w:eastAsia="Arial" w:cs="Arial" w:ascii="Arial" w:hAnsi="Arial"/>
          <w:sz w:val="18"/>
          <w:szCs w:val="18"/>
        </w:rPr>
        <w:t>For each period of four fiscal quarters of the Borrower and its Subsidiaries ending next following the date of such Material Disposition, Consolidated EBIT for such period shall be either (A) reduced by an amount equal to the Consolidated EBIT (if positive) attributable to the property that is the subject of such Material Disposition for such period or (B) increased by an amount equal to the Consolidated EBIT (if negative) attributable to such property for such period.</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1"/>
          <w:numId w:val="19"/>
        </w:numPr>
        <w:tabs>
          <w:tab w:val="clear" w:pos="720"/>
          <w:tab w:val="left" w:pos="2149" w:leader="none"/>
        </w:tabs>
        <w:spacing w:lineRule="auto" w:line="257"/>
        <w:ind w:firstLine="806" w:left="660"/>
        <w:jc w:val="both"/>
        <w:rPr>
          <w:rFonts w:ascii="Arial" w:hAnsi="Arial" w:eastAsia="Arial" w:cs="Arial"/>
          <w:sz w:val="18"/>
          <w:szCs w:val="18"/>
        </w:rPr>
      </w:pPr>
      <w:r>
        <w:rPr>
          <w:rFonts w:eastAsia="Arial" w:cs="Arial" w:ascii="Arial" w:hAnsi="Arial"/>
          <w:sz w:val="18"/>
          <w:szCs w:val="18"/>
        </w:rPr>
        <w:t>For each period of four fiscal quarters of the Borrower and its Subsidiaries ending next following the date of such Material Disposition, Consolidated Interest Charges shall be reduced by an amount equal to the Consolidated Interest Charges incurred by the Borrower or Subsidiary in connection with Indebtedness which is either (x) repaid with the proceeds received by the Borrower or Subsidiary in connection with such Material Disposition or (y) assigned or transferred to, and assumed by, the Person to whom the Material Disposition is made by the Borrower or Subsidiary.</w:t>
      </w:r>
    </w:p>
    <w:p>
      <w:pPr>
        <w:pStyle w:val="Normal"/>
        <w:spacing w:lineRule="exact" w:line="215"/>
        <w:rPr>
          <w:sz w:val="20"/>
          <w:szCs w:val="20"/>
        </w:rPr>
      </w:pPr>
      <w:r>
        <w:rPr>
          <w:sz w:val="20"/>
          <w:szCs w:val="20"/>
        </w:rPr>
      </w:r>
    </w:p>
    <w:p>
      <w:pPr>
        <w:pStyle w:val="Normal"/>
        <w:spacing w:lineRule="auto" w:line="257"/>
        <w:jc w:val="both"/>
        <w:rPr>
          <w:sz w:val="20"/>
          <w:szCs w:val="20"/>
        </w:rPr>
      </w:pPr>
      <w:r>
        <w:rPr>
          <w:rFonts w:eastAsia="Arial" w:cs="Arial" w:ascii="Arial" w:hAnsi="Arial"/>
          <w:sz w:val="18"/>
          <w:szCs w:val="18"/>
        </w:rPr>
        <w:t>For the purposes of this paragraph, “</w:t>
      </w:r>
      <w:r>
        <w:rPr>
          <w:rFonts w:eastAsia="Arial" w:cs="Arial" w:ascii="Arial" w:hAnsi="Arial"/>
          <w:sz w:val="18"/>
          <w:szCs w:val="18"/>
          <w:u w:val="single"/>
        </w:rPr>
        <w:t>Material Disposition</w:t>
      </w:r>
      <w:r>
        <w:rPr>
          <w:rFonts w:eastAsia="Arial" w:cs="Arial" w:ascii="Arial" w:hAnsi="Arial"/>
          <w:sz w:val="18"/>
          <w:szCs w:val="18"/>
        </w:rPr>
        <w:t>” means any Disposition, or series of related Dispositions, by the Borrower and its Subsidiaries of real or personal property that has a gross book value, as determined in accordance with GAAP, equal to or greater than 10% of consolidated total assets of the Borrower and its Subsidiaries determined as of the last day of the immediately preceding fiscal quarter of the Borrower, and “Disposition” means the sale, transfer, license or other disposition (including any sale and leaseback transaction) of any property by any Person, other than pursuant to or in connection with a Receivables Purchase Facility.</w:t>
      </w:r>
    </w:p>
    <w:p>
      <w:pPr>
        <w:pStyle w:val="Normal"/>
        <w:spacing w:lineRule="exact" w:line="242"/>
        <w:rPr>
          <w:sz w:val="20"/>
          <w:szCs w:val="20"/>
        </w:rPr>
      </w:pPr>
      <w:r>
        <w:rPr>
          <w:sz w:val="20"/>
          <w:szCs w:val="20"/>
        </w:rPr>
      </w:r>
    </w:p>
    <w:p>
      <w:pPr>
        <w:pStyle w:val="Normal"/>
        <w:numPr>
          <w:ilvl w:val="0"/>
          <w:numId w:val="20"/>
        </w:numPr>
        <w:tabs>
          <w:tab w:val="clear" w:pos="720"/>
          <w:tab w:val="left" w:pos="1732" w:leader="none"/>
        </w:tabs>
        <w:spacing w:lineRule="auto" w:line="259"/>
        <w:ind w:firstLine="656"/>
        <w:jc w:val="both"/>
        <w:rPr>
          <w:rFonts w:ascii="Arial" w:hAnsi="Arial" w:eastAsia="Arial" w:cs="Arial"/>
          <w:sz w:val="18"/>
          <w:szCs w:val="18"/>
        </w:rPr>
      </w:pPr>
      <w:r>
        <w:rPr>
          <w:rFonts w:eastAsia="Arial" w:cs="Arial" w:ascii="Arial" w:hAnsi="Arial"/>
          <w:sz w:val="18"/>
          <w:szCs w:val="18"/>
          <w:u w:val="single"/>
        </w:rPr>
        <w:t>Consolidation of Variable Interest Entities</w:t>
      </w:r>
      <w:r>
        <w:rPr>
          <w:rFonts w:eastAsia="Arial" w:cs="Arial" w:ascii="Arial" w:hAnsi="Arial"/>
          <w:sz w:val="18"/>
          <w:szCs w:val="18"/>
        </w:rPr>
        <w:t>. All references herein to consolidated financial statements of the Borrower and its Subsidiaries or to the determination of any amount for the Borrower and its Subsidiaries on a consolidated basis or any similar reference shall, in each case, be deemed to include each variable interest entity that the Borrower or a Subsidiary is required to consolidate pursuant to FASB ASC 810 as if such variable interest entity were a Subsidiary as defined herein.</w:t>
      </w:r>
    </w:p>
    <w:p>
      <w:pPr>
        <w:pStyle w:val="Normal"/>
        <w:spacing w:lineRule="exact" w:line="237"/>
        <w:rPr>
          <w:sz w:val="20"/>
          <w:szCs w:val="20"/>
        </w:rPr>
      </w:pPr>
      <w:r>
        <w:rPr>
          <w:sz w:val="20"/>
          <w:szCs w:val="20"/>
        </w:rPr>
      </w:r>
    </w:p>
    <w:p>
      <w:pPr>
        <w:pStyle w:val="Normal"/>
        <w:spacing w:lineRule="auto" w:line="281"/>
        <w:ind w:firstLine="648"/>
        <w:jc w:val="both"/>
        <w:rPr>
          <w:sz w:val="20"/>
          <w:szCs w:val="20"/>
        </w:rPr>
      </w:pPr>
      <w:r>
        <w:rPr>
          <w:rFonts w:eastAsia="Arial" w:cs="Arial" w:ascii="Arial" w:hAnsi="Arial"/>
          <w:b/>
          <w:bCs/>
          <w:sz w:val="18"/>
          <w:szCs w:val="18"/>
        </w:rPr>
        <w:t xml:space="preserve">1.04 Times of Day. </w:t>
      </w:r>
      <w:r>
        <w:rPr>
          <w:rFonts w:eastAsia="Arial" w:cs="Arial" w:ascii="Arial" w:hAnsi="Arial"/>
          <w:sz w:val="18"/>
          <w:szCs w:val="18"/>
        </w:rPr>
        <w:t>Unless otherwise specified, all references herein to times of day shall be references to Central time (daylight or</w:t>
      </w:r>
      <w:r>
        <w:rPr>
          <w:rFonts w:eastAsia="Arial" w:cs="Arial" w:ascii="Arial" w:hAnsi="Arial"/>
          <w:b/>
          <w:bCs/>
          <w:sz w:val="18"/>
          <w:szCs w:val="18"/>
        </w:rPr>
        <w:t xml:space="preserve"> </w:t>
      </w:r>
      <w:r>
        <w:rPr>
          <w:rFonts w:eastAsia="Arial" w:cs="Arial" w:ascii="Arial" w:hAnsi="Arial"/>
          <w:sz w:val="18"/>
          <w:szCs w:val="18"/>
        </w:rPr>
        <w:t>standard, as applicable).</w:t>
      </w:r>
    </w:p>
    <w:p>
      <w:pPr>
        <w:pStyle w:val="Normal"/>
        <w:spacing w:lineRule="exact" w:line="200"/>
        <w:rPr>
          <w:sz w:val="20"/>
          <w:szCs w:val="20"/>
        </w:rPr>
      </w:pPr>
      <w:r>
        <w:rPr>
          <w:sz w:val="20"/>
          <w:szCs w:val="20"/>
        </w:rPr>
      </w:r>
    </w:p>
    <w:p>
      <w:pPr>
        <w:pStyle w:val="Normal"/>
        <w:spacing w:lineRule="exact" w:line="259"/>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1.05 Rounding. </w:t>
      </w:r>
      <w:r>
        <w:rPr>
          <w:rFonts w:eastAsia="Arial" w:cs="Arial" w:ascii="Arial" w:hAnsi="Arial"/>
          <w:sz w:val="18"/>
          <w:szCs w:val="18"/>
        </w:rPr>
        <w:t>Any financial ratios required to be maintained by the Borrower pursuant to this Agreement shall be calculated by dividing</w:t>
      </w:r>
      <w:r>
        <w:rPr>
          <w:rFonts w:eastAsia="Arial" w:cs="Arial" w:ascii="Arial" w:hAnsi="Arial"/>
          <w:b/>
          <w:bCs/>
          <w:sz w:val="18"/>
          <w:szCs w:val="18"/>
        </w:rPr>
        <w:t xml:space="preserve"> </w:t>
      </w:r>
      <w:r>
        <w:rPr>
          <w:rFonts w:eastAsia="Arial" w:cs="Arial" w:ascii="Arial" w:hAnsi="Arial"/>
          <w:sz w:val="18"/>
          <w:szCs w:val="18"/>
        </w:rPr>
        <w:t>the appropriate component by the other component, carrying the result to one place more than the number of places by which such ratio is expressed herein and rounding the result up or down to the nearest number (with a rounding-up if there is no nearest number).</w:t>
      </w:r>
    </w:p>
    <w:p>
      <w:pPr>
        <w:pStyle w:val="Normal"/>
        <w:spacing w:lineRule="exact" w:line="351"/>
        <w:rPr>
          <w:sz w:val="20"/>
          <w:szCs w:val="20"/>
        </w:rPr>
      </w:pPr>
      <w:r>
        <w:rPr>
          <w:sz w:val="20"/>
          <w:szCs w:val="20"/>
        </w:rPr>
      </w:r>
    </w:p>
    <w:p>
      <w:pPr>
        <w:pStyle w:val="Normal"/>
        <w:jc w:val="center"/>
        <w:rPr>
          <w:sz w:val="20"/>
          <w:szCs w:val="20"/>
        </w:rPr>
      </w:pPr>
      <w:r>
        <w:rPr>
          <w:rFonts w:eastAsia="Arial" w:cs="Arial" w:ascii="Arial" w:hAnsi="Arial"/>
          <w:sz w:val="14"/>
          <w:szCs w:val="14"/>
        </w:rPr>
        <w:t>24</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27">
            <wp:simplePos x="0" y="0"/>
            <wp:positionH relativeFrom="column">
              <wp:posOffset>5080</wp:posOffset>
            </wp:positionH>
            <wp:positionV relativeFrom="paragraph">
              <wp:posOffset>38100</wp:posOffset>
            </wp:positionV>
            <wp:extent cx="7132320" cy="17145"/>
            <wp:effectExtent l="0" t="0" r="0" b="0"/>
            <wp:wrapNone/>
            <wp:docPr id="26"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7" descr=""/>
                    <pic:cNvPicPr>
                      <a:picLocks noChangeAspect="1" noChangeArrowheads="1"/>
                    </pic:cNvPicPr>
                  </pic:nvPicPr>
                  <pic:blipFill>
                    <a:blip r:embed="rId27"/>
                    <a:stretch>
                      <a:fillRect/>
                    </a:stretch>
                  </pic:blipFill>
                  <pic:spPr bwMode="auto">
                    <a:xfrm>
                      <a:off x="0" y="0"/>
                      <a:ext cx="7132320" cy="17145"/>
                    </a:xfrm>
                    <a:prstGeom prst="rect">
                      <a:avLst/>
                    </a:prstGeom>
                    <a:noFill/>
                  </pic:spPr>
                </pic:pic>
              </a:graphicData>
            </a:graphic>
          </wp:anchor>
        </w:drawing>
      </w:r>
    </w:p>
    <w:p>
      <w:pPr>
        <w:pStyle w:val="Normal"/>
        <w:spacing w:lineRule="auto" w:line="269"/>
        <w:ind w:firstLine="648"/>
        <w:jc w:val="both"/>
        <w:rPr>
          <w:sz w:val="20"/>
          <w:szCs w:val="20"/>
        </w:rPr>
      </w:pPr>
      <w:bookmarkStart w:id="28" w:name="page34"/>
      <w:bookmarkEnd w:id="28"/>
      <w:r>
        <w:rPr>
          <w:rFonts w:eastAsia="Arial" w:cs="Arial" w:ascii="Arial" w:hAnsi="Arial"/>
          <w:b/>
          <w:bCs/>
          <w:sz w:val="17"/>
          <w:szCs w:val="17"/>
        </w:rPr>
        <w:t xml:space="preserve">1.06 Interest Rates. </w:t>
      </w:r>
      <w:r>
        <w:rPr>
          <w:rFonts w:eastAsia="Arial" w:cs="Arial" w:ascii="Arial" w:hAnsi="Arial"/>
          <w:sz w:val="17"/>
          <w:szCs w:val="17"/>
        </w:rPr>
        <w:t>The Administrative Agent does not warrant, nor accept responsibility, nor shall the Administrative Agent have any</w:t>
      </w:r>
      <w:r>
        <w:rPr>
          <w:rFonts w:eastAsia="Arial" w:cs="Arial" w:ascii="Arial" w:hAnsi="Arial"/>
          <w:b/>
          <w:bCs/>
          <w:sz w:val="17"/>
          <w:szCs w:val="17"/>
        </w:rPr>
        <w:t xml:space="preserve"> </w:t>
      </w:r>
      <w:r>
        <w:rPr>
          <w:rFonts w:eastAsia="Arial" w:cs="Arial" w:ascii="Arial" w:hAnsi="Arial"/>
          <w:sz w:val="17"/>
          <w:szCs w:val="17"/>
        </w:rPr>
        <w:t xml:space="preserve">liability with respect to the administration, submission or any other matter related to any reference rate referred to herein or with respect to any rate (including, for the avoidance of doubt, the selection of such rate and any related spread or other adjustment) that is an alternative or replacement for or successor to any such rate (including, without limitation, any Successor Rate) (or any component of any of the foregoing) or the effect of any of the foregoing, or of any Conforming Changes. The Administrative Agent and its affiliates or other related entities may engage in transactions or other activities that affect any reference rate referred to herein, or any alternative, successor or replacement rate (including, without limitation, any Successor Rate) (or any component of any of the foregoing) or any related spread or other adjustments thereto, in each case, in a manner adverse to the Borrower. The Administrative Agent may select information sources or services in its reasonable discretion to ascertain any reference rate referred to herein or any alternative, successor or replacement rate (including, without limitation, any Successor Rate) </w:t>
      </w:r>
      <w:r>
        <w:rPr>
          <w:rFonts w:eastAsia="Arial" w:cs="Arial" w:ascii="Arial" w:hAnsi="Arial"/>
          <w:b/>
          <w:bCs/>
          <w:sz w:val="17"/>
          <w:szCs w:val="17"/>
        </w:rPr>
        <w:t>(</w:t>
      </w:r>
      <w:r>
        <w:rPr>
          <w:rFonts w:eastAsia="Arial" w:cs="Arial" w:ascii="Arial" w:hAnsi="Arial"/>
          <w:sz w:val="17"/>
          <w:szCs w:val="17"/>
        </w:rPr>
        <w:t>or any component of any of the foregoing), in each case pursuant to the terms of this Agreement, and shall have no liability to the Borrower, any Lender or any other person or entity for damages of any kind, including direct or indirect, special, punitive, incidental or consequential damages, costs, losses or expenses (whether in tort, contract or otherwise and whether at law or in equity), for any error or other action or omission related to or affecting the selection, determination, or calculation of any rate (or component thereof) provided by any such information source or service.</w:t>
      </w:r>
    </w:p>
    <w:p>
      <w:pPr>
        <w:pStyle w:val="Normal"/>
        <w:spacing w:lineRule="exact" w:line="203"/>
        <w:rPr>
          <w:sz w:val="20"/>
          <w:szCs w:val="20"/>
        </w:rPr>
      </w:pPr>
      <w:r>
        <w:rPr>
          <w:sz w:val="20"/>
          <w:szCs w:val="20"/>
        </w:rPr>
      </w:r>
    </w:p>
    <w:p>
      <w:pPr>
        <w:pStyle w:val="Normal"/>
        <w:jc w:val="center"/>
        <w:rPr>
          <w:sz w:val="20"/>
          <w:szCs w:val="20"/>
        </w:rPr>
      </w:pPr>
      <w:r>
        <w:rPr>
          <w:rFonts w:eastAsia="Arial" w:cs="Arial" w:ascii="Arial" w:hAnsi="Arial"/>
          <w:b/>
          <w:bCs/>
          <w:sz w:val="18"/>
          <w:szCs w:val="18"/>
        </w:rPr>
        <w:t>ARTICLE II.</w:t>
      </w:r>
    </w:p>
    <w:p>
      <w:pPr>
        <w:pStyle w:val="Normal"/>
        <w:spacing w:lineRule="exact" w:line="27"/>
        <w:rPr>
          <w:sz w:val="20"/>
          <w:szCs w:val="20"/>
        </w:rPr>
      </w:pPr>
      <w:r>
        <w:rPr>
          <w:sz w:val="20"/>
          <w:szCs w:val="20"/>
        </w:rPr>
      </w:r>
    </w:p>
    <w:p>
      <w:pPr>
        <w:pStyle w:val="Normal"/>
        <w:jc w:val="center"/>
        <w:rPr>
          <w:sz w:val="20"/>
          <w:szCs w:val="20"/>
        </w:rPr>
      </w:pPr>
      <w:r>
        <w:rPr>
          <w:rFonts w:eastAsia="Arial" w:cs="Arial" w:ascii="Arial" w:hAnsi="Arial"/>
          <w:b/>
          <w:bCs/>
          <w:sz w:val="18"/>
          <w:szCs w:val="18"/>
        </w:rPr>
        <w:t>THE COMMITMENTS AND THE TERM LOAN</w:t>
      </w:r>
    </w:p>
    <w:p>
      <w:pPr>
        <w:pStyle w:val="Normal"/>
        <w:spacing w:lineRule="exact" w:line="261"/>
        <w:rPr>
          <w:sz w:val="20"/>
          <w:szCs w:val="20"/>
        </w:rPr>
      </w:pPr>
      <w:r>
        <w:rPr>
          <w:sz w:val="20"/>
          <w:szCs w:val="20"/>
        </w:rPr>
      </w:r>
    </w:p>
    <w:p>
      <w:pPr>
        <w:pStyle w:val="Normal"/>
        <w:spacing w:lineRule="auto" w:line="298"/>
        <w:ind w:firstLine="648"/>
        <w:jc w:val="both"/>
        <w:rPr>
          <w:sz w:val="20"/>
          <w:szCs w:val="20"/>
        </w:rPr>
      </w:pPr>
      <w:r>
        <w:rPr>
          <w:rFonts w:eastAsia="Arial" w:cs="Arial" w:ascii="Arial" w:hAnsi="Arial"/>
          <w:b/>
          <w:bCs/>
          <w:sz w:val="16"/>
          <w:szCs w:val="16"/>
        </w:rPr>
        <w:t xml:space="preserve">2.01 Term Loans. </w:t>
      </w:r>
      <w:r>
        <w:rPr>
          <w:rFonts w:eastAsia="Arial" w:cs="Arial" w:ascii="Arial" w:hAnsi="Arial"/>
          <w:sz w:val="16"/>
          <w:szCs w:val="16"/>
        </w:rPr>
        <w:t>Subject to the terms and conditions set forth herein, each Lender severally agrees to make a single loan (the “</w:t>
      </w:r>
      <w:r>
        <w:rPr>
          <w:rFonts w:eastAsia="Arial" w:cs="Arial" w:ascii="Arial" w:hAnsi="Arial"/>
          <w:sz w:val="16"/>
          <w:szCs w:val="16"/>
          <w:u w:val="single"/>
        </w:rPr>
        <w:t>Loan</w:t>
      </w:r>
      <w:r>
        <w:rPr>
          <w:rFonts w:eastAsia="Arial" w:cs="Arial" w:ascii="Arial" w:hAnsi="Arial"/>
          <w:sz w:val="16"/>
          <w:szCs w:val="16"/>
        </w:rPr>
        <w:t>”) to</w:t>
      </w:r>
      <w:r>
        <w:rPr>
          <w:rFonts w:eastAsia="Arial" w:cs="Arial" w:ascii="Arial" w:hAnsi="Arial"/>
          <w:b/>
          <w:bCs/>
          <w:sz w:val="16"/>
          <w:szCs w:val="16"/>
        </w:rPr>
        <w:t xml:space="preserve"> </w:t>
      </w:r>
      <w:r>
        <w:rPr>
          <w:rFonts w:eastAsia="Arial" w:cs="Arial" w:ascii="Arial" w:hAnsi="Arial"/>
          <w:sz w:val="16"/>
          <w:szCs w:val="16"/>
        </w:rPr>
        <w:t xml:space="preserve">the Borrower in Dollars on the Closing Date in an amount not to exceed </w:t>
      </w:r>
      <w:r>
        <w:rPr>
          <w:rFonts w:eastAsia="Arial" w:cs="Arial" w:ascii="Arial" w:hAnsi="Arial"/>
          <w:color w:val="191919"/>
          <w:sz w:val="16"/>
          <w:szCs w:val="16"/>
        </w:rPr>
        <w:t>such Lender</w:t>
      </w:r>
      <w:r>
        <w:rPr>
          <w:rFonts w:eastAsia="Arial" w:cs="Arial" w:ascii="Arial" w:hAnsi="Arial"/>
          <w:sz w:val="16"/>
          <w:szCs w:val="16"/>
        </w:rPr>
        <w:t xml:space="preserve">’s Commitment. The Borrowing shall consist of the Loan made by the Lenders in accordance with their respective Applicable Percentage. Amounts borrowed under this </w:t>
      </w:r>
      <w:r>
        <w:rPr>
          <w:rFonts w:eastAsia="Arial" w:cs="Arial" w:ascii="Arial" w:hAnsi="Arial"/>
          <w:sz w:val="16"/>
          <w:szCs w:val="16"/>
          <w:u w:val="single"/>
        </w:rPr>
        <w:t>Section 2.01</w:t>
      </w:r>
      <w:r>
        <w:rPr>
          <w:rFonts w:eastAsia="Arial" w:cs="Arial" w:ascii="Arial" w:hAnsi="Arial"/>
          <w:sz w:val="16"/>
          <w:szCs w:val="16"/>
        </w:rPr>
        <w:t xml:space="preserve"> and repaid or prepaid may not be reborrowed. Loans may be Base Rate Loans or Term SOFR Loans, as further provided herein; </w:t>
      </w:r>
      <w:r>
        <w:rPr>
          <w:rFonts w:eastAsia="Arial" w:cs="Arial" w:ascii="Arial" w:hAnsi="Arial"/>
          <w:sz w:val="16"/>
          <w:szCs w:val="16"/>
          <w:u w:val="single"/>
        </w:rPr>
        <w:t>provided, however</w:t>
      </w:r>
      <w:r>
        <w:rPr>
          <w:rFonts w:eastAsia="Arial" w:cs="Arial" w:ascii="Arial" w:hAnsi="Arial"/>
          <w:sz w:val="16"/>
          <w:szCs w:val="16"/>
        </w:rPr>
        <w:t>, that the Loan made on the Closing Date shall be made as Base Rate Loans unless the Borrower delivers a Funding Indemnity Letter not less than three (3) Business Days prior to the Closing Date.</w:t>
      </w:r>
    </w:p>
    <w:p>
      <w:pPr>
        <w:pStyle w:val="Normal"/>
        <w:spacing w:lineRule="exact" w:line="208"/>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2.02</w:t>
      </w:r>
      <w:r>
        <w:rPr>
          <w:sz w:val="20"/>
          <w:szCs w:val="20"/>
        </w:rPr>
        <w:tab/>
      </w:r>
      <w:r>
        <w:rPr>
          <w:rFonts w:eastAsia="Arial" w:cs="Arial" w:ascii="Arial" w:hAnsi="Arial"/>
          <w:b/>
          <w:bCs/>
          <w:sz w:val="16"/>
          <w:szCs w:val="16"/>
        </w:rPr>
        <w:t>Borrowings, Conversions and Continuations of Term Loan.</w:t>
      </w:r>
    </w:p>
    <w:p>
      <w:pPr>
        <w:pStyle w:val="Normal"/>
        <w:spacing w:lineRule="exact" w:line="283"/>
        <w:rPr>
          <w:sz w:val="20"/>
          <w:szCs w:val="20"/>
        </w:rPr>
      </w:pPr>
      <w:r>
        <w:rPr>
          <w:sz w:val="20"/>
          <w:szCs w:val="20"/>
        </w:rPr>
      </w:r>
    </w:p>
    <w:p>
      <w:pPr>
        <w:pStyle w:val="Normal"/>
        <w:numPr>
          <w:ilvl w:val="1"/>
          <w:numId w:val="21"/>
        </w:numPr>
        <w:tabs>
          <w:tab w:val="clear" w:pos="720"/>
          <w:tab w:val="left" w:pos="1617" w:leader="none"/>
        </w:tabs>
        <w:spacing w:lineRule="auto" w:line="286"/>
        <w:ind w:firstLine="656"/>
        <w:jc w:val="both"/>
        <w:rPr>
          <w:rFonts w:ascii="Arial" w:hAnsi="Arial" w:eastAsia="Arial" w:cs="Arial"/>
          <w:sz w:val="16"/>
          <w:szCs w:val="16"/>
        </w:rPr>
      </w:pPr>
      <w:r>
        <w:rPr>
          <w:rFonts w:eastAsia="Arial" w:cs="Arial" w:ascii="Arial" w:hAnsi="Arial"/>
          <w:sz w:val="16"/>
          <w:szCs w:val="16"/>
        </w:rPr>
        <w:t xml:space="preserve">Each Borrowing, each conversion of Loans from one Type to the other, and each continuation of Term SOFR Loans shall be made upon the Borrower’s irrevocable notice to the Administrative Agent, which may be given by (A) telephone or (B) a Loan Notice; </w:t>
      </w:r>
      <w:r>
        <w:rPr>
          <w:rFonts w:eastAsia="Arial" w:cs="Arial" w:ascii="Arial" w:hAnsi="Arial"/>
          <w:sz w:val="16"/>
          <w:szCs w:val="16"/>
          <w:u w:val="single"/>
        </w:rPr>
        <w:t>provided</w:t>
      </w:r>
      <w:r>
        <w:rPr>
          <w:rFonts w:eastAsia="Arial" w:cs="Arial" w:ascii="Arial" w:hAnsi="Arial"/>
          <w:sz w:val="16"/>
          <w:szCs w:val="16"/>
        </w:rPr>
        <w:t xml:space="preserve"> that any telephonic notice must be confirmed immediately by delivery to the Administrative Agent of a Loan Notice. Each such Loan Notice (other than the Loan Notice in connection with the funding of the Loan pursuant to </w:t>
      </w:r>
      <w:r>
        <w:rPr>
          <w:rFonts w:eastAsia="Arial" w:cs="Arial" w:ascii="Arial" w:hAnsi="Arial"/>
          <w:sz w:val="16"/>
          <w:szCs w:val="16"/>
          <w:u w:val="single"/>
        </w:rPr>
        <w:t>Section 2.01</w:t>
      </w:r>
      <w:r>
        <w:rPr>
          <w:rFonts w:eastAsia="Arial" w:cs="Arial" w:ascii="Arial" w:hAnsi="Arial"/>
          <w:sz w:val="16"/>
          <w:szCs w:val="16"/>
        </w:rPr>
        <w:t>) must be received by the Administrative Agent not later than 12:00 noon (i) two</w:t>
      </w:r>
    </w:p>
    <w:p>
      <w:pPr>
        <w:pStyle w:val="Normal"/>
        <w:spacing w:lineRule="exact" w:line="1"/>
        <w:rPr>
          <w:rFonts w:ascii="Arial" w:hAnsi="Arial" w:eastAsia="Arial" w:cs="Arial"/>
          <w:sz w:val="16"/>
          <w:szCs w:val="16"/>
        </w:rPr>
      </w:pPr>
      <w:r>
        <w:rPr>
          <w:rFonts w:eastAsia="Arial" w:cs="Arial" w:ascii="Arial" w:hAnsi="Arial"/>
          <w:sz w:val="16"/>
          <w:szCs w:val="16"/>
        </w:rPr>
      </w:r>
    </w:p>
    <w:p>
      <w:pPr>
        <w:pStyle w:val="Normal"/>
        <w:numPr>
          <w:ilvl w:val="0"/>
          <w:numId w:val="22"/>
        </w:numPr>
        <w:tabs>
          <w:tab w:val="clear" w:pos="720"/>
          <w:tab w:val="left" w:pos="256" w:leader="none"/>
        </w:tabs>
        <w:spacing w:lineRule="auto" w:line="269"/>
        <w:ind w:firstLine="8"/>
        <w:jc w:val="both"/>
        <w:rPr>
          <w:rFonts w:ascii="Arial" w:hAnsi="Arial" w:eastAsia="Arial" w:cs="Arial"/>
          <w:sz w:val="17"/>
          <w:szCs w:val="17"/>
        </w:rPr>
      </w:pPr>
      <w:r>
        <w:rPr>
          <w:rFonts w:eastAsia="Arial" w:cs="Arial" w:ascii="Arial" w:hAnsi="Arial"/>
          <w:sz w:val="17"/>
          <w:szCs w:val="17"/>
        </w:rPr>
        <w:t xml:space="preserve">Business Days prior to the requested date of any Borrowing of, conversion to or continuation of Term SOFR Loans or of any conversion of Term SOFR Loans to Base Rate Loans, and (ii) on the requested date of any Borrowing of Base Rate Loans </w:t>
      </w:r>
      <w:r>
        <w:rPr>
          <w:rFonts w:eastAsia="Arial" w:cs="Arial" w:ascii="Arial" w:hAnsi="Arial"/>
          <w:sz w:val="17"/>
          <w:szCs w:val="17"/>
          <w:u w:val="single"/>
        </w:rPr>
        <w:t>provided</w:t>
      </w:r>
      <w:r>
        <w:rPr>
          <w:rFonts w:eastAsia="Arial" w:cs="Arial" w:ascii="Arial" w:hAnsi="Arial"/>
          <w:sz w:val="17"/>
          <w:szCs w:val="17"/>
        </w:rPr>
        <w:t xml:space="preserve">, </w:t>
      </w:r>
      <w:r>
        <w:rPr>
          <w:rFonts w:eastAsia="Arial" w:cs="Arial" w:ascii="Arial" w:hAnsi="Arial"/>
          <w:sz w:val="17"/>
          <w:szCs w:val="17"/>
          <w:u w:val="single"/>
        </w:rPr>
        <w:t>however</w:t>
      </w:r>
      <w:r>
        <w:rPr>
          <w:rFonts w:eastAsia="Arial" w:cs="Arial" w:ascii="Arial" w:hAnsi="Arial"/>
          <w:sz w:val="17"/>
          <w:szCs w:val="17"/>
        </w:rPr>
        <w:t>, that if the Borrower wishes to request Term SOFR Loans having an Interest Period other than one (1) or three (3) months in duration as provided in the definition of “Interest Period,” the applicable notice must be received by the Administrative Agent not later than 12:00 p.m. four (4) Business Days prior to the requested date of such Borrowing, conversion or continuation, whereupon the Administrative Agent shall give prompt notice to the Lenders of such request and determine whether the requested Interest Period is acceptable to all of them. Not later than 12:00 p.m., three (3) Business Days before the requested date of such Borrowing, conversion or continuation, the Administrative Agent shall notify the Borrower (which notice may be by telephone) whether or not the requested Interest Period has been consented to by all the Lenders and the Administrative Agent. Each</w:t>
      </w:r>
    </w:p>
    <w:p>
      <w:pPr>
        <w:pStyle w:val="Normal"/>
        <w:spacing w:lineRule="exact" w:line="382"/>
        <w:rPr>
          <w:sz w:val="20"/>
          <w:szCs w:val="20"/>
        </w:rPr>
      </w:pPr>
      <w:r>
        <w:rPr>
          <w:sz w:val="20"/>
          <w:szCs w:val="20"/>
        </w:rPr>
      </w:r>
    </w:p>
    <w:p>
      <w:pPr>
        <w:pStyle w:val="Normal"/>
        <w:jc w:val="center"/>
        <w:rPr>
          <w:sz w:val="20"/>
          <w:szCs w:val="20"/>
        </w:rPr>
      </w:pPr>
      <w:r>
        <w:rPr>
          <w:rFonts w:eastAsia="Arial" w:cs="Arial" w:ascii="Arial" w:hAnsi="Arial"/>
          <w:sz w:val="14"/>
          <w:szCs w:val="14"/>
        </w:rPr>
        <w:t>25</w:t>
      </w:r>
    </w:p>
    <w:p>
      <w:pPr>
        <w:sectPr>
          <w:type w:val="nextPage"/>
          <w:pgSz w:w="11906" w:h="16838"/>
          <w:pgMar w:left="320" w:right="339" w:gutter="0" w:header="0" w:top="148"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28">
            <wp:simplePos x="0" y="0"/>
            <wp:positionH relativeFrom="column">
              <wp:posOffset>5080</wp:posOffset>
            </wp:positionH>
            <wp:positionV relativeFrom="paragraph">
              <wp:posOffset>38100</wp:posOffset>
            </wp:positionV>
            <wp:extent cx="7132320" cy="17145"/>
            <wp:effectExtent l="0" t="0" r="0" b="0"/>
            <wp:wrapNone/>
            <wp:docPr id="27"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8" descr=""/>
                    <pic:cNvPicPr>
                      <a:picLocks noChangeAspect="1" noChangeArrowheads="1"/>
                    </pic:cNvPicPr>
                  </pic:nvPicPr>
                  <pic:blipFill>
                    <a:blip r:embed="rId28"/>
                    <a:stretch>
                      <a:fillRect/>
                    </a:stretch>
                  </pic:blipFill>
                  <pic:spPr bwMode="auto">
                    <a:xfrm>
                      <a:off x="0" y="0"/>
                      <a:ext cx="7132320" cy="17145"/>
                    </a:xfrm>
                    <a:prstGeom prst="rect">
                      <a:avLst/>
                    </a:prstGeom>
                    <a:noFill/>
                  </pic:spPr>
                </pic:pic>
              </a:graphicData>
            </a:graphic>
          </wp:anchor>
        </w:drawing>
      </w:r>
    </w:p>
    <w:p>
      <w:pPr>
        <w:pStyle w:val="Normal"/>
        <w:spacing w:lineRule="auto" w:line="269"/>
        <w:jc w:val="both"/>
        <w:rPr>
          <w:sz w:val="20"/>
          <w:szCs w:val="20"/>
        </w:rPr>
      </w:pPr>
      <w:bookmarkStart w:id="29" w:name="page35"/>
      <w:bookmarkEnd w:id="29"/>
      <w:r>
        <w:rPr>
          <w:rFonts w:eastAsia="Arial" w:cs="Arial" w:ascii="Arial" w:hAnsi="Arial"/>
          <w:sz w:val="17"/>
          <w:szCs w:val="17"/>
        </w:rPr>
        <w:t>Borrowing of, conversion to or continuation of Term SOFR Loans shall be in a principal amount of $5,000,000 or a whole multiple of $1,000,000 in excess thereof. Each Borrowing of or conversion to Base Rate Loans shall be in a principal amount of $500,000 or a whole multiple of $100,000 in excess thereof. Each Loan Notice shall specify (i) whether the Borrower is requesting a conversion of Loans from one Type to the other, or a continuation of Term SOFR Loans, (ii) the requested date of the Borrowing, conversion or continuation, as the case may be (which shall be a Business Day), (iii) the principal amount of Loans to be borrowed, converted or continued, (iv) the Type of Loans to be borrowed or to which existing Loans are to be converted, and (v) if applicable, the duration of the Interest Period with respect thereto. If the Borrower fails to specify a Type of Loan in a Loan Notice or if the Borrower fails to give a timely notice requesting a conversion or continuation, then the applicable Loans shall be made as, or converted to, Base Rate Loans. Any automatic conversion to Base Rate Loans shall be effective as of the last day of the Interest Period then in effect with respect to the applicable Term SOFR Loans. If the Borrower requests a Borrowing of, conversion to, or continuation of Term SOFR Loans in any such Loan Notice, but fails to specify an Interest Period, it will be deemed to have specified an Interest Period of one month.</w:t>
      </w:r>
    </w:p>
    <w:p>
      <w:pPr>
        <w:pStyle w:val="Normal"/>
        <w:spacing w:lineRule="exact" w:line="239"/>
        <w:rPr>
          <w:sz w:val="20"/>
          <w:szCs w:val="20"/>
        </w:rPr>
      </w:pPr>
      <w:r>
        <w:rPr>
          <w:sz w:val="20"/>
          <w:szCs w:val="20"/>
        </w:rPr>
      </w:r>
    </w:p>
    <w:p>
      <w:pPr>
        <w:pStyle w:val="Normal"/>
        <w:numPr>
          <w:ilvl w:val="0"/>
          <w:numId w:val="23"/>
        </w:numPr>
        <w:tabs>
          <w:tab w:val="clear" w:pos="720"/>
          <w:tab w:val="left" w:pos="1600" w:leader="none"/>
        </w:tabs>
        <w:spacing w:lineRule="auto" w:line="271"/>
        <w:ind w:firstLine="656"/>
        <w:jc w:val="both"/>
        <w:rPr>
          <w:rFonts w:ascii="Arial" w:hAnsi="Arial" w:eastAsia="Arial" w:cs="Arial"/>
          <w:sz w:val="17"/>
          <w:szCs w:val="17"/>
        </w:rPr>
      </w:pPr>
      <w:r>
        <w:rPr>
          <w:rFonts w:eastAsia="Arial" w:cs="Arial" w:ascii="Arial" w:hAnsi="Arial"/>
          <w:sz w:val="17"/>
          <w:szCs w:val="17"/>
        </w:rPr>
        <w:t xml:space="preserve">Following receipt of a Loan Notice, the Administrative Agent shall promptly notify each Lender of the amount of its Applicable Percentage, and if no timely notice of a conversion or continuation is provided by the Borrower, the Administrative Agent shall notify each Lender of the details of any automatic conversion to Base Rate Loans as described in the preceding subsection. Each Lender shall make the amount of its Loan available to the Administrative Agent in immediately available funds at the Administrative Agent’s Office not later than 2:00 p.m. on the Business Day specified in the applicable Loan Notice. Upon satisfaction of the applicable conditions set forth in </w:t>
      </w:r>
      <w:r>
        <w:rPr>
          <w:rFonts w:eastAsia="Arial" w:cs="Arial" w:ascii="Arial" w:hAnsi="Arial"/>
          <w:sz w:val="17"/>
          <w:szCs w:val="17"/>
          <w:u w:val="single"/>
        </w:rPr>
        <w:t>Section 4.02</w:t>
      </w:r>
      <w:r>
        <w:rPr>
          <w:rFonts w:eastAsia="Arial" w:cs="Arial" w:ascii="Arial" w:hAnsi="Arial"/>
          <w:sz w:val="17"/>
          <w:szCs w:val="17"/>
        </w:rPr>
        <w:t>, the Administrative Agent shall make all funds so received available to the Borrower in like funds as received by the Administrative Agent either by (i) crediting the account of the Borrower on the books of Bank of America with the amount of such funds or (ii) wire transfer of such funds, in each case in accordance with instructions provided to (and reasonably acceptable to) the Administrative Agent by the Borrower.</w:t>
      </w:r>
    </w:p>
    <w:p>
      <w:pPr>
        <w:pStyle w:val="Normal"/>
        <w:spacing w:lineRule="exact" w:line="232"/>
        <w:rPr>
          <w:rFonts w:ascii="Arial" w:hAnsi="Arial" w:eastAsia="Arial" w:cs="Arial"/>
          <w:sz w:val="17"/>
          <w:szCs w:val="17"/>
        </w:rPr>
      </w:pPr>
      <w:r>
        <w:rPr>
          <w:rFonts w:eastAsia="Arial" w:cs="Arial" w:ascii="Arial" w:hAnsi="Arial"/>
          <w:sz w:val="17"/>
          <w:szCs w:val="17"/>
        </w:rPr>
      </w:r>
    </w:p>
    <w:p>
      <w:pPr>
        <w:pStyle w:val="Normal"/>
        <w:numPr>
          <w:ilvl w:val="0"/>
          <w:numId w:val="23"/>
        </w:numPr>
        <w:tabs>
          <w:tab w:val="clear" w:pos="720"/>
          <w:tab w:val="left" w:pos="1536" w:leader="none"/>
        </w:tabs>
        <w:spacing w:lineRule="auto" w:line="264"/>
        <w:ind w:firstLine="656"/>
        <w:jc w:val="both"/>
        <w:rPr>
          <w:rFonts w:ascii="Arial" w:hAnsi="Arial" w:eastAsia="Arial" w:cs="Arial"/>
          <w:sz w:val="18"/>
          <w:szCs w:val="18"/>
        </w:rPr>
      </w:pPr>
      <w:r>
        <w:rPr>
          <w:rFonts w:eastAsia="Arial" w:cs="Arial" w:ascii="Arial" w:hAnsi="Arial"/>
          <w:sz w:val="18"/>
          <w:szCs w:val="18"/>
        </w:rPr>
        <w:t>Except as otherwise provided herein, a Term SOFR Loan may be continued or converted only on the last day of an Interest Period for such Term SOFR Loan. During the existence of a Default, no Loans may be requested as, converted to or continued as Term SOFR Loans without the consent of the Required Lenders.</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23"/>
        </w:numPr>
        <w:tabs>
          <w:tab w:val="clear" w:pos="720"/>
          <w:tab w:val="left" w:pos="1506" w:leader="none"/>
        </w:tabs>
        <w:spacing w:lineRule="auto" w:line="278"/>
        <w:ind w:firstLine="656"/>
        <w:rPr>
          <w:rFonts w:ascii="Arial" w:hAnsi="Arial" w:eastAsia="Arial" w:cs="Arial"/>
          <w:sz w:val="18"/>
          <w:szCs w:val="18"/>
        </w:rPr>
      </w:pPr>
      <w:r>
        <w:rPr>
          <w:rFonts w:eastAsia="Arial" w:cs="Arial" w:ascii="Arial" w:hAnsi="Arial"/>
          <w:sz w:val="18"/>
          <w:szCs w:val="18"/>
        </w:rPr>
        <w:t>The Administrative Agent shall promptly notify the Borrower and the Lenders of the interest rate applicable to any Interest Period for Term SOFR Loans upon determination of such interest rate.</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23"/>
        </w:numPr>
        <w:tabs>
          <w:tab w:val="clear" w:pos="720"/>
          <w:tab w:val="left" w:pos="1523" w:leader="none"/>
        </w:tabs>
        <w:spacing w:lineRule="auto" w:line="278"/>
        <w:ind w:firstLine="656"/>
        <w:rPr>
          <w:rFonts w:ascii="Arial" w:hAnsi="Arial" w:eastAsia="Arial" w:cs="Arial"/>
          <w:sz w:val="18"/>
          <w:szCs w:val="18"/>
        </w:rPr>
      </w:pPr>
      <w:r>
        <w:rPr>
          <w:rFonts w:eastAsia="Arial" w:cs="Arial" w:ascii="Arial" w:hAnsi="Arial"/>
          <w:sz w:val="18"/>
          <w:szCs w:val="18"/>
        </w:rPr>
        <w:t>After giving effect to the Borrowings, all conversions of Loans from one Type to the other, and all continuations of Loans as the same Type, there shall not be more than 4 Interest Periods in effect with respect to Loans.</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23"/>
        </w:numPr>
        <w:tabs>
          <w:tab w:val="clear" w:pos="720"/>
          <w:tab w:val="left" w:pos="1597" w:leader="none"/>
        </w:tabs>
        <w:spacing w:lineRule="auto" w:line="257"/>
        <w:ind w:firstLine="656"/>
        <w:jc w:val="both"/>
        <w:rPr>
          <w:rFonts w:ascii="Arial" w:hAnsi="Arial" w:eastAsia="Arial" w:cs="Arial"/>
          <w:sz w:val="18"/>
          <w:szCs w:val="18"/>
        </w:rPr>
      </w:pPr>
      <w:r>
        <w:rPr>
          <w:rFonts w:eastAsia="Arial" w:cs="Arial" w:ascii="Arial" w:hAnsi="Arial"/>
          <w:sz w:val="18"/>
          <w:szCs w:val="18"/>
        </w:rPr>
        <w:t xml:space="preserve">With respect to SOFR or Term SOFR, the Administrative Agent will have the right to make Conforming Changes from time to time and, notwithstanding anything to the contrary herein or in any other Loan Document, any amendments implementing such Conforming Changes will become effective without any further action or consent of any other party to this Agreement or any other Loan Document; </w:t>
      </w:r>
      <w:r>
        <w:rPr>
          <w:rFonts w:eastAsia="Arial" w:cs="Arial" w:ascii="Arial" w:hAnsi="Arial"/>
          <w:sz w:val="18"/>
          <w:szCs w:val="18"/>
          <w:u w:val="single"/>
        </w:rPr>
        <w:t>provided</w:t>
      </w:r>
      <w:r>
        <w:rPr>
          <w:rFonts w:eastAsia="Arial" w:cs="Arial" w:ascii="Arial" w:hAnsi="Arial"/>
          <w:sz w:val="18"/>
          <w:szCs w:val="18"/>
        </w:rPr>
        <w:t xml:space="preserve"> that, with respect to any such amendment effected, the Administrative Agent shall post each such amendment implementing such Conforming Changes to the Borrower and the Lenders reasonably promptly after such amendment becomes effective.</w:t>
      </w:r>
    </w:p>
    <w:p>
      <w:pPr>
        <w:pStyle w:val="Normal"/>
        <w:spacing w:lineRule="exact" w:line="238"/>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2.03 Prepayments. </w:t>
      </w:r>
      <w:r>
        <w:rPr>
          <w:rFonts w:eastAsia="Arial" w:cs="Arial" w:ascii="Arial" w:hAnsi="Arial"/>
          <w:sz w:val="18"/>
          <w:szCs w:val="18"/>
        </w:rPr>
        <w:t>The Borrower may, upon notice from the Borrower to the Administrative Agent, at any time or from time to time</w:t>
      </w:r>
      <w:r>
        <w:rPr>
          <w:rFonts w:eastAsia="Arial" w:cs="Arial" w:ascii="Arial" w:hAnsi="Arial"/>
          <w:b/>
          <w:bCs/>
          <w:sz w:val="18"/>
          <w:szCs w:val="18"/>
        </w:rPr>
        <w:t xml:space="preserve"> </w:t>
      </w:r>
      <w:r>
        <w:rPr>
          <w:rFonts w:eastAsia="Arial" w:cs="Arial" w:ascii="Arial" w:hAnsi="Arial"/>
          <w:sz w:val="18"/>
          <w:szCs w:val="18"/>
        </w:rPr>
        <w:t xml:space="preserve">voluntarily prepay Loans in whole or in part without premium or penalty; </w:t>
      </w:r>
      <w:r>
        <w:rPr>
          <w:rFonts w:eastAsia="Arial" w:cs="Arial" w:ascii="Arial" w:hAnsi="Arial"/>
          <w:sz w:val="18"/>
          <w:szCs w:val="18"/>
          <w:u w:val="single"/>
        </w:rPr>
        <w:t>provided</w:t>
      </w:r>
      <w:r>
        <w:rPr>
          <w:rFonts w:eastAsia="Arial" w:cs="Arial" w:ascii="Arial" w:hAnsi="Arial"/>
          <w:sz w:val="18"/>
          <w:szCs w:val="18"/>
        </w:rPr>
        <w:t xml:space="preserve"> that (i) such notice must be in a form reasonably acceptable to the Administrative Agent</w:t>
      </w:r>
    </w:p>
    <w:p>
      <w:pPr>
        <w:pStyle w:val="Normal"/>
        <w:spacing w:lineRule="exact" w:line="378"/>
        <w:rPr>
          <w:sz w:val="20"/>
          <w:szCs w:val="20"/>
        </w:rPr>
      </w:pPr>
      <w:r>
        <w:rPr>
          <w:sz w:val="20"/>
          <w:szCs w:val="20"/>
        </w:rPr>
      </w:r>
    </w:p>
    <w:p>
      <w:pPr>
        <w:pStyle w:val="Normal"/>
        <w:jc w:val="center"/>
        <w:rPr>
          <w:sz w:val="20"/>
          <w:szCs w:val="20"/>
        </w:rPr>
      </w:pPr>
      <w:r>
        <w:rPr>
          <w:rFonts w:eastAsia="Arial" w:cs="Arial" w:ascii="Arial" w:hAnsi="Arial"/>
          <w:sz w:val="14"/>
          <w:szCs w:val="14"/>
        </w:rPr>
        <w:t>26</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29">
            <wp:simplePos x="0" y="0"/>
            <wp:positionH relativeFrom="column">
              <wp:posOffset>5080</wp:posOffset>
            </wp:positionH>
            <wp:positionV relativeFrom="paragraph">
              <wp:posOffset>38100</wp:posOffset>
            </wp:positionV>
            <wp:extent cx="7132320" cy="17145"/>
            <wp:effectExtent l="0" t="0" r="0" b="0"/>
            <wp:wrapNone/>
            <wp:docPr id="28"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9" descr=""/>
                    <pic:cNvPicPr>
                      <a:picLocks noChangeAspect="1" noChangeArrowheads="1"/>
                    </pic:cNvPicPr>
                  </pic:nvPicPr>
                  <pic:blipFill>
                    <a:blip r:embed="rId29"/>
                    <a:stretch>
                      <a:fillRect/>
                    </a:stretch>
                  </pic:blipFill>
                  <pic:spPr bwMode="auto">
                    <a:xfrm>
                      <a:off x="0" y="0"/>
                      <a:ext cx="7132320" cy="17145"/>
                    </a:xfrm>
                    <a:prstGeom prst="rect">
                      <a:avLst/>
                    </a:prstGeom>
                    <a:noFill/>
                  </pic:spPr>
                </pic:pic>
              </a:graphicData>
            </a:graphic>
          </wp:anchor>
        </w:drawing>
      </w:r>
    </w:p>
    <w:p>
      <w:pPr>
        <w:pStyle w:val="Normal"/>
        <w:spacing w:lineRule="auto" w:line="288"/>
        <w:jc w:val="both"/>
        <w:rPr>
          <w:sz w:val="20"/>
          <w:szCs w:val="20"/>
        </w:rPr>
      </w:pPr>
      <w:bookmarkStart w:id="30" w:name="page36"/>
      <w:bookmarkEnd w:id="30"/>
      <w:r>
        <w:rPr>
          <w:rFonts w:eastAsia="Arial" w:cs="Arial" w:ascii="Arial" w:hAnsi="Arial"/>
          <w:sz w:val="16"/>
          <w:szCs w:val="16"/>
        </w:rPr>
        <w:t xml:space="preserve">and be received by the Administrative Agent not later than 12:00 noon (A) two (2) Business Days prior to any date of prepayment of Term SOFR Loans and (B) on the date of prepayment of Base Rate Loans; (ii) any prepayment of Term SOFR Loans shall be in a principal amount of $5,000,000 or a whole multiple of $1,000,000 in excess thereof; and (iii) any prepayment of Base Rate Loans shall be in a principal amount of $500,000 or a whole multiple of $100,000 in excess thereof or, in each case, if less, the entire principal amount thereof then outstanding. Each such notice shall specify the date and amount of such prepayment and the Type(s) of Loans to be prepaid and, if Term SOFR Loans are to be prepaid, the Interest Period(s) of such Loans. The Administrative Agent will promptly notify each Lender of its receipt of each such notice, and of the amount of such Lender’s ratable portion of such prepayment (based on such Lender’s Applicable Percentage). Once such notice is given, the Borrower shall make such prepayment and the payment amount specified in such notice shall be due and payable on the date specified therein. Any prepayment of any Term SOFR Loan shall be accompanied by all accrued interest on the amount prepaid, together with any additional amounts required pursuant to </w:t>
      </w:r>
      <w:r>
        <w:rPr>
          <w:rFonts w:eastAsia="Arial" w:cs="Arial" w:ascii="Arial" w:hAnsi="Arial"/>
          <w:sz w:val="16"/>
          <w:szCs w:val="16"/>
          <w:u w:val="single"/>
        </w:rPr>
        <w:t>Section 3.05</w:t>
      </w:r>
      <w:r>
        <w:rPr>
          <w:rFonts w:eastAsia="Arial" w:cs="Arial" w:ascii="Arial" w:hAnsi="Arial"/>
          <w:sz w:val="16"/>
          <w:szCs w:val="16"/>
        </w:rPr>
        <w:t xml:space="preserve">. Each prepayment of the outstanding Loans pursuant to this </w:t>
      </w:r>
      <w:r>
        <w:rPr>
          <w:rFonts w:eastAsia="Arial" w:cs="Arial" w:ascii="Arial" w:hAnsi="Arial"/>
          <w:sz w:val="16"/>
          <w:szCs w:val="16"/>
          <w:u w:val="single"/>
        </w:rPr>
        <w:t>Section 2.03</w:t>
      </w:r>
      <w:r>
        <w:rPr>
          <w:rFonts w:eastAsia="Arial" w:cs="Arial" w:ascii="Arial" w:hAnsi="Arial"/>
          <w:sz w:val="16"/>
          <w:szCs w:val="16"/>
        </w:rPr>
        <w:t xml:space="preserve"> shall be applied to the principal installments thereof as directed by the Borrower. Subject to </w:t>
      </w:r>
      <w:r>
        <w:rPr>
          <w:rFonts w:eastAsia="Arial" w:cs="Arial" w:ascii="Arial" w:hAnsi="Arial"/>
          <w:sz w:val="16"/>
          <w:szCs w:val="16"/>
          <w:u w:val="single"/>
        </w:rPr>
        <w:t>Section 2.12</w:t>
      </w:r>
      <w:r>
        <w:rPr>
          <w:rFonts w:eastAsia="Arial" w:cs="Arial" w:ascii="Arial" w:hAnsi="Arial"/>
          <w:sz w:val="16"/>
          <w:szCs w:val="16"/>
        </w:rPr>
        <w:t>, each such prepayment shall be applied to the Loans of the Lenders in accordance with their respective Applicable Percentage.</w:t>
      </w:r>
    </w:p>
    <w:p>
      <w:pPr>
        <w:pStyle w:val="Normal"/>
        <w:spacing w:lineRule="exact" w:line="222"/>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2.04</w:t>
      </w:r>
      <w:r>
        <w:rPr>
          <w:sz w:val="20"/>
          <w:szCs w:val="20"/>
        </w:rPr>
        <w:tab/>
      </w:r>
      <w:r>
        <w:rPr>
          <w:rFonts w:eastAsia="Arial" w:cs="Arial" w:ascii="Arial" w:hAnsi="Arial"/>
          <w:b/>
          <w:bCs/>
          <w:sz w:val="16"/>
          <w:szCs w:val="16"/>
        </w:rPr>
        <w:t>Reduction of Commitments.</w:t>
      </w:r>
    </w:p>
    <w:p>
      <w:pPr>
        <w:pStyle w:val="Normal"/>
        <w:spacing w:lineRule="exact" w:line="283"/>
        <w:rPr>
          <w:sz w:val="20"/>
          <w:szCs w:val="20"/>
        </w:rPr>
      </w:pPr>
      <w:r>
        <w:rPr>
          <w:sz w:val="20"/>
          <w:szCs w:val="20"/>
        </w:rPr>
      </w:r>
    </w:p>
    <w:p>
      <w:pPr>
        <w:pStyle w:val="Normal"/>
        <w:numPr>
          <w:ilvl w:val="0"/>
          <w:numId w:val="24"/>
        </w:numPr>
        <w:tabs>
          <w:tab w:val="clear" w:pos="720"/>
          <w:tab w:val="left" w:pos="1536" w:leader="none"/>
        </w:tabs>
        <w:spacing w:lineRule="auto" w:line="254"/>
        <w:ind w:firstLine="656"/>
        <w:jc w:val="both"/>
        <w:rPr>
          <w:rFonts w:ascii="Arial" w:hAnsi="Arial" w:eastAsia="Arial" w:cs="Arial"/>
          <w:sz w:val="18"/>
          <w:szCs w:val="18"/>
        </w:rPr>
      </w:pPr>
      <w:r>
        <w:rPr>
          <w:rFonts w:eastAsia="Arial" w:cs="Arial" w:ascii="Arial" w:hAnsi="Arial"/>
          <w:sz w:val="18"/>
          <w:szCs w:val="18"/>
          <w:u w:val="single"/>
        </w:rPr>
        <w:t>Optional</w:t>
      </w:r>
      <w:r>
        <w:rPr>
          <w:rFonts w:eastAsia="Arial" w:cs="Arial" w:ascii="Arial" w:hAnsi="Arial"/>
          <w:sz w:val="18"/>
          <w:szCs w:val="18"/>
        </w:rPr>
        <w:t xml:space="preserve">. The Borrower may, upon notice to the Administrative Agent, from time to time terminate (in whole or in part) the unused portion of the aggregate Commitments; </w:t>
      </w:r>
      <w:r>
        <w:rPr>
          <w:rFonts w:eastAsia="Arial" w:cs="Arial" w:ascii="Arial" w:hAnsi="Arial"/>
          <w:sz w:val="18"/>
          <w:szCs w:val="18"/>
          <w:u w:val="single"/>
        </w:rPr>
        <w:t>provided</w:t>
      </w:r>
      <w:r>
        <w:rPr>
          <w:rFonts w:eastAsia="Arial" w:cs="Arial" w:ascii="Arial" w:hAnsi="Arial"/>
          <w:sz w:val="18"/>
          <w:szCs w:val="18"/>
        </w:rPr>
        <w:t xml:space="preserve"> that any such notice shall be received by the Administrative Agent not later than 12:00 noon five Business Days prior to the date of termination or reduction. The Administrative Agent will promptly notify the Lenders of any termination or reduction of the unused portion of the aggregate Commitments under this </w:t>
      </w:r>
      <w:r>
        <w:rPr>
          <w:rFonts w:eastAsia="Arial" w:cs="Arial" w:ascii="Arial" w:hAnsi="Arial"/>
          <w:sz w:val="18"/>
          <w:szCs w:val="18"/>
          <w:u w:val="single"/>
        </w:rPr>
        <w:t>Section 2.04</w:t>
      </w:r>
      <w:r>
        <w:rPr>
          <w:rFonts w:eastAsia="Arial" w:cs="Arial" w:ascii="Arial" w:hAnsi="Arial"/>
          <w:sz w:val="18"/>
          <w:szCs w:val="18"/>
        </w:rPr>
        <w:t>. Any reduction of the aggregate Commitments shall be applied to the Commitment of each Lender in according to its Applicable Percentage. All fees accrued until the effective date of any termination shall be paid on the effective date of such termination.</w:t>
      </w:r>
    </w:p>
    <w:p>
      <w:pPr>
        <w:pStyle w:val="Normal"/>
        <w:spacing w:lineRule="exact" w:line="246"/>
        <w:rPr>
          <w:rFonts w:ascii="Arial" w:hAnsi="Arial" w:eastAsia="Arial" w:cs="Arial"/>
          <w:sz w:val="18"/>
          <w:szCs w:val="18"/>
        </w:rPr>
      </w:pPr>
      <w:r>
        <w:rPr>
          <w:rFonts w:eastAsia="Arial" w:cs="Arial" w:ascii="Arial" w:hAnsi="Arial"/>
          <w:sz w:val="18"/>
          <w:szCs w:val="18"/>
        </w:rPr>
      </w:r>
    </w:p>
    <w:p>
      <w:pPr>
        <w:pStyle w:val="Normal"/>
        <w:numPr>
          <w:ilvl w:val="0"/>
          <w:numId w:val="24"/>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u w:val="single"/>
        </w:rPr>
        <w:t>Mandatory</w:t>
      </w:r>
      <w:r>
        <w:rPr>
          <w:rFonts w:eastAsia="Arial" w:cs="Arial" w:ascii="Arial" w:hAnsi="Arial"/>
          <w:sz w:val="18"/>
          <w:szCs w:val="18"/>
        </w:rPr>
        <w:t>. Any unused portion of the Commitments shall be automatically terminated upon the Closing Date.</w:t>
      </w:r>
    </w:p>
    <w:p>
      <w:pPr>
        <w:pStyle w:val="Normal"/>
        <w:spacing w:lineRule="exact" w:line="275"/>
        <w:rPr>
          <w:sz w:val="20"/>
          <w:szCs w:val="20"/>
        </w:rPr>
      </w:pPr>
      <w:r>
        <w:rPr>
          <w:sz w:val="20"/>
          <w:szCs w:val="20"/>
        </w:rPr>
      </w:r>
    </w:p>
    <w:p>
      <w:pPr>
        <w:pStyle w:val="Normal"/>
        <w:spacing w:lineRule="auto" w:line="278"/>
        <w:ind w:firstLine="648"/>
        <w:jc w:val="both"/>
        <w:rPr>
          <w:sz w:val="20"/>
          <w:szCs w:val="20"/>
        </w:rPr>
      </w:pPr>
      <w:r>
        <w:rPr>
          <w:rFonts w:eastAsia="Arial" w:cs="Arial" w:ascii="Arial" w:hAnsi="Arial"/>
          <w:b/>
          <w:bCs/>
          <w:sz w:val="17"/>
          <w:szCs w:val="17"/>
        </w:rPr>
        <w:t xml:space="preserve">2.05 Repayment of Loans. </w:t>
      </w:r>
      <w:r>
        <w:rPr>
          <w:rFonts w:eastAsia="Arial" w:cs="Arial" w:ascii="Arial" w:hAnsi="Arial"/>
          <w:sz w:val="17"/>
          <w:szCs w:val="17"/>
        </w:rPr>
        <w:t>The Borrower shall repay to the Lenders on the last Business Day of each March, June, September and</w:t>
      </w:r>
      <w:r>
        <w:rPr>
          <w:rFonts w:eastAsia="Arial" w:cs="Arial" w:ascii="Arial" w:hAnsi="Arial"/>
          <w:b/>
          <w:bCs/>
          <w:sz w:val="17"/>
          <w:szCs w:val="17"/>
        </w:rPr>
        <w:t xml:space="preserve"> </w:t>
      </w:r>
      <w:r>
        <w:rPr>
          <w:rFonts w:eastAsia="Arial" w:cs="Arial" w:ascii="Arial" w:hAnsi="Arial"/>
          <w:sz w:val="17"/>
          <w:szCs w:val="17"/>
        </w:rPr>
        <w:t xml:space="preserve">December of each year (commencing on the last Business Day of June 2025), an aggregate principal amount equal to 2.5% of the aggregate principal amount of the Loan outstanding on the Closing Date (which amounts shall be reduced as a result of the application of prepayments in accordance with the order of priority set forth in </w:t>
      </w:r>
      <w:r>
        <w:rPr>
          <w:rFonts w:eastAsia="Arial" w:cs="Arial" w:ascii="Arial" w:hAnsi="Arial"/>
          <w:sz w:val="17"/>
          <w:szCs w:val="17"/>
          <w:u w:val="single"/>
        </w:rPr>
        <w:t>Section 2.03</w:t>
      </w:r>
      <w:r>
        <w:rPr>
          <w:rFonts w:eastAsia="Arial" w:cs="Arial" w:ascii="Arial" w:hAnsi="Arial"/>
          <w:sz w:val="17"/>
          <w:szCs w:val="17"/>
        </w:rPr>
        <w:t xml:space="preserve">); </w:t>
      </w:r>
      <w:r>
        <w:rPr>
          <w:rFonts w:eastAsia="Arial" w:cs="Arial" w:ascii="Arial" w:hAnsi="Arial"/>
          <w:sz w:val="17"/>
          <w:szCs w:val="17"/>
          <w:u w:val="single"/>
        </w:rPr>
        <w:t>provided</w:t>
      </w:r>
      <w:r>
        <w:rPr>
          <w:rFonts w:eastAsia="Arial" w:cs="Arial" w:ascii="Arial" w:hAnsi="Arial"/>
          <w:sz w:val="17"/>
          <w:szCs w:val="17"/>
        </w:rPr>
        <w:t xml:space="preserve">, </w:t>
      </w:r>
      <w:r>
        <w:rPr>
          <w:rFonts w:eastAsia="Arial" w:cs="Arial" w:ascii="Arial" w:hAnsi="Arial"/>
          <w:sz w:val="17"/>
          <w:szCs w:val="17"/>
          <w:u w:val="single"/>
        </w:rPr>
        <w:t>however</w:t>
      </w:r>
      <w:r>
        <w:rPr>
          <w:rFonts w:eastAsia="Arial" w:cs="Arial" w:ascii="Arial" w:hAnsi="Arial"/>
          <w:sz w:val="17"/>
          <w:szCs w:val="17"/>
        </w:rPr>
        <w:t xml:space="preserve"> that the final principal repayment installment of the Loan shall be repaid on the Maturity Date and in any event shall be in an amount equal to the aggregate principal amount of all Loans outstanding on such date.</w:t>
      </w:r>
    </w:p>
    <w:p>
      <w:pPr>
        <w:pStyle w:val="Normal"/>
        <w:spacing w:lineRule="exact" w:line="222"/>
        <w:rPr>
          <w:sz w:val="20"/>
          <w:szCs w:val="20"/>
        </w:rPr>
      </w:pPr>
      <w:r>
        <w:rPr>
          <w:sz w:val="20"/>
          <w:szCs w:val="20"/>
        </w:rPr>
      </w:r>
    </w:p>
    <w:p>
      <w:pPr>
        <w:pStyle w:val="Normal"/>
        <w:spacing w:lineRule="auto" w:line="262"/>
        <w:ind w:firstLine="648"/>
        <w:jc w:val="both"/>
        <w:rPr>
          <w:sz w:val="20"/>
          <w:szCs w:val="20"/>
        </w:rPr>
      </w:pPr>
      <w:r>
        <w:rPr>
          <w:rFonts w:eastAsia="Arial" w:cs="Arial" w:ascii="Arial" w:hAnsi="Arial"/>
          <w:b/>
          <w:bCs/>
          <w:sz w:val="18"/>
          <w:szCs w:val="18"/>
        </w:rPr>
        <w:t xml:space="preserve">2.06 Interest. </w:t>
      </w:r>
      <w:r>
        <w:rPr>
          <w:rFonts w:eastAsia="Arial" w:cs="Arial" w:ascii="Arial" w:hAnsi="Arial"/>
          <w:sz w:val="18"/>
          <w:szCs w:val="18"/>
        </w:rPr>
        <w:t>(a) Subject to the provisions of</w:t>
      </w:r>
      <w:r>
        <w:rPr>
          <w:rFonts w:eastAsia="Arial" w:cs="Arial" w:ascii="Arial" w:hAnsi="Arial"/>
          <w:b/>
          <w:bCs/>
          <w:sz w:val="18"/>
          <w:szCs w:val="18"/>
        </w:rPr>
        <w:t xml:space="preserve"> </w:t>
      </w:r>
      <w:r>
        <w:rPr>
          <w:rFonts w:eastAsia="Arial" w:cs="Arial" w:ascii="Arial" w:hAnsi="Arial"/>
          <w:sz w:val="18"/>
          <w:szCs w:val="18"/>
          <w:u w:val="single"/>
        </w:rPr>
        <w:t>subsection (b)</w:t>
      </w:r>
      <w:r>
        <w:rPr>
          <w:rFonts w:eastAsia="Arial" w:cs="Arial" w:ascii="Arial" w:hAnsi="Arial"/>
          <w:b/>
          <w:bCs/>
          <w:sz w:val="18"/>
          <w:szCs w:val="18"/>
        </w:rPr>
        <w:t xml:space="preserve"> </w:t>
      </w:r>
      <w:r>
        <w:rPr>
          <w:rFonts w:eastAsia="Arial" w:cs="Arial" w:ascii="Arial" w:hAnsi="Arial"/>
          <w:sz w:val="18"/>
          <w:szCs w:val="18"/>
        </w:rPr>
        <w:t>below, (i) each Term SOFR Loan shall bear interest on the outstanding</w:t>
      </w:r>
      <w:r>
        <w:rPr>
          <w:rFonts w:eastAsia="Arial" w:cs="Arial" w:ascii="Arial" w:hAnsi="Arial"/>
          <w:b/>
          <w:bCs/>
          <w:sz w:val="18"/>
          <w:szCs w:val="18"/>
        </w:rPr>
        <w:t xml:space="preserve"> </w:t>
      </w:r>
      <w:r>
        <w:rPr>
          <w:rFonts w:eastAsia="Arial" w:cs="Arial" w:ascii="Arial" w:hAnsi="Arial"/>
          <w:sz w:val="18"/>
          <w:szCs w:val="18"/>
        </w:rPr>
        <w:t>principal amount thereof for each Interest Period at a rate per annum equal to the Term SOFR for such Interest Period plus the Applicable Rate; and (ii) each Base Rate Loan shall bear interest on the outstanding principal amount thereof from the applicable borrowing date at a rate per annum equal to the Base Rate plus the Applicable Rate.</w:t>
      </w:r>
    </w:p>
    <w:p>
      <w:pPr>
        <w:pStyle w:val="Normal"/>
        <w:spacing w:lineRule="exact" w:line="211"/>
        <w:rPr>
          <w:sz w:val="20"/>
          <w:szCs w:val="20"/>
        </w:rPr>
      </w:pPr>
      <w:r>
        <w:rPr>
          <w:sz w:val="20"/>
          <w:szCs w:val="20"/>
        </w:rPr>
      </w:r>
    </w:p>
    <w:p>
      <w:pPr>
        <w:pStyle w:val="Normal"/>
        <w:spacing w:lineRule="auto" w:line="307"/>
        <w:ind w:firstLine="648"/>
        <w:jc w:val="both"/>
        <w:rPr>
          <w:sz w:val="20"/>
          <w:szCs w:val="20"/>
        </w:rPr>
      </w:pPr>
      <w:r>
        <w:rPr>
          <w:rFonts w:eastAsia="Arial" w:cs="Arial" w:ascii="Arial" w:hAnsi="Arial"/>
          <w:sz w:val="17"/>
          <w:szCs w:val="17"/>
        </w:rPr>
        <w:t>Notwithstanding anything else herein, if at any time any Applicable Reference Rate or the Successor Rate as so determined would otherwise be less than zero percent, such interest rate will be deemed to be zero percent for purposes of this Agreement and the other Loan Documents.</w:t>
      </w:r>
    </w:p>
    <w:p>
      <w:pPr>
        <w:pStyle w:val="Normal"/>
        <w:spacing w:lineRule="exact" w:line="166"/>
        <w:rPr>
          <w:sz w:val="20"/>
          <w:szCs w:val="20"/>
        </w:rPr>
      </w:pPr>
      <w:r>
        <w:rPr>
          <w:sz w:val="20"/>
          <w:szCs w:val="20"/>
        </w:rPr>
      </w:r>
    </w:p>
    <w:p>
      <w:pPr>
        <w:pStyle w:val="Normal"/>
        <w:numPr>
          <w:ilvl w:val="0"/>
          <w:numId w:val="25"/>
        </w:numPr>
        <w:tabs>
          <w:tab w:val="clear" w:pos="720"/>
          <w:tab w:val="left" w:pos="1136" w:leader="none"/>
        </w:tabs>
        <w:spacing w:lineRule="auto" w:line="228"/>
        <w:ind w:hanging="2" w:left="820"/>
        <w:rPr>
          <w:rFonts w:ascii="Arial" w:hAnsi="Arial" w:eastAsia="Arial" w:cs="Arial"/>
        </w:rPr>
      </w:pPr>
      <w:r>
        <w:rPr>
          <w:rFonts w:eastAsia="Arial" w:cs="Arial" w:ascii="Arial" w:hAnsi="Arial"/>
        </w:rPr>
        <w:t xml:space="preserve">(i) </w:t>
      </w:r>
      <w:r>
        <w:rPr>
          <w:rFonts w:eastAsia="Arial" w:cs="Arial" w:ascii="Arial" w:hAnsi="Arial"/>
          <w:sz w:val="17"/>
          <w:szCs w:val="17"/>
        </w:rPr>
        <w:t>If any amount of principal of any Loan is not paid when due (without regard to any applicable grace periods), whether at stated</w:t>
      </w:r>
      <w:r>
        <w:rPr>
          <w:rFonts w:eastAsia="Arial" w:cs="Arial" w:ascii="Arial" w:hAnsi="Arial"/>
        </w:rPr>
        <w:t xml:space="preserve"> </w:t>
      </w:r>
      <w:r>
        <w:rPr>
          <w:rFonts w:eastAsia="Arial" w:cs="Arial" w:ascii="Arial" w:hAnsi="Arial"/>
          <w:sz w:val="17"/>
          <w:szCs w:val="17"/>
        </w:rPr>
        <w:t>maturity, by acceleration or otherwise, such amount</w:t>
      </w:r>
    </w:p>
    <w:p>
      <w:pPr>
        <w:pStyle w:val="Normal"/>
        <w:spacing w:lineRule="exact" w:line="200"/>
        <w:rPr>
          <w:sz w:val="20"/>
          <w:szCs w:val="20"/>
        </w:rPr>
      </w:pPr>
      <w:r>
        <w:rPr>
          <w:sz w:val="20"/>
          <w:szCs w:val="20"/>
        </w:rPr>
      </w:r>
    </w:p>
    <w:p>
      <w:pPr>
        <w:pStyle w:val="Normal"/>
        <w:spacing w:lineRule="exact" w:line="202"/>
        <w:rPr>
          <w:sz w:val="20"/>
          <w:szCs w:val="20"/>
        </w:rPr>
      </w:pPr>
      <w:r>
        <w:rPr>
          <w:sz w:val="20"/>
          <w:szCs w:val="20"/>
        </w:rPr>
      </w:r>
    </w:p>
    <w:p>
      <w:pPr>
        <w:pStyle w:val="Normal"/>
        <w:jc w:val="center"/>
        <w:rPr>
          <w:sz w:val="20"/>
          <w:szCs w:val="20"/>
        </w:rPr>
      </w:pPr>
      <w:r>
        <w:rPr>
          <w:rFonts w:eastAsia="Arial" w:cs="Arial" w:ascii="Arial" w:hAnsi="Arial"/>
          <w:sz w:val="14"/>
          <w:szCs w:val="14"/>
        </w:rPr>
        <w:t>27</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30">
            <wp:simplePos x="0" y="0"/>
            <wp:positionH relativeFrom="column">
              <wp:posOffset>5080</wp:posOffset>
            </wp:positionH>
            <wp:positionV relativeFrom="paragraph">
              <wp:posOffset>38100</wp:posOffset>
            </wp:positionV>
            <wp:extent cx="7132320" cy="17145"/>
            <wp:effectExtent l="0" t="0" r="0" b="0"/>
            <wp:wrapNone/>
            <wp:docPr id="29"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0" descr=""/>
                    <pic:cNvPicPr>
                      <a:picLocks noChangeAspect="1" noChangeArrowheads="1"/>
                    </pic:cNvPicPr>
                  </pic:nvPicPr>
                  <pic:blipFill>
                    <a:blip r:embed="rId30"/>
                    <a:stretch>
                      <a:fillRect/>
                    </a:stretch>
                  </pic:blipFill>
                  <pic:spPr bwMode="auto">
                    <a:xfrm>
                      <a:off x="0" y="0"/>
                      <a:ext cx="7132320" cy="17145"/>
                    </a:xfrm>
                    <a:prstGeom prst="rect">
                      <a:avLst/>
                    </a:prstGeom>
                    <a:noFill/>
                  </pic:spPr>
                </pic:pic>
              </a:graphicData>
            </a:graphic>
          </wp:anchor>
        </w:drawing>
      </w:r>
    </w:p>
    <w:p>
      <w:pPr>
        <w:pStyle w:val="Normal"/>
        <w:spacing w:lineRule="auto" w:line="278"/>
        <w:ind w:firstLine="70" w:left="660"/>
        <w:rPr>
          <w:sz w:val="20"/>
          <w:szCs w:val="20"/>
        </w:rPr>
      </w:pPr>
      <w:bookmarkStart w:id="31" w:name="page37"/>
      <w:bookmarkEnd w:id="31"/>
      <w:r>
        <w:rPr>
          <w:rFonts w:eastAsia="Arial" w:cs="Arial" w:ascii="Arial" w:hAnsi="Arial"/>
          <w:sz w:val="18"/>
          <w:szCs w:val="18"/>
        </w:rPr>
        <w:t>shall thereafter bear interest at a fluctuating interest rate per annum at all times equal to the Default Rate to the fullest extent permitted by Applicable Laws.</w:t>
      </w:r>
    </w:p>
    <w:p>
      <w:pPr>
        <w:pStyle w:val="Normal"/>
        <w:spacing w:lineRule="exact" w:line="224"/>
        <w:rPr>
          <w:sz w:val="20"/>
          <w:szCs w:val="20"/>
        </w:rPr>
      </w:pPr>
      <w:r>
        <w:rPr>
          <w:sz w:val="20"/>
          <w:szCs w:val="20"/>
        </w:rPr>
      </w:r>
    </w:p>
    <w:p>
      <w:pPr>
        <w:pStyle w:val="Normal"/>
        <w:numPr>
          <w:ilvl w:val="0"/>
          <w:numId w:val="26"/>
        </w:numPr>
        <w:tabs>
          <w:tab w:val="clear" w:pos="720"/>
          <w:tab w:val="left" w:pos="2203" w:leader="none"/>
        </w:tabs>
        <w:spacing w:lineRule="auto" w:line="259"/>
        <w:ind w:firstLine="806" w:left="660"/>
        <w:jc w:val="both"/>
        <w:rPr>
          <w:rFonts w:ascii="Arial" w:hAnsi="Arial" w:eastAsia="Arial" w:cs="Arial"/>
          <w:sz w:val="18"/>
          <w:szCs w:val="18"/>
        </w:rPr>
      </w:pPr>
      <w:r>
        <w:rPr>
          <w:rFonts w:eastAsia="Arial" w:cs="Arial" w:ascii="Arial" w:hAnsi="Arial"/>
          <w:sz w:val="18"/>
          <w:szCs w:val="18"/>
        </w:rPr>
        <w:t>If any amount (other than principal of any Loan) payable by the Borrower under any Loan Document is not paid when due (without regard to any applicable grace periods), whether at stated maturity, by acceleration or otherwise, then upon the request of the Required Lenders, such amount shall thereafter bear interest at a fluctuating interest rate per annum at all times equal to the Default Rate to the fullest extent permitted by Applicable Laws.</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0"/>
          <w:numId w:val="26"/>
        </w:numPr>
        <w:tabs>
          <w:tab w:val="clear" w:pos="720"/>
          <w:tab w:val="left" w:pos="2320" w:leader="none"/>
        </w:tabs>
        <w:spacing w:lineRule="auto" w:line="264"/>
        <w:ind w:firstLine="806" w:left="660"/>
        <w:jc w:val="both"/>
        <w:rPr>
          <w:rFonts w:ascii="Arial" w:hAnsi="Arial" w:eastAsia="Arial" w:cs="Arial"/>
          <w:sz w:val="18"/>
          <w:szCs w:val="18"/>
        </w:rPr>
      </w:pPr>
      <w:r>
        <w:rPr>
          <w:rFonts w:eastAsia="Arial" w:cs="Arial" w:ascii="Arial" w:hAnsi="Arial"/>
          <w:sz w:val="18"/>
          <w:szCs w:val="18"/>
        </w:rPr>
        <w:t>Upon the request of the Required Lenders, while any Event of Default exists and is continuing, the Borrower shall pay interest on the principal amount of all outstanding Obligations at a fluctuating interest rate per annum at all times equal to the Default Rate to the fullest extent permitted by Applicable Laws.</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26"/>
        </w:numPr>
        <w:tabs>
          <w:tab w:val="clear" w:pos="720"/>
          <w:tab w:val="left" w:pos="2180" w:leader="none"/>
        </w:tabs>
        <w:ind w:hanging="714" w:left="2180"/>
        <w:rPr>
          <w:rFonts w:ascii="Arial" w:hAnsi="Arial" w:eastAsia="Arial" w:cs="Arial"/>
          <w:sz w:val="16"/>
          <w:szCs w:val="16"/>
        </w:rPr>
      </w:pPr>
      <w:r>
        <w:rPr>
          <w:rFonts w:eastAsia="Arial" w:cs="Arial" w:ascii="Arial" w:hAnsi="Arial"/>
          <w:sz w:val="16"/>
          <w:szCs w:val="16"/>
        </w:rPr>
        <w:t>Accrued and unpaid interest on past due amounts (including interest on past due interest) shall be due and payable upon</w:t>
      </w:r>
    </w:p>
    <w:p>
      <w:pPr>
        <w:pStyle w:val="Normal"/>
        <w:spacing w:lineRule="exact" w:line="46"/>
        <w:rPr>
          <w:rFonts w:ascii="Arial" w:hAnsi="Arial" w:eastAsia="Arial" w:cs="Arial"/>
          <w:sz w:val="16"/>
          <w:szCs w:val="16"/>
        </w:rPr>
      </w:pPr>
      <w:r>
        <w:rPr>
          <w:rFonts w:eastAsia="Arial" w:cs="Arial" w:ascii="Arial" w:hAnsi="Arial"/>
          <w:sz w:val="16"/>
          <w:szCs w:val="16"/>
        </w:rPr>
      </w:r>
    </w:p>
    <w:p>
      <w:pPr>
        <w:pStyle w:val="Normal"/>
        <w:ind w:left="660"/>
        <w:rPr>
          <w:rFonts w:ascii="Arial" w:hAnsi="Arial" w:eastAsia="Arial" w:cs="Arial"/>
          <w:sz w:val="16"/>
          <w:szCs w:val="16"/>
        </w:rPr>
      </w:pPr>
      <w:r>
        <w:rPr>
          <w:rFonts w:eastAsia="Arial" w:cs="Arial" w:ascii="Arial" w:hAnsi="Arial"/>
          <w:sz w:val="18"/>
          <w:szCs w:val="18"/>
        </w:rPr>
        <w:t>demand.</w:t>
      </w:r>
    </w:p>
    <w:p>
      <w:pPr>
        <w:pStyle w:val="Normal"/>
        <w:spacing w:lineRule="exact" w:line="265"/>
        <w:rPr>
          <w:sz w:val="20"/>
          <w:szCs w:val="20"/>
        </w:rPr>
      </w:pPr>
      <w:r>
        <w:rPr>
          <w:sz w:val="20"/>
          <w:szCs w:val="20"/>
        </w:rPr>
      </w:r>
    </w:p>
    <w:p>
      <w:pPr>
        <w:pStyle w:val="Normal"/>
        <w:numPr>
          <w:ilvl w:val="0"/>
          <w:numId w:val="27"/>
        </w:numPr>
        <w:tabs>
          <w:tab w:val="clear" w:pos="720"/>
          <w:tab w:val="left" w:pos="1550" w:leader="none"/>
        </w:tabs>
        <w:spacing w:lineRule="auto" w:line="264"/>
        <w:ind w:firstLine="656"/>
        <w:jc w:val="both"/>
        <w:rPr>
          <w:rFonts w:ascii="Arial" w:hAnsi="Arial" w:eastAsia="Arial" w:cs="Arial"/>
          <w:sz w:val="18"/>
          <w:szCs w:val="18"/>
        </w:rPr>
      </w:pPr>
      <w:r>
        <w:rPr>
          <w:rFonts w:eastAsia="Arial" w:cs="Arial" w:ascii="Arial" w:hAnsi="Arial"/>
          <w:sz w:val="18"/>
          <w:szCs w:val="18"/>
        </w:rPr>
        <w:t>Interest on each Loan shall be due and payable in arrears on each Interest Payment Date applicable thereto and at such other times as may be specified herein. Interest hereunder shall be due and payable in accordance with the terms hereof before and after judgment, and before and after the commencement of any proceeding under any Debtor Relief Law.</w:t>
      </w:r>
    </w:p>
    <w:p>
      <w:pPr>
        <w:pStyle w:val="Normal"/>
        <w:spacing w:lineRule="exact" w:line="234"/>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2.07</w:t>
      </w:r>
      <w:r>
        <w:rPr>
          <w:sz w:val="20"/>
          <w:szCs w:val="20"/>
        </w:rPr>
        <w:tab/>
      </w:r>
      <w:r>
        <w:rPr>
          <w:rFonts w:eastAsia="Arial" w:cs="Arial" w:ascii="Arial" w:hAnsi="Arial"/>
          <w:b/>
          <w:bCs/>
          <w:sz w:val="13"/>
          <w:szCs w:val="13"/>
        </w:rPr>
        <w:t>Fees.</w:t>
      </w:r>
    </w:p>
    <w:p>
      <w:pPr>
        <w:pStyle w:val="Normal"/>
        <w:spacing w:lineRule="exact" w:line="283"/>
        <w:rPr>
          <w:sz w:val="20"/>
          <w:szCs w:val="20"/>
        </w:rPr>
      </w:pPr>
      <w:r>
        <w:rPr>
          <w:sz w:val="20"/>
          <w:szCs w:val="20"/>
        </w:rPr>
      </w:r>
    </w:p>
    <w:p>
      <w:pPr>
        <w:pStyle w:val="Normal"/>
        <w:numPr>
          <w:ilvl w:val="0"/>
          <w:numId w:val="28"/>
        </w:numPr>
        <w:tabs>
          <w:tab w:val="clear" w:pos="720"/>
          <w:tab w:val="left" w:pos="1698" w:leader="none"/>
        </w:tabs>
        <w:spacing w:lineRule="auto" w:line="343"/>
        <w:ind w:firstLine="656"/>
        <w:rPr>
          <w:rFonts w:ascii="Arial" w:hAnsi="Arial" w:eastAsia="Arial" w:cs="Arial"/>
          <w:sz w:val="16"/>
          <w:szCs w:val="16"/>
        </w:rPr>
      </w:pPr>
      <w:r>
        <w:rPr>
          <w:rFonts w:eastAsia="Arial" w:cs="Arial" w:ascii="Arial" w:hAnsi="Arial"/>
          <w:sz w:val="16"/>
          <w:szCs w:val="16"/>
        </w:rPr>
        <w:t>The Borrower shall pay to the Arrangers and the Administrative Agent for their own respective accounts, in Dollars, fees in the amounts and at the times specified in the Fee Letters. Such fees shall be fully earned when paid and shall not be refundable for any reason whatsoever.</w:t>
      </w:r>
    </w:p>
    <w:p>
      <w:pPr>
        <w:pStyle w:val="Normal"/>
        <w:spacing w:lineRule="exact" w:line="177"/>
        <w:rPr>
          <w:rFonts w:ascii="Arial" w:hAnsi="Arial" w:eastAsia="Arial" w:cs="Arial"/>
          <w:sz w:val="16"/>
          <w:szCs w:val="16"/>
        </w:rPr>
      </w:pPr>
      <w:r>
        <w:rPr>
          <w:rFonts w:eastAsia="Arial" w:cs="Arial" w:ascii="Arial" w:hAnsi="Arial"/>
          <w:sz w:val="16"/>
          <w:szCs w:val="16"/>
        </w:rPr>
      </w:r>
    </w:p>
    <w:p>
      <w:pPr>
        <w:pStyle w:val="Normal"/>
        <w:numPr>
          <w:ilvl w:val="0"/>
          <w:numId w:val="28"/>
        </w:numPr>
        <w:tabs>
          <w:tab w:val="clear" w:pos="720"/>
          <w:tab w:val="left" w:pos="1506" w:leader="none"/>
        </w:tabs>
        <w:spacing w:lineRule="auto" w:line="278"/>
        <w:ind w:firstLine="656"/>
        <w:rPr>
          <w:rFonts w:ascii="Arial" w:hAnsi="Arial" w:eastAsia="Arial" w:cs="Arial"/>
          <w:sz w:val="18"/>
          <w:szCs w:val="18"/>
        </w:rPr>
      </w:pPr>
      <w:r>
        <w:rPr>
          <w:rFonts w:eastAsia="Arial" w:cs="Arial" w:ascii="Arial" w:hAnsi="Arial"/>
          <w:sz w:val="18"/>
          <w:szCs w:val="18"/>
        </w:rPr>
        <w:t>The Borrower shall pay to the Lenders, in Dollars, such fees as shall have been separately agreed upon in writing in the amounts and at the times so specified. Such fees shall be fully earned when paid and shall not be refundable for any reason whatsoever.</w:t>
      </w:r>
    </w:p>
    <w:p>
      <w:pPr>
        <w:pStyle w:val="Normal"/>
        <w:spacing w:lineRule="exact" w:line="220"/>
        <w:rPr>
          <w:sz w:val="20"/>
          <w:szCs w:val="20"/>
        </w:rPr>
      </w:pPr>
      <w:r>
        <w:rPr>
          <w:sz w:val="20"/>
          <w:szCs w:val="20"/>
        </w:rPr>
      </w:r>
    </w:p>
    <w:p>
      <w:pPr>
        <w:pStyle w:val="Normal"/>
        <w:tabs>
          <w:tab w:val="clear" w:pos="720"/>
          <w:tab w:val="left" w:pos="1600" w:leader="none"/>
        </w:tabs>
        <w:ind w:left="660"/>
        <w:rPr>
          <w:sz w:val="20"/>
          <w:szCs w:val="20"/>
        </w:rPr>
      </w:pPr>
      <w:r>
        <w:rPr>
          <w:rFonts w:eastAsia="Arial" w:cs="Arial" w:ascii="Arial" w:hAnsi="Arial"/>
          <w:b/>
          <w:bCs/>
          <w:sz w:val="18"/>
          <w:szCs w:val="18"/>
        </w:rPr>
        <w:t>2.08</w:t>
      </w:r>
      <w:r>
        <w:rPr>
          <w:sz w:val="20"/>
          <w:szCs w:val="20"/>
        </w:rPr>
        <w:tab/>
      </w:r>
      <w:r>
        <w:rPr>
          <w:rFonts w:eastAsia="Arial" w:cs="Arial" w:ascii="Arial" w:hAnsi="Arial"/>
          <w:b/>
          <w:bCs/>
          <w:sz w:val="16"/>
          <w:szCs w:val="16"/>
        </w:rPr>
        <w:t xml:space="preserve">Computation of Interest and Fees; Retroactive Adjustments of Applicable Rate. </w:t>
      </w:r>
      <w:r>
        <w:rPr>
          <w:rFonts w:eastAsia="Arial" w:cs="Arial" w:ascii="Arial" w:hAnsi="Arial"/>
          <w:sz w:val="16"/>
          <w:szCs w:val="16"/>
        </w:rPr>
        <w:t>(a) All computations of interest for Base Rate</w:t>
      </w:r>
    </w:p>
    <w:p>
      <w:pPr>
        <w:pStyle w:val="Normal"/>
        <w:spacing w:lineRule="exact" w:line="27"/>
        <w:rPr>
          <w:sz w:val="20"/>
          <w:szCs w:val="20"/>
        </w:rPr>
      </w:pPr>
      <w:r>
        <w:rPr>
          <w:sz w:val="20"/>
          <w:szCs w:val="20"/>
        </w:rPr>
      </w:r>
    </w:p>
    <w:p>
      <w:pPr>
        <w:pStyle w:val="Normal"/>
        <w:spacing w:lineRule="auto" w:line="271"/>
        <w:jc w:val="both"/>
        <w:rPr>
          <w:sz w:val="20"/>
          <w:szCs w:val="20"/>
        </w:rPr>
      </w:pPr>
      <w:r>
        <w:rPr>
          <w:rFonts w:eastAsia="Arial" w:cs="Arial" w:ascii="Arial" w:hAnsi="Arial"/>
          <w:sz w:val="17"/>
          <w:szCs w:val="17"/>
        </w:rPr>
        <w:t xml:space="preserve">Loans (including Base Rate Loans determined by reference to the Term SOFR) shall be made on the basis of a year of 365 or 366 days, as the case may be, and actual days elapsed. All other computations of fees and interest shall be made on the basis of a 360-day year and actual days elapsed (which results in more fees or interest, as applicable, being paid than if computed on the basis of a 365-day year). Interest shall accrue on each Loan for the day on which the Loan is made, and shall not accrue on a Loan, or any portion thereof, for the day on which the Loan or such portion is paid, </w:t>
      </w:r>
      <w:r>
        <w:rPr>
          <w:rFonts w:eastAsia="Arial" w:cs="Arial" w:ascii="Arial" w:hAnsi="Arial"/>
          <w:sz w:val="17"/>
          <w:szCs w:val="17"/>
          <w:u w:val="single"/>
        </w:rPr>
        <w:t>provided</w:t>
      </w:r>
      <w:r>
        <w:rPr>
          <w:rFonts w:eastAsia="Arial" w:cs="Arial" w:ascii="Arial" w:hAnsi="Arial"/>
          <w:sz w:val="17"/>
          <w:szCs w:val="17"/>
        </w:rPr>
        <w:t xml:space="preserve"> that any Loan that is repaid on the same day on which it is made shall, subject to </w:t>
      </w:r>
      <w:r>
        <w:rPr>
          <w:rFonts w:eastAsia="Arial" w:cs="Arial" w:ascii="Arial" w:hAnsi="Arial"/>
          <w:sz w:val="17"/>
          <w:szCs w:val="17"/>
          <w:u w:val="single"/>
        </w:rPr>
        <w:t>Section 2.10(a)</w:t>
      </w:r>
      <w:r>
        <w:rPr>
          <w:rFonts w:eastAsia="Arial" w:cs="Arial" w:ascii="Arial" w:hAnsi="Arial"/>
          <w:sz w:val="17"/>
          <w:szCs w:val="17"/>
        </w:rPr>
        <w:t>, bear interest for one day. Each determination by the Administrative Agent of an interest rate or fee hereunder shall be conclusive and binding for all purposes, absent manifest error.</w:t>
      </w:r>
    </w:p>
    <w:p>
      <w:pPr>
        <w:pStyle w:val="Normal"/>
        <w:spacing w:lineRule="exact" w:line="232"/>
        <w:rPr>
          <w:sz w:val="20"/>
          <w:szCs w:val="20"/>
        </w:rPr>
      </w:pPr>
      <w:r>
        <w:rPr>
          <w:sz w:val="20"/>
          <w:szCs w:val="20"/>
        </w:rPr>
      </w:r>
    </w:p>
    <w:p>
      <w:pPr>
        <w:pStyle w:val="Normal"/>
        <w:numPr>
          <w:ilvl w:val="0"/>
          <w:numId w:val="29"/>
        </w:numPr>
        <w:tabs>
          <w:tab w:val="clear" w:pos="720"/>
          <w:tab w:val="left" w:pos="1722" w:leader="none"/>
        </w:tabs>
        <w:spacing w:lineRule="auto" w:line="274"/>
        <w:ind w:firstLine="656"/>
        <w:jc w:val="both"/>
        <w:rPr>
          <w:rFonts w:ascii="Arial" w:hAnsi="Arial" w:eastAsia="Arial" w:cs="Arial"/>
          <w:sz w:val="17"/>
          <w:szCs w:val="17"/>
        </w:rPr>
      </w:pPr>
      <w:r>
        <w:rPr>
          <w:rFonts w:eastAsia="Arial" w:cs="Arial" w:ascii="Arial" w:hAnsi="Arial"/>
          <w:sz w:val="17"/>
          <w:szCs w:val="17"/>
        </w:rPr>
        <w:t>If, as a result of any restatement of or other adjustment to the financial statements of the Borrower or for any other reason, the Borrower or the Lenders determine that (i) the Leverage Ratio as calculated by the Borrower as of any applicable date was inaccurate and (ii) a proper calculation of the Leverage Ratio would have resulted in higher pricing for such period, the Borrower shall immediately and retroactively be obligated to pay to the Administrative Agent for the account of the applicable Lenders, as the case may be, promptly on demand by the Administrative Agent (or, after the occurrence of an actual or deemed entry of an order for relief with respect to the Borrower under the Bankruptcy Code of the United States, automatically and without further action by the Administrative Agent or any Lender), an amount</w:t>
      </w:r>
    </w:p>
    <w:p>
      <w:pPr>
        <w:pStyle w:val="Normal"/>
        <w:spacing w:lineRule="exact" w:line="376"/>
        <w:rPr>
          <w:sz w:val="20"/>
          <w:szCs w:val="20"/>
        </w:rPr>
      </w:pPr>
      <w:r>
        <w:rPr>
          <w:sz w:val="20"/>
          <w:szCs w:val="20"/>
        </w:rPr>
      </w:r>
    </w:p>
    <w:p>
      <w:pPr>
        <w:pStyle w:val="Normal"/>
        <w:jc w:val="center"/>
        <w:rPr>
          <w:sz w:val="20"/>
          <w:szCs w:val="20"/>
        </w:rPr>
      </w:pPr>
      <w:r>
        <w:rPr>
          <w:rFonts w:eastAsia="Arial" w:cs="Arial" w:ascii="Arial" w:hAnsi="Arial"/>
          <w:sz w:val="14"/>
          <w:szCs w:val="14"/>
        </w:rPr>
        <w:t>28</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31">
            <wp:simplePos x="0" y="0"/>
            <wp:positionH relativeFrom="column">
              <wp:posOffset>5080</wp:posOffset>
            </wp:positionH>
            <wp:positionV relativeFrom="paragraph">
              <wp:posOffset>38100</wp:posOffset>
            </wp:positionV>
            <wp:extent cx="7132320" cy="17145"/>
            <wp:effectExtent l="0" t="0" r="0" b="0"/>
            <wp:wrapNone/>
            <wp:docPr id="30"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1" descr=""/>
                    <pic:cNvPicPr>
                      <a:picLocks noChangeAspect="1" noChangeArrowheads="1"/>
                    </pic:cNvPicPr>
                  </pic:nvPicPr>
                  <pic:blipFill>
                    <a:blip r:embed="rId31"/>
                    <a:stretch>
                      <a:fillRect/>
                    </a:stretch>
                  </pic:blipFill>
                  <pic:spPr bwMode="auto">
                    <a:xfrm>
                      <a:off x="0" y="0"/>
                      <a:ext cx="7132320" cy="17145"/>
                    </a:xfrm>
                    <a:prstGeom prst="rect">
                      <a:avLst/>
                    </a:prstGeom>
                    <a:noFill/>
                  </pic:spPr>
                </pic:pic>
              </a:graphicData>
            </a:graphic>
          </wp:anchor>
        </w:drawing>
      </w:r>
    </w:p>
    <w:p>
      <w:pPr>
        <w:pStyle w:val="Normal"/>
        <w:spacing w:lineRule="auto" w:line="259"/>
        <w:jc w:val="both"/>
        <w:rPr>
          <w:sz w:val="20"/>
          <w:szCs w:val="20"/>
        </w:rPr>
      </w:pPr>
      <w:bookmarkStart w:id="32" w:name="page38"/>
      <w:bookmarkEnd w:id="32"/>
      <w:r>
        <w:rPr>
          <w:rFonts w:eastAsia="Arial" w:cs="Arial" w:ascii="Arial" w:hAnsi="Arial"/>
          <w:sz w:val="18"/>
          <w:szCs w:val="18"/>
        </w:rPr>
        <w:t xml:space="preserve">equal to the excess of the amount of interest and fees that should have been paid for such period over the amount of interest and fees actually paid for such period. This paragraph shall not limit the rights of the Administrative Agent or any Lender, as the case may be, under </w:t>
      </w:r>
      <w:r>
        <w:rPr>
          <w:rFonts w:eastAsia="Arial" w:cs="Arial" w:ascii="Arial" w:hAnsi="Arial"/>
          <w:sz w:val="18"/>
          <w:szCs w:val="18"/>
          <w:u w:val="single"/>
        </w:rPr>
        <w:t>Section 2.06(b)</w:t>
      </w:r>
      <w:r>
        <w:rPr>
          <w:rFonts w:eastAsia="Arial" w:cs="Arial" w:ascii="Arial" w:hAnsi="Arial"/>
          <w:sz w:val="18"/>
          <w:szCs w:val="18"/>
        </w:rPr>
        <w:t xml:space="preserve"> or under </w:t>
      </w:r>
      <w:r>
        <w:rPr>
          <w:rFonts w:eastAsia="Arial" w:cs="Arial" w:ascii="Arial" w:hAnsi="Arial"/>
          <w:sz w:val="18"/>
          <w:szCs w:val="18"/>
          <w:u w:val="single"/>
        </w:rPr>
        <w:t>Article</w:t>
      </w:r>
      <w:r>
        <w:rPr>
          <w:rFonts w:eastAsia="Arial" w:cs="Arial" w:ascii="Arial" w:hAnsi="Arial"/>
          <w:sz w:val="18"/>
          <w:szCs w:val="18"/>
        </w:rPr>
        <w:t xml:space="preserve"> </w:t>
      </w:r>
      <w:r>
        <w:rPr>
          <w:rFonts w:eastAsia="Arial" w:cs="Arial" w:ascii="Arial" w:hAnsi="Arial"/>
          <w:sz w:val="18"/>
          <w:szCs w:val="18"/>
          <w:u w:val="single"/>
        </w:rPr>
        <w:t>VIII</w:t>
      </w:r>
      <w:r>
        <w:rPr>
          <w:rFonts w:eastAsia="Arial" w:cs="Arial" w:ascii="Arial" w:hAnsi="Arial"/>
          <w:sz w:val="18"/>
          <w:szCs w:val="18"/>
        </w:rPr>
        <w:t>. The Borrower’s obligations under this paragraph shall survive the termination of the Aggregate Commitments and the repayment of all other Obligations hereunder.</w:t>
      </w:r>
    </w:p>
    <w:p>
      <w:pPr>
        <w:pStyle w:val="Normal"/>
        <w:spacing w:lineRule="exact" w:line="237"/>
        <w:rPr>
          <w:sz w:val="20"/>
          <w:szCs w:val="20"/>
        </w:rPr>
      </w:pPr>
      <w:r>
        <w:rPr>
          <w:sz w:val="20"/>
          <w:szCs w:val="20"/>
        </w:rPr>
      </w:r>
    </w:p>
    <w:p>
      <w:pPr>
        <w:pStyle w:val="Normal"/>
        <w:spacing w:lineRule="auto" w:line="290"/>
        <w:ind w:firstLine="648"/>
        <w:jc w:val="both"/>
        <w:rPr>
          <w:sz w:val="20"/>
          <w:szCs w:val="20"/>
        </w:rPr>
      </w:pPr>
      <w:r>
        <w:rPr>
          <w:rFonts w:eastAsia="Arial" w:cs="Arial" w:ascii="Arial" w:hAnsi="Arial"/>
          <w:b/>
          <w:bCs/>
          <w:sz w:val="16"/>
          <w:szCs w:val="16"/>
        </w:rPr>
        <w:t xml:space="preserve">2.09 Evidence of Debt. </w:t>
      </w:r>
      <w:r>
        <w:rPr>
          <w:rFonts w:eastAsia="Arial" w:cs="Arial" w:ascii="Arial" w:hAnsi="Arial"/>
          <w:sz w:val="16"/>
          <w:szCs w:val="16"/>
        </w:rPr>
        <w:t>The Loans made by each Lender shall be evidenced by one or more accounts or records maintained by such</w:t>
      </w:r>
      <w:r>
        <w:rPr>
          <w:rFonts w:eastAsia="Arial" w:cs="Arial" w:ascii="Arial" w:hAnsi="Arial"/>
          <w:b/>
          <w:bCs/>
          <w:sz w:val="16"/>
          <w:szCs w:val="16"/>
        </w:rPr>
        <w:t xml:space="preserve"> </w:t>
      </w:r>
      <w:r>
        <w:rPr>
          <w:rFonts w:eastAsia="Arial" w:cs="Arial" w:ascii="Arial" w:hAnsi="Arial"/>
          <w:sz w:val="16"/>
          <w:szCs w:val="16"/>
        </w:rPr>
        <w:t>Lender and by the Administrative Agent in the ordinary course of business. The accounts or records maintained by each Lender shall be conclusive absent manifest error of the amount of the Loans made by the Lenders to the Borrower and the interest and payments thereon. Any failure to so record or any error in doing so shall not, however, limit or otherwise affect the obligation of the Borrower hereunder to pay any amount owing with respect to the Obligations. In the event of any conflict between the accounts and records maintained by any Lender and the accounts and records of the Administrative Agent in respect of such matters, the accounts and records of the Administrative Agent shall control in the absence of manifest error. Upon the request of any Lender to the Borrower made through the Administrative Agent, the Borrower shall execute and deliver to such Lender (through the Administrative Agent) a Note, which shall evidence such Lender’s Loans to the Borrower in addition to such accounts or records. Each Lender may attach schedules to a Note and endorse thereon the date, Type (if applicable), amount and maturity of its Loans and payments with respect thereto.</w:t>
      </w:r>
    </w:p>
    <w:p>
      <w:pPr>
        <w:pStyle w:val="Normal"/>
        <w:spacing w:lineRule="exact" w:line="220"/>
        <w:rPr>
          <w:sz w:val="20"/>
          <w:szCs w:val="20"/>
        </w:rPr>
      </w:pPr>
      <w:r>
        <w:rPr>
          <w:sz w:val="20"/>
          <w:szCs w:val="20"/>
        </w:rPr>
      </w:r>
    </w:p>
    <w:p>
      <w:pPr>
        <w:pStyle w:val="Normal"/>
        <w:spacing w:lineRule="auto" w:line="254"/>
        <w:ind w:firstLine="648"/>
        <w:jc w:val="both"/>
        <w:rPr>
          <w:sz w:val="20"/>
          <w:szCs w:val="20"/>
        </w:rPr>
      </w:pPr>
      <w:r>
        <w:rPr>
          <w:rFonts w:eastAsia="Arial" w:cs="Arial" w:ascii="Arial" w:hAnsi="Arial"/>
          <w:b/>
          <w:bCs/>
          <w:sz w:val="18"/>
          <w:szCs w:val="18"/>
        </w:rPr>
        <w:t>2.10 Payments Generally; Administrative Agent’s Clawback</w:t>
      </w:r>
      <w:r>
        <w:rPr>
          <w:rFonts w:eastAsia="Arial" w:cs="Arial" w:ascii="Arial" w:hAnsi="Arial"/>
          <w:sz w:val="18"/>
          <w:szCs w:val="18"/>
        </w:rPr>
        <w:t>. (a) All payments to be made by the Borrower shall be made without</w:t>
      </w:r>
      <w:r>
        <w:rPr>
          <w:rFonts w:eastAsia="Arial" w:cs="Arial" w:ascii="Arial" w:hAnsi="Arial"/>
          <w:b/>
          <w:bCs/>
          <w:sz w:val="18"/>
          <w:szCs w:val="18"/>
        </w:rPr>
        <w:t xml:space="preserve"> </w:t>
      </w:r>
      <w:r>
        <w:rPr>
          <w:rFonts w:eastAsia="Arial" w:cs="Arial" w:ascii="Arial" w:hAnsi="Arial"/>
          <w:sz w:val="18"/>
          <w:szCs w:val="18"/>
        </w:rPr>
        <w:t>condition or deduction for any counterclaim, defense, recoupment or setoff. Except as otherwise expressly provided herein, all payments by the Borrower hereunder shall be made to the Administrative Agent, for the account of the respective Lenders to which such payment is owed, at the Administrative Agent’s Office in Dollars and in immediately available funds not later than 3:00 p.m. on the date specified herein. The Administrative Agent will promptly distribute to each Lender its Applicable Percentage (or other applicable share as provided herein) of such payment in like funds as received by wire transfer to such Lender’s Lending Office. All payments received by the Administrative Agent after 3:00 p.m. shall be deemed received on the next succeeding Business Day and any applicable interest or fee shall continue to accrue. If any payment to be made by the Borrower shall come due on a day other than a Business Day, payment shall be made on the next following Business Day, and such extension of time shall be reflected in computing interest or fees, as the case may be.</w:t>
      </w:r>
    </w:p>
    <w:p>
      <w:pPr>
        <w:pStyle w:val="Normal"/>
        <w:spacing w:lineRule="exact" w:line="246"/>
        <w:rPr>
          <w:sz w:val="20"/>
          <w:szCs w:val="20"/>
        </w:rPr>
      </w:pPr>
      <w:r>
        <w:rPr>
          <w:sz w:val="20"/>
          <w:szCs w:val="20"/>
        </w:rPr>
      </w:r>
    </w:p>
    <w:p>
      <w:pPr>
        <w:pStyle w:val="Normal"/>
        <w:numPr>
          <w:ilvl w:val="0"/>
          <w:numId w:val="30"/>
        </w:numPr>
        <w:tabs>
          <w:tab w:val="clear" w:pos="720"/>
          <w:tab w:val="left" w:pos="1519" w:leader="none"/>
        </w:tabs>
        <w:spacing w:lineRule="auto" w:line="269"/>
        <w:ind w:firstLine="656"/>
        <w:jc w:val="both"/>
        <w:rPr>
          <w:rFonts w:ascii="Arial" w:hAnsi="Arial" w:eastAsia="Arial" w:cs="Arial"/>
          <w:sz w:val="17"/>
          <w:szCs w:val="17"/>
        </w:rPr>
      </w:pPr>
      <w:r>
        <w:rPr>
          <w:rFonts w:eastAsia="Arial" w:cs="Arial" w:ascii="Arial" w:hAnsi="Arial"/>
          <w:sz w:val="17"/>
          <w:szCs w:val="17"/>
          <w:u w:val="single"/>
        </w:rPr>
        <w:t>Funding by Lenders; Presumption by Administrative Agent</w:t>
      </w:r>
      <w:r>
        <w:rPr>
          <w:rFonts w:eastAsia="Arial" w:cs="Arial" w:ascii="Arial" w:hAnsi="Arial"/>
          <w:sz w:val="17"/>
          <w:szCs w:val="17"/>
        </w:rPr>
        <w:t xml:space="preserve">. (i) Unless the Administrative Agent shall have received notice from a Lender prior to the proposed date of any Borrowing of Term SOFR Loans (or, in the case of any Borrowing of Base Rate Loans, prior to 1:00 p.m. on the date of such Borrowing) that such Lender will not make available to the Administrative Agent such Lender’s share of such Borrowing, the Administrative Agent may assume that such Lender has made such share available on such date in accordance with </w:t>
      </w:r>
      <w:r>
        <w:rPr>
          <w:rFonts w:eastAsia="Arial" w:cs="Arial" w:ascii="Arial" w:hAnsi="Arial"/>
          <w:sz w:val="17"/>
          <w:szCs w:val="17"/>
          <w:u w:val="single"/>
        </w:rPr>
        <w:t>Section 2.02</w:t>
      </w:r>
      <w:r>
        <w:rPr>
          <w:rFonts w:eastAsia="Arial" w:cs="Arial" w:ascii="Arial" w:hAnsi="Arial"/>
          <w:sz w:val="17"/>
          <w:szCs w:val="17"/>
        </w:rPr>
        <w:t xml:space="preserve"> (or, in the case of a Borrowing of Base Rate Loans, that such Lender has made such share available in accordance with and at the time required by </w:t>
      </w:r>
      <w:r>
        <w:rPr>
          <w:rFonts w:eastAsia="Arial" w:cs="Arial" w:ascii="Arial" w:hAnsi="Arial"/>
          <w:sz w:val="17"/>
          <w:szCs w:val="17"/>
          <w:u w:val="single"/>
        </w:rPr>
        <w:t>Section 2.02</w:t>
      </w:r>
      <w:r>
        <w:rPr>
          <w:rFonts w:eastAsia="Arial" w:cs="Arial" w:ascii="Arial" w:hAnsi="Arial"/>
          <w:sz w:val="17"/>
          <w:szCs w:val="17"/>
        </w:rPr>
        <w:t xml:space="preserve">) and may, in reliance upon such assumption, make available to the Borrower a corresponding amount. In such event, if a Lender has not in fact made its share of the applicable Borrowing available to the Administrative Agent, then the applicable Lender and the Borrower severally agree to pay to the Administrative Agent forthwith on demand such corresponding amount in immediately available funds with interest thereon, for each day from and including the date such amount is made available to the Borrower to but excluding the date of payment to the Administrative Agent, at (A) in the case of a payment to be made by such Lender, the greater of the Federal Funds Rate and a rate determined by the Administrative Agent in accordance with banking industry rules on interbank compensation, </w:t>
      </w:r>
      <w:r>
        <w:rPr>
          <w:rFonts w:eastAsia="Arial" w:cs="Arial" w:ascii="Arial" w:hAnsi="Arial"/>
          <w:sz w:val="17"/>
          <w:szCs w:val="17"/>
          <w:u w:val="single"/>
        </w:rPr>
        <w:t>plus</w:t>
      </w:r>
      <w:r>
        <w:rPr>
          <w:rFonts w:eastAsia="Arial" w:cs="Arial" w:ascii="Arial" w:hAnsi="Arial"/>
          <w:sz w:val="17"/>
          <w:szCs w:val="17"/>
        </w:rPr>
        <w:t xml:space="preserve"> any administrative, processing or similar fees customarily charged by the Administrative Agent in connection with the foregoing, and (B) in the case of a payment to be made by the Borrower, the interest rate applicable to Base Rate Loans. If the Borrower and such Lender shall pay such interest to the Administrative Agent for the same or an overlapping period,</w:t>
      </w:r>
    </w:p>
    <w:p>
      <w:pPr>
        <w:pStyle w:val="Normal"/>
        <w:spacing w:lineRule="exact" w:line="384"/>
        <w:rPr>
          <w:sz w:val="20"/>
          <w:szCs w:val="20"/>
        </w:rPr>
      </w:pPr>
      <w:r>
        <w:rPr>
          <w:sz w:val="20"/>
          <w:szCs w:val="20"/>
        </w:rPr>
      </w:r>
    </w:p>
    <w:p>
      <w:pPr>
        <w:pStyle w:val="Normal"/>
        <w:jc w:val="center"/>
        <w:rPr>
          <w:sz w:val="20"/>
          <w:szCs w:val="20"/>
        </w:rPr>
      </w:pPr>
      <w:r>
        <w:rPr>
          <w:rFonts w:eastAsia="Arial" w:cs="Arial" w:ascii="Arial" w:hAnsi="Arial"/>
          <w:sz w:val="14"/>
          <w:szCs w:val="14"/>
        </w:rPr>
        <w:t>29</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32">
            <wp:simplePos x="0" y="0"/>
            <wp:positionH relativeFrom="column">
              <wp:posOffset>5080</wp:posOffset>
            </wp:positionH>
            <wp:positionV relativeFrom="paragraph">
              <wp:posOffset>38100</wp:posOffset>
            </wp:positionV>
            <wp:extent cx="7132320" cy="17145"/>
            <wp:effectExtent l="0" t="0" r="0" b="0"/>
            <wp:wrapNone/>
            <wp:docPr id="31" name="Pictur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 descr=""/>
                    <pic:cNvPicPr>
                      <a:picLocks noChangeAspect="1" noChangeArrowheads="1"/>
                    </pic:cNvPicPr>
                  </pic:nvPicPr>
                  <pic:blipFill>
                    <a:blip r:embed="rId32"/>
                    <a:stretch>
                      <a:fillRect/>
                    </a:stretch>
                  </pic:blipFill>
                  <pic:spPr bwMode="auto">
                    <a:xfrm>
                      <a:off x="0" y="0"/>
                      <a:ext cx="7132320" cy="17145"/>
                    </a:xfrm>
                    <a:prstGeom prst="rect">
                      <a:avLst/>
                    </a:prstGeom>
                    <a:noFill/>
                  </pic:spPr>
                </pic:pic>
              </a:graphicData>
            </a:graphic>
          </wp:anchor>
        </w:drawing>
      </w:r>
    </w:p>
    <w:p>
      <w:pPr>
        <w:pStyle w:val="Normal"/>
        <w:spacing w:lineRule="auto" w:line="259"/>
        <w:jc w:val="both"/>
        <w:rPr>
          <w:sz w:val="20"/>
          <w:szCs w:val="20"/>
        </w:rPr>
      </w:pPr>
      <w:bookmarkStart w:id="33" w:name="page39"/>
      <w:bookmarkEnd w:id="33"/>
      <w:r>
        <w:rPr>
          <w:rFonts w:eastAsia="Arial" w:cs="Arial" w:ascii="Arial" w:hAnsi="Arial"/>
          <w:sz w:val="18"/>
          <w:szCs w:val="18"/>
        </w:rPr>
        <w:t>the Administrative Agent shall promptly remit to the Borrower the amount of such interest paid by the Borrower for such period. If such Lender pays its share of the applicable Borrowing to the Administrative Agent, then the amount so paid shall constitute such Lender’s Loan included in such Borrowing. Any payment by the Borrower shall be without prejudice to any claim the Borrower may have against a Lender that shall have failed to make such payment to the Administrative Agent.</w:t>
      </w:r>
    </w:p>
    <w:p>
      <w:pPr>
        <w:pStyle w:val="Normal"/>
        <w:spacing w:lineRule="exact" w:line="241"/>
        <w:rPr>
          <w:sz w:val="20"/>
          <w:szCs w:val="20"/>
        </w:rPr>
      </w:pPr>
      <w:r>
        <w:rPr>
          <w:sz w:val="20"/>
          <w:szCs w:val="20"/>
        </w:rPr>
      </w:r>
    </w:p>
    <w:p>
      <w:pPr>
        <w:pStyle w:val="Normal"/>
        <w:numPr>
          <w:ilvl w:val="0"/>
          <w:numId w:val="31"/>
        </w:numPr>
        <w:tabs>
          <w:tab w:val="clear" w:pos="720"/>
          <w:tab w:val="left" w:pos="2936" w:leader="none"/>
        </w:tabs>
        <w:spacing w:lineRule="auto" w:line="286"/>
        <w:ind w:firstLine="1350" w:left="660"/>
        <w:jc w:val="both"/>
        <w:rPr>
          <w:rFonts w:ascii="Arial" w:hAnsi="Arial" w:eastAsia="Arial" w:cs="Arial"/>
          <w:sz w:val="17"/>
          <w:szCs w:val="17"/>
        </w:rPr>
      </w:pPr>
      <w:r>
        <w:rPr>
          <w:rFonts w:eastAsia="Arial" w:cs="Arial" w:ascii="Arial" w:hAnsi="Arial"/>
          <w:sz w:val="17"/>
          <w:szCs w:val="17"/>
          <w:u w:val="single"/>
        </w:rPr>
        <w:t>Payments by Borrower; Presumptions by Administrative Agent</w:t>
      </w:r>
      <w:r>
        <w:rPr>
          <w:rFonts w:eastAsia="Arial" w:cs="Arial" w:ascii="Arial" w:hAnsi="Arial"/>
          <w:sz w:val="17"/>
          <w:szCs w:val="17"/>
        </w:rPr>
        <w:t>. With respect to any payment that is due to the Administrative Agent for the account of the Lenders hereunder, the Administrative Agent may assume that the Borrower has made the payment on the date that the payment is due and may, in reliance upon such assumption, distribute to the Lenders the amount due.</w:t>
      </w:r>
    </w:p>
    <w:p>
      <w:pPr>
        <w:pStyle w:val="Normal"/>
        <w:spacing w:lineRule="exact" w:line="192"/>
        <w:rPr>
          <w:sz w:val="20"/>
          <w:szCs w:val="20"/>
        </w:rPr>
      </w:pPr>
      <w:r>
        <w:rPr>
          <w:sz w:val="20"/>
          <w:szCs w:val="20"/>
        </w:rPr>
      </w:r>
    </w:p>
    <w:p>
      <w:pPr>
        <w:pStyle w:val="Normal"/>
        <w:spacing w:lineRule="auto" w:line="290"/>
        <w:ind w:firstLine="826" w:left="660"/>
        <w:jc w:val="both"/>
        <w:rPr>
          <w:sz w:val="20"/>
          <w:szCs w:val="20"/>
        </w:rPr>
      </w:pPr>
      <w:r>
        <w:rPr>
          <w:rFonts w:eastAsia="Arial" w:cs="Arial" w:ascii="Arial" w:hAnsi="Arial"/>
          <w:sz w:val="16"/>
          <w:szCs w:val="16"/>
        </w:rPr>
        <w:t>With respect to any payment that the Administrative Agent makes for the account of the Lenders hereunder as to which the Administrative Agent determines (which determination shall be conclusive absent manifest error) that any of the following applies (such payment referred to as the “</w:t>
      </w:r>
      <w:r>
        <w:rPr>
          <w:rFonts w:eastAsia="Arial" w:cs="Arial" w:ascii="Arial" w:hAnsi="Arial"/>
          <w:sz w:val="16"/>
          <w:szCs w:val="16"/>
          <w:u w:val="single"/>
        </w:rPr>
        <w:t>Rescindable Amount</w:t>
      </w:r>
      <w:r>
        <w:rPr>
          <w:rFonts w:eastAsia="Arial" w:cs="Arial" w:ascii="Arial" w:hAnsi="Arial"/>
          <w:sz w:val="16"/>
          <w:szCs w:val="16"/>
        </w:rPr>
        <w:t>”): (1) the Borrower has not in fact made such payment; (2) the Administrative Agent has made a payment in excess of the amount so paid by the Borrower (whether or not then owed); or (3) the Administrative Agent has for any reason otherwise erroneously made such payment; then each of the Lenders severally agrees to repay to the Administrative Agent forthwith on demand the Rescindable Amount so distributed to such Lender, in immediately available funds with interest thereon, for each day from and including the date such amount is distributed to it to but excluding the date of payment to the Administrative Agent, at the greater of the Federal Funds Rate and a rate determined by the Administrative Agent in accordance with banking industry rules on interbank compensation.</w:t>
      </w:r>
    </w:p>
    <w:p>
      <w:pPr>
        <w:pStyle w:val="Normal"/>
        <w:spacing w:lineRule="exact" w:line="192"/>
        <w:rPr>
          <w:sz w:val="20"/>
          <w:szCs w:val="20"/>
        </w:rPr>
      </w:pPr>
      <w:r>
        <w:rPr>
          <w:sz w:val="20"/>
          <w:szCs w:val="20"/>
        </w:rPr>
      </w:r>
    </w:p>
    <w:p>
      <w:pPr>
        <w:pStyle w:val="Normal"/>
        <w:spacing w:lineRule="auto" w:line="278"/>
        <w:ind w:firstLine="648" w:right="20"/>
        <w:rPr>
          <w:sz w:val="20"/>
          <w:szCs w:val="20"/>
        </w:rPr>
      </w:pPr>
      <w:r>
        <w:rPr>
          <w:rFonts w:eastAsia="Arial" w:cs="Arial" w:ascii="Arial" w:hAnsi="Arial"/>
          <w:sz w:val="18"/>
          <w:szCs w:val="18"/>
        </w:rPr>
        <w:t xml:space="preserve">A notice of the Administrative Agent to any Lender or the Borrower with respect to any amount owing under this </w:t>
      </w:r>
      <w:r>
        <w:rPr>
          <w:rFonts w:eastAsia="Arial" w:cs="Arial" w:ascii="Arial" w:hAnsi="Arial"/>
          <w:sz w:val="18"/>
          <w:szCs w:val="18"/>
          <w:u w:val="single"/>
        </w:rPr>
        <w:t>subsection (b)</w:t>
      </w:r>
      <w:r>
        <w:rPr>
          <w:rFonts w:eastAsia="Arial" w:cs="Arial" w:ascii="Arial" w:hAnsi="Arial"/>
          <w:sz w:val="18"/>
          <w:szCs w:val="18"/>
        </w:rPr>
        <w:t xml:space="preserve"> shall be conclusive, absent manifest error.</w:t>
      </w:r>
    </w:p>
    <w:p>
      <w:pPr>
        <w:pStyle w:val="Normal"/>
        <w:spacing w:lineRule="exact" w:line="224"/>
        <w:rPr>
          <w:sz w:val="20"/>
          <w:szCs w:val="20"/>
        </w:rPr>
      </w:pPr>
      <w:r>
        <w:rPr>
          <w:sz w:val="20"/>
          <w:szCs w:val="20"/>
        </w:rPr>
      </w:r>
    </w:p>
    <w:p>
      <w:pPr>
        <w:pStyle w:val="Normal"/>
        <w:numPr>
          <w:ilvl w:val="0"/>
          <w:numId w:val="32"/>
        </w:numPr>
        <w:tabs>
          <w:tab w:val="clear" w:pos="720"/>
          <w:tab w:val="left" w:pos="1469" w:leader="none"/>
        </w:tabs>
        <w:spacing w:lineRule="auto" w:line="278"/>
        <w:ind w:firstLine="656"/>
        <w:jc w:val="both"/>
        <w:rPr>
          <w:rFonts w:ascii="Arial" w:hAnsi="Arial" w:eastAsia="Arial" w:cs="Arial"/>
          <w:sz w:val="17"/>
          <w:szCs w:val="17"/>
        </w:rPr>
      </w:pPr>
      <w:r>
        <w:rPr>
          <w:rFonts w:eastAsia="Arial" w:cs="Arial" w:ascii="Arial" w:hAnsi="Arial"/>
          <w:sz w:val="17"/>
          <w:szCs w:val="17"/>
          <w:u w:val="single"/>
        </w:rPr>
        <w:t>Failure to Satisfy Conditions Precedent</w:t>
      </w:r>
      <w:r>
        <w:rPr>
          <w:rFonts w:eastAsia="Arial" w:cs="Arial" w:ascii="Arial" w:hAnsi="Arial"/>
          <w:sz w:val="17"/>
          <w:szCs w:val="17"/>
        </w:rPr>
        <w:t xml:space="preserve">. If any Lender makes available to the Administrative Agent funds for any Loan to be made by such Lender to the Borrower as provided in the foregoing provisions of this </w:t>
      </w:r>
      <w:r>
        <w:rPr>
          <w:rFonts w:eastAsia="Arial" w:cs="Arial" w:ascii="Arial" w:hAnsi="Arial"/>
          <w:sz w:val="17"/>
          <w:szCs w:val="17"/>
          <w:u w:val="single"/>
        </w:rPr>
        <w:t>Article II</w:t>
      </w:r>
      <w:r>
        <w:rPr>
          <w:rFonts w:eastAsia="Arial" w:cs="Arial" w:ascii="Arial" w:hAnsi="Arial"/>
          <w:sz w:val="17"/>
          <w:szCs w:val="17"/>
        </w:rPr>
        <w:t xml:space="preserve">, and such funds are not made available to the Borrower by the Administrative Agent because the conditions to the applicable Borrowing set forth in </w:t>
      </w:r>
      <w:r>
        <w:rPr>
          <w:rFonts w:eastAsia="Arial" w:cs="Arial" w:ascii="Arial" w:hAnsi="Arial"/>
          <w:sz w:val="17"/>
          <w:szCs w:val="17"/>
          <w:u w:val="single"/>
        </w:rPr>
        <w:t>Article IV</w:t>
      </w:r>
      <w:r>
        <w:rPr>
          <w:rFonts w:eastAsia="Arial" w:cs="Arial" w:ascii="Arial" w:hAnsi="Arial"/>
          <w:sz w:val="17"/>
          <w:szCs w:val="17"/>
        </w:rPr>
        <w:t xml:space="preserve"> are not satisfied or waived in accordance with the terms hereof, the Administrative Agent shall return such funds (in like funds as received from such Lender) to such Lender, without interest.</w:t>
      </w:r>
    </w:p>
    <w:p>
      <w:pPr>
        <w:pStyle w:val="Normal"/>
        <w:spacing w:lineRule="exact" w:line="225"/>
        <w:rPr>
          <w:rFonts w:ascii="Arial" w:hAnsi="Arial" w:eastAsia="Arial" w:cs="Arial"/>
          <w:sz w:val="17"/>
          <w:szCs w:val="17"/>
        </w:rPr>
      </w:pPr>
      <w:r>
        <w:rPr>
          <w:rFonts w:eastAsia="Arial" w:cs="Arial" w:ascii="Arial" w:hAnsi="Arial"/>
          <w:sz w:val="17"/>
          <w:szCs w:val="17"/>
        </w:rPr>
      </w:r>
    </w:p>
    <w:p>
      <w:pPr>
        <w:pStyle w:val="Normal"/>
        <w:numPr>
          <w:ilvl w:val="0"/>
          <w:numId w:val="32"/>
        </w:numPr>
        <w:tabs>
          <w:tab w:val="clear" w:pos="720"/>
          <w:tab w:val="left" w:pos="1533" w:leader="none"/>
        </w:tabs>
        <w:spacing w:lineRule="auto" w:line="259"/>
        <w:ind w:firstLine="656"/>
        <w:jc w:val="both"/>
        <w:rPr>
          <w:rFonts w:ascii="Arial" w:hAnsi="Arial" w:eastAsia="Arial" w:cs="Arial"/>
          <w:sz w:val="18"/>
          <w:szCs w:val="18"/>
        </w:rPr>
      </w:pPr>
      <w:r>
        <w:rPr>
          <w:rFonts w:eastAsia="Arial" w:cs="Arial" w:ascii="Arial" w:hAnsi="Arial"/>
          <w:sz w:val="18"/>
          <w:szCs w:val="18"/>
          <w:u w:val="single"/>
        </w:rPr>
        <w:t>Obligations of Lenders Several</w:t>
      </w:r>
      <w:r>
        <w:rPr>
          <w:rFonts w:eastAsia="Arial" w:cs="Arial" w:ascii="Arial" w:hAnsi="Arial"/>
          <w:sz w:val="18"/>
          <w:szCs w:val="18"/>
        </w:rPr>
        <w:t xml:space="preserve">. The obligations of the Lenders hereunder to make Loans and to make payments pursuant to </w:t>
      </w:r>
      <w:r>
        <w:rPr>
          <w:rFonts w:eastAsia="Arial" w:cs="Arial" w:ascii="Arial" w:hAnsi="Arial"/>
          <w:sz w:val="18"/>
          <w:szCs w:val="18"/>
          <w:u w:val="single"/>
        </w:rPr>
        <w:t>Section</w:t>
      </w:r>
      <w:r>
        <w:rPr>
          <w:rFonts w:eastAsia="Arial" w:cs="Arial" w:ascii="Arial" w:hAnsi="Arial"/>
          <w:sz w:val="18"/>
          <w:szCs w:val="18"/>
        </w:rPr>
        <w:t xml:space="preserve"> </w:t>
      </w:r>
      <w:r>
        <w:rPr>
          <w:rFonts w:eastAsia="Arial" w:cs="Arial" w:ascii="Arial" w:hAnsi="Arial"/>
          <w:sz w:val="18"/>
          <w:szCs w:val="18"/>
          <w:u w:val="single"/>
        </w:rPr>
        <w:t>10.04(c)</w:t>
      </w:r>
      <w:r>
        <w:rPr>
          <w:rFonts w:eastAsia="Arial" w:cs="Arial" w:ascii="Arial" w:hAnsi="Arial"/>
          <w:sz w:val="18"/>
          <w:szCs w:val="18"/>
        </w:rPr>
        <w:t xml:space="preserve"> are several and not joint. The failure of any Lender to make any Loan or to make any payment under </w:t>
      </w:r>
      <w:r>
        <w:rPr>
          <w:rFonts w:eastAsia="Arial" w:cs="Arial" w:ascii="Arial" w:hAnsi="Arial"/>
          <w:sz w:val="18"/>
          <w:szCs w:val="18"/>
          <w:u w:val="single"/>
        </w:rPr>
        <w:t>Section 10.04(c)</w:t>
      </w:r>
      <w:r>
        <w:rPr>
          <w:rFonts w:eastAsia="Arial" w:cs="Arial" w:ascii="Arial" w:hAnsi="Arial"/>
          <w:sz w:val="18"/>
          <w:szCs w:val="18"/>
        </w:rPr>
        <w:t xml:space="preserve"> on any date required hereunder shall not relieve any other Lender of its corresponding obligation to do so on such date, and no Lender shall be responsible for the failure of any other Lender to so make its Loan or to make its payments under </w:t>
      </w:r>
      <w:r>
        <w:rPr>
          <w:rFonts w:eastAsia="Arial" w:cs="Arial" w:ascii="Arial" w:hAnsi="Arial"/>
          <w:sz w:val="18"/>
          <w:szCs w:val="18"/>
          <w:u w:val="single"/>
        </w:rPr>
        <w:t>Section 10.04(c)</w:t>
      </w:r>
      <w:r>
        <w:rPr>
          <w:rFonts w:eastAsia="Arial" w:cs="Arial" w:ascii="Arial" w:hAnsi="Arial"/>
          <w:sz w:val="18"/>
          <w:szCs w:val="18"/>
        </w:rPr>
        <w:t>.</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0"/>
          <w:numId w:val="32"/>
        </w:numPr>
        <w:tabs>
          <w:tab w:val="clear" w:pos="720"/>
          <w:tab w:val="left" w:pos="1550" w:leader="none"/>
        </w:tabs>
        <w:spacing w:lineRule="auto" w:line="307"/>
        <w:ind w:firstLine="656"/>
        <w:rPr>
          <w:rFonts w:ascii="Arial" w:hAnsi="Arial" w:eastAsia="Arial" w:cs="Arial"/>
          <w:sz w:val="17"/>
          <w:szCs w:val="17"/>
        </w:rPr>
      </w:pPr>
      <w:r>
        <w:rPr>
          <w:rFonts w:eastAsia="Arial" w:cs="Arial" w:ascii="Arial" w:hAnsi="Arial"/>
          <w:sz w:val="17"/>
          <w:szCs w:val="17"/>
          <w:u w:val="single"/>
        </w:rPr>
        <w:t>Funding Source</w:t>
      </w:r>
      <w:r>
        <w:rPr>
          <w:rFonts w:eastAsia="Arial" w:cs="Arial" w:ascii="Arial" w:hAnsi="Arial"/>
          <w:sz w:val="17"/>
          <w:szCs w:val="17"/>
        </w:rPr>
        <w:t>. Nothing herein shall be deemed to obligate any Lender to obtain the funds for any Loan in any particular place or manner or to constitute a representation by any Lender that it has obtained or will obtain the funds for any Loan in any particular place or manner.</w:t>
      </w:r>
    </w:p>
    <w:p>
      <w:pPr>
        <w:pStyle w:val="Normal"/>
        <w:spacing w:lineRule="exact" w:line="200"/>
        <w:rPr>
          <w:rFonts w:ascii="Arial" w:hAnsi="Arial" w:eastAsia="Arial" w:cs="Arial"/>
          <w:sz w:val="17"/>
          <w:szCs w:val="17"/>
        </w:rPr>
      </w:pPr>
      <w:r>
        <w:rPr>
          <w:rFonts w:eastAsia="Arial" w:cs="Arial" w:ascii="Arial" w:hAnsi="Arial"/>
          <w:sz w:val="17"/>
          <w:szCs w:val="17"/>
        </w:rPr>
      </w:r>
    </w:p>
    <w:p>
      <w:pPr>
        <w:pStyle w:val="Normal"/>
        <w:numPr>
          <w:ilvl w:val="0"/>
          <w:numId w:val="32"/>
        </w:numPr>
        <w:tabs>
          <w:tab w:val="clear" w:pos="720"/>
          <w:tab w:val="left" w:pos="1530" w:leader="none"/>
        </w:tabs>
        <w:spacing w:lineRule="auto" w:line="286"/>
        <w:ind w:firstLine="656"/>
        <w:jc w:val="both"/>
        <w:rPr>
          <w:rFonts w:ascii="Arial" w:hAnsi="Arial" w:eastAsia="Arial" w:cs="Arial"/>
          <w:sz w:val="17"/>
          <w:szCs w:val="17"/>
        </w:rPr>
      </w:pPr>
      <w:r>
        <w:rPr>
          <w:rFonts w:eastAsia="Arial" w:cs="Arial" w:ascii="Arial" w:hAnsi="Arial"/>
          <w:sz w:val="17"/>
          <w:szCs w:val="17"/>
          <w:u w:val="single"/>
        </w:rPr>
        <w:t>Insufficient Funds.</w:t>
      </w:r>
      <w:r>
        <w:rPr>
          <w:rFonts w:eastAsia="Arial" w:cs="Arial" w:ascii="Arial" w:hAnsi="Arial"/>
          <w:sz w:val="17"/>
          <w:szCs w:val="17"/>
        </w:rPr>
        <w:t xml:space="preserve"> If at any time insufficient funds are received by and available to the Administrative Agent to pay fully all amounts of principal, interest and fees then due hereunder, such funds shall be applied (i) first, toward payment of interest and fees then due hereunder, ratably among the parties entitled thereto in accordance with the amounts of interest and fees then due to such parties, and (ii) second,</w:t>
      </w:r>
    </w:p>
    <w:p>
      <w:pPr>
        <w:pStyle w:val="Normal"/>
        <w:spacing w:lineRule="exact" w:line="363"/>
        <w:rPr>
          <w:sz w:val="20"/>
          <w:szCs w:val="20"/>
        </w:rPr>
      </w:pPr>
      <w:r>
        <w:rPr>
          <w:sz w:val="20"/>
          <w:szCs w:val="20"/>
        </w:rPr>
      </w:r>
    </w:p>
    <w:p>
      <w:pPr>
        <w:pStyle w:val="Normal"/>
        <w:jc w:val="center"/>
        <w:rPr>
          <w:sz w:val="20"/>
          <w:szCs w:val="20"/>
        </w:rPr>
      </w:pPr>
      <w:r>
        <w:rPr>
          <w:rFonts w:eastAsia="Arial" w:cs="Arial" w:ascii="Arial" w:hAnsi="Arial"/>
          <w:sz w:val="14"/>
          <w:szCs w:val="14"/>
        </w:rPr>
        <w:t>30</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33">
            <wp:simplePos x="0" y="0"/>
            <wp:positionH relativeFrom="column">
              <wp:posOffset>5080</wp:posOffset>
            </wp:positionH>
            <wp:positionV relativeFrom="paragraph">
              <wp:posOffset>38100</wp:posOffset>
            </wp:positionV>
            <wp:extent cx="7132320" cy="17145"/>
            <wp:effectExtent l="0" t="0" r="0" b="0"/>
            <wp:wrapNone/>
            <wp:docPr id="32"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3" descr=""/>
                    <pic:cNvPicPr>
                      <a:picLocks noChangeAspect="1" noChangeArrowheads="1"/>
                    </pic:cNvPicPr>
                  </pic:nvPicPr>
                  <pic:blipFill>
                    <a:blip r:embed="rId33"/>
                    <a:stretch>
                      <a:fillRect/>
                    </a:stretch>
                  </pic:blipFill>
                  <pic:spPr bwMode="auto">
                    <a:xfrm>
                      <a:off x="0" y="0"/>
                      <a:ext cx="7132320" cy="17145"/>
                    </a:xfrm>
                    <a:prstGeom prst="rect">
                      <a:avLst/>
                    </a:prstGeom>
                    <a:noFill/>
                  </pic:spPr>
                </pic:pic>
              </a:graphicData>
            </a:graphic>
          </wp:anchor>
        </w:drawing>
      </w:r>
    </w:p>
    <w:p>
      <w:pPr>
        <w:pStyle w:val="Normal"/>
        <w:spacing w:lineRule="auto" w:line="278"/>
        <w:ind w:right="20"/>
        <w:jc w:val="both"/>
        <w:rPr>
          <w:sz w:val="20"/>
          <w:szCs w:val="20"/>
        </w:rPr>
      </w:pPr>
      <w:bookmarkStart w:id="34" w:name="page40"/>
      <w:bookmarkEnd w:id="34"/>
      <w:r>
        <w:rPr>
          <w:rFonts w:eastAsia="Arial" w:cs="Arial" w:ascii="Arial" w:hAnsi="Arial"/>
          <w:sz w:val="18"/>
          <w:szCs w:val="18"/>
        </w:rPr>
        <w:t>toward payment of principal then due hereunder, ratably among the parties entitled thereto in accordance with the amounts of principal then due to such parties.</w:t>
      </w:r>
    </w:p>
    <w:p>
      <w:pPr>
        <w:pStyle w:val="Normal"/>
        <w:spacing w:lineRule="exact" w:line="220"/>
        <w:rPr>
          <w:sz w:val="20"/>
          <w:szCs w:val="20"/>
        </w:rPr>
      </w:pPr>
      <w:r>
        <w:rPr>
          <w:sz w:val="20"/>
          <w:szCs w:val="20"/>
        </w:rPr>
      </w:r>
    </w:p>
    <w:p>
      <w:pPr>
        <w:pStyle w:val="Normal"/>
        <w:spacing w:lineRule="auto" w:line="295"/>
        <w:ind w:firstLine="648"/>
        <w:jc w:val="both"/>
        <w:rPr>
          <w:sz w:val="20"/>
          <w:szCs w:val="20"/>
        </w:rPr>
      </w:pPr>
      <w:r>
        <w:rPr>
          <w:rFonts w:eastAsia="Arial" w:cs="Arial" w:ascii="Arial" w:hAnsi="Arial"/>
          <w:b/>
          <w:bCs/>
          <w:sz w:val="16"/>
          <w:szCs w:val="16"/>
        </w:rPr>
        <w:t xml:space="preserve">2.11 Sharing of Payments by Lenders. </w:t>
      </w:r>
      <w:r>
        <w:rPr>
          <w:rFonts w:eastAsia="Arial" w:cs="Arial" w:ascii="Arial" w:hAnsi="Arial"/>
          <w:sz w:val="16"/>
          <w:szCs w:val="16"/>
        </w:rPr>
        <w:t>If any Lender shall, by exercising any right of setoff or counterclaim or otherwise, obtain payment</w:t>
      </w:r>
      <w:r>
        <w:rPr>
          <w:rFonts w:eastAsia="Arial" w:cs="Arial" w:ascii="Arial" w:hAnsi="Arial"/>
          <w:b/>
          <w:bCs/>
          <w:sz w:val="16"/>
          <w:szCs w:val="16"/>
        </w:rPr>
        <w:t xml:space="preserve"> </w:t>
      </w:r>
      <w:r>
        <w:rPr>
          <w:rFonts w:eastAsia="Arial" w:cs="Arial" w:ascii="Arial" w:hAnsi="Arial"/>
          <w:sz w:val="16"/>
          <w:szCs w:val="16"/>
        </w:rPr>
        <w:t xml:space="preserve">in respect of any principal of or interest on any of the Loans made by it resulting in such Lender’s receiving payment of a proportion of the aggregate amount of such Loans or participations and accrued interest thereon greater than its pro rata share thereof as provided herein, then the Lender receiving such greater proportion shall (a) notify the Administrative Agent of such fact, and (b) purchase (for cash at face value) participations in the Loans of the other Lenders, or make such other adjustments as shall be equitable, so that the benefit of all such payments shall be shared by the Lenders ratably in accordance with the aggregate amount of principal of and accrued interest on their respective Loans and other amounts owing them, </w:t>
      </w:r>
      <w:r>
        <w:rPr>
          <w:rFonts w:eastAsia="Arial" w:cs="Arial" w:ascii="Arial" w:hAnsi="Arial"/>
          <w:sz w:val="16"/>
          <w:szCs w:val="16"/>
          <w:u w:val="single"/>
        </w:rPr>
        <w:t>provided</w:t>
      </w:r>
      <w:r>
        <w:rPr>
          <w:rFonts w:eastAsia="Arial" w:cs="Arial" w:ascii="Arial" w:hAnsi="Arial"/>
          <w:sz w:val="16"/>
          <w:szCs w:val="16"/>
        </w:rPr>
        <w:t xml:space="preserve"> that:</w:t>
      </w:r>
    </w:p>
    <w:p>
      <w:pPr>
        <w:pStyle w:val="Normal"/>
        <w:spacing w:lineRule="exact" w:line="218"/>
        <w:rPr>
          <w:sz w:val="20"/>
          <w:szCs w:val="20"/>
        </w:rPr>
      </w:pPr>
      <w:r>
        <w:rPr>
          <w:sz w:val="20"/>
          <w:szCs w:val="20"/>
        </w:rPr>
      </w:r>
    </w:p>
    <w:p>
      <w:pPr>
        <w:pStyle w:val="Normal"/>
        <w:numPr>
          <w:ilvl w:val="0"/>
          <w:numId w:val="33"/>
        </w:numPr>
        <w:tabs>
          <w:tab w:val="clear" w:pos="720"/>
          <w:tab w:val="left" w:pos="2274" w:leader="none"/>
        </w:tabs>
        <w:spacing w:lineRule="auto" w:line="278"/>
        <w:ind w:firstLine="806" w:left="660"/>
        <w:rPr>
          <w:rFonts w:ascii="Arial" w:hAnsi="Arial" w:eastAsia="Arial" w:cs="Arial"/>
          <w:sz w:val="18"/>
          <w:szCs w:val="18"/>
        </w:rPr>
      </w:pPr>
      <w:r>
        <w:rPr>
          <w:rFonts w:eastAsia="Arial" w:cs="Arial" w:ascii="Arial" w:hAnsi="Arial"/>
          <w:sz w:val="18"/>
          <w:szCs w:val="18"/>
        </w:rPr>
        <w:t>if any such participations are purchased and all or any portion of the payment giving rise thereto is recovered, such participations shall be rescinded and the purchase price restored to the extent of such recovery, without interest; and</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33"/>
        </w:numPr>
        <w:tabs>
          <w:tab w:val="clear" w:pos="720"/>
          <w:tab w:val="left" w:pos="2270" w:leader="none"/>
        </w:tabs>
        <w:spacing w:lineRule="auto" w:line="302"/>
        <w:ind w:firstLine="806" w:left="660"/>
        <w:jc w:val="both"/>
        <w:rPr>
          <w:rFonts w:ascii="Arial" w:hAnsi="Arial" w:eastAsia="Arial" w:cs="Arial"/>
          <w:sz w:val="16"/>
          <w:szCs w:val="16"/>
        </w:rPr>
      </w:pPr>
      <w:r>
        <w:rPr>
          <w:rFonts w:eastAsia="Arial" w:cs="Arial" w:ascii="Arial" w:hAnsi="Arial"/>
          <w:sz w:val="16"/>
          <w:szCs w:val="16"/>
        </w:rPr>
        <w:t>the provisions of this Section shall not be construed to apply to (x) any payment made by or on behalf of the Borrower pursuant to and in accordance with the express terms of this Agreement (including the application of funds arising from the existence of a Defaulting Lender) or (y) any payment obtained by a Lender as consideration for the assignment of or sale of a participation in any of its Loans to any assignee or participant, other than an assignment to the Borrower or any Subsidiary (as to which the provisions of this Section shall apply).</w:t>
      </w:r>
    </w:p>
    <w:p>
      <w:pPr>
        <w:pStyle w:val="Normal"/>
        <w:spacing w:lineRule="exact" w:line="184"/>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The Borrower consents to the foregoing and agrees, to the extent it may effectively do so under Applicable Law, that any Lender acquiring a participation pursuant to the foregoing arrangements may exercise against the Borrower rights of setoff and counterclaim with respect to such participation as fully as if such Lender were a direct creditor of the Borrower in the amount of such participation.</w:t>
      </w:r>
    </w:p>
    <w:p>
      <w:pPr>
        <w:pStyle w:val="Normal"/>
        <w:spacing w:lineRule="exact" w:line="234"/>
        <w:rPr>
          <w:sz w:val="20"/>
          <w:szCs w:val="20"/>
        </w:rPr>
      </w:pPr>
      <w:r>
        <w:rPr>
          <w:sz w:val="20"/>
          <w:szCs w:val="20"/>
        </w:rPr>
      </w:r>
    </w:p>
    <w:p>
      <w:pPr>
        <w:pStyle w:val="Normal"/>
        <w:spacing w:lineRule="auto" w:line="312"/>
        <w:ind w:firstLine="648"/>
        <w:jc w:val="both"/>
        <w:rPr>
          <w:sz w:val="20"/>
          <w:szCs w:val="20"/>
        </w:rPr>
      </w:pPr>
      <w:r>
        <w:rPr>
          <w:rFonts w:eastAsia="Arial" w:cs="Arial" w:ascii="Arial" w:hAnsi="Arial"/>
          <w:b/>
          <w:bCs/>
          <w:sz w:val="17"/>
          <w:szCs w:val="17"/>
        </w:rPr>
        <w:t>2.12 Defaulting Lenders</w:t>
      </w:r>
      <w:r>
        <w:rPr>
          <w:rFonts w:eastAsia="Arial" w:cs="Arial" w:ascii="Arial" w:hAnsi="Arial"/>
          <w:sz w:val="17"/>
          <w:szCs w:val="17"/>
        </w:rPr>
        <w:t>. (a)</w:t>
      </w:r>
      <w:r>
        <w:rPr>
          <w:rFonts w:eastAsia="Arial" w:cs="Arial" w:ascii="Arial" w:hAnsi="Arial"/>
          <w:b/>
          <w:bCs/>
          <w:sz w:val="17"/>
          <w:szCs w:val="17"/>
        </w:rPr>
        <w:t xml:space="preserve"> </w:t>
      </w:r>
      <w:r>
        <w:rPr>
          <w:rFonts w:eastAsia="Arial" w:cs="Arial" w:ascii="Arial" w:hAnsi="Arial"/>
          <w:sz w:val="17"/>
          <w:szCs w:val="17"/>
          <w:u w:val="single"/>
        </w:rPr>
        <w:t>Adjustments</w:t>
      </w:r>
      <w:r>
        <w:rPr>
          <w:rFonts w:eastAsia="Arial" w:cs="Arial" w:ascii="Arial" w:hAnsi="Arial"/>
          <w:sz w:val="17"/>
          <w:szCs w:val="17"/>
        </w:rPr>
        <w:t>. Notwithstanding anything to the contrary contained in this Agreement, if any Lender becomes</w:t>
      </w:r>
      <w:r>
        <w:rPr>
          <w:rFonts w:eastAsia="Arial" w:cs="Arial" w:ascii="Arial" w:hAnsi="Arial"/>
          <w:b/>
          <w:bCs/>
          <w:sz w:val="17"/>
          <w:szCs w:val="17"/>
        </w:rPr>
        <w:t xml:space="preserve"> </w:t>
      </w:r>
      <w:r>
        <w:rPr>
          <w:rFonts w:eastAsia="Arial" w:cs="Arial" w:ascii="Arial" w:hAnsi="Arial"/>
          <w:sz w:val="17"/>
          <w:szCs w:val="17"/>
        </w:rPr>
        <w:t>a Defaulting Lender, then, until such time as that Lender is no longer a Defaulting Lender, to the extent permitted by Applicable Law:</w:t>
      </w:r>
    </w:p>
    <w:p>
      <w:pPr>
        <w:pStyle w:val="Normal"/>
        <w:spacing w:lineRule="exact" w:line="198"/>
        <w:rPr>
          <w:sz w:val="20"/>
          <w:szCs w:val="20"/>
        </w:rPr>
      </w:pPr>
      <w:r>
        <w:rPr>
          <w:sz w:val="20"/>
          <w:szCs w:val="20"/>
        </w:rPr>
      </w:r>
    </w:p>
    <w:p>
      <w:pPr>
        <w:pStyle w:val="Normal"/>
        <w:numPr>
          <w:ilvl w:val="0"/>
          <w:numId w:val="34"/>
        </w:numPr>
        <w:tabs>
          <w:tab w:val="clear" w:pos="720"/>
          <w:tab w:val="left" w:pos="2153" w:leader="none"/>
        </w:tabs>
        <w:spacing w:lineRule="auto" w:line="278"/>
        <w:ind w:firstLine="806" w:left="660"/>
        <w:rPr>
          <w:rFonts w:ascii="Arial" w:hAnsi="Arial" w:eastAsia="Arial" w:cs="Arial"/>
          <w:sz w:val="18"/>
          <w:szCs w:val="18"/>
        </w:rPr>
      </w:pPr>
      <w:r>
        <w:rPr>
          <w:rFonts w:eastAsia="Arial" w:cs="Arial" w:ascii="Arial" w:hAnsi="Arial"/>
          <w:sz w:val="18"/>
          <w:szCs w:val="18"/>
          <w:u w:val="single"/>
        </w:rPr>
        <w:t>Waivers and Amendments</w:t>
      </w:r>
      <w:r>
        <w:rPr>
          <w:rFonts w:eastAsia="Arial" w:cs="Arial" w:ascii="Arial" w:hAnsi="Arial"/>
          <w:sz w:val="18"/>
          <w:szCs w:val="18"/>
        </w:rPr>
        <w:t xml:space="preserve">. Such Defaulting Lender’s right to approve or disapprove any amendment, waiver or consent with respect to this Agreement shall be restricted as set forth in </w:t>
      </w:r>
      <w:r>
        <w:rPr>
          <w:rFonts w:eastAsia="Arial" w:cs="Arial" w:ascii="Arial" w:hAnsi="Arial"/>
          <w:sz w:val="18"/>
          <w:szCs w:val="18"/>
          <w:u w:val="single"/>
        </w:rPr>
        <w:t>Section 10.01</w:t>
      </w:r>
      <w:r>
        <w:rPr>
          <w:rFonts w:eastAsia="Arial" w:cs="Arial" w:ascii="Arial" w:hAnsi="Arial"/>
          <w:sz w:val="18"/>
          <w:szCs w:val="18"/>
        </w:rPr>
        <w:t xml:space="preserve"> and in the definition of “Required Lenders”.</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34"/>
        </w:numPr>
        <w:tabs>
          <w:tab w:val="clear" w:pos="720"/>
          <w:tab w:val="left" w:pos="2095" w:leader="none"/>
        </w:tabs>
        <w:spacing w:lineRule="auto" w:line="269"/>
        <w:ind w:firstLine="806" w:left="660"/>
        <w:jc w:val="both"/>
        <w:rPr>
          <w:rFonts w:ascii="Arial" w:hAnsi="Arial" w:eastAsia="Arial" w:cs="Arial"/>
          <w:sz w:val="17"/>
          <w:szCs w:val="17"/>
        </w:rPr>
      </w:pPr>
      <w:r>
        <w:rPr>
          <w:rFonts w:eastAsia="Arial" w:cs="Arial" w:ascii="Arial" w:hAnsi="Arial"/>
          <w:sz w:val="17"/>
          <w:szCs w:val="17"/>
          <w:u w:val="single"/>
        </w:rPr>
        <w:t>Defaulting Lender Waterfall</w:t>
      </w:r>
      <w:r>
        <w:rPr>
          <w:rFonts w:eastAsia="Arial" w:cs="Arial" w:ascii="Arial" w:hAnsi="Arial"/>
          <w:sz w:val="17"/>
          <w:szCs w:val="17"/>
        </w:rPr>
        <w:t xml:space="preserve">. Any payment of principal, interest, fees or other amounts received by the Administrative Agent for the account of such Defaulting Lender (whether voluntary or mandatory, at maturity, pursuant to </w:t>
      </w:r>
      <w:r>
        <w:rPr>
          <w:rFonts w:eastAsia="Arial" w:cs="Arial" w:ascii="Arial" w:hAnsi="Arial"/>
          <w:sz w:val="17"/>
          <w:szCs w:val="17"/>
          <w:u w:val="single"/>
        </w:rPr>
        <w:t>Article VIII</w:t>
      </w:r>
      <w:r>
        <w:rPr>
          <w:rFonts w:eastAsia="Arial" w:cs="Arial" w:ascii="Arial" w:hAnsi="Arial"/>
          <w:sz w:val="17"/>
          <w:szCs w:val="17"/>
        </w:rPr>
        <w:t xml:space="preserve"> or otherwise) or received by the Administrative Agent from a Defaulting Lender pursuant to </w:t>
      </w:r>
      <w:r>
        <w:rPr>
          <w:rFonts w:eastAsia="Arial" w:cs="Arial" w:ascii="Arial" w:hAnsi="Arial"/>
          <w:sz w:val="17"/>
          <w:szCs w:val="17"/>
          <w:u w:val="single"/>
        </w:rPr>
        <w:t>Section 10.09</w:t>
      </w:r>
      <w:r>
        <w:rPr>
          <w:rFonts w:eastAsia="Arial" w:cs="Arial" w:ascii="Arial" w:hAnsi="Arial"/>
          <w:sz w:val="17"/>
          <w:szCs w:val="17"/>
        </w:rPr>
        <w:t xml:space="preserve"> shall be applied at such time or times as may be determined by the Administrative Agent as follows: </w:t>
      </w:r>
      <w:r>
        <w:rPr>
          <w:rFonts w:eastAsia="Arial" w:cs="Arial" w:ascii="Arial" w:hAnsi="Arial"/>
          <w:i/>
          <w:iCs/>
          <w:sz w:val="17"/>
          <w:szCs w:val="17"/>
        </w:rPr>
        <w:t>first</w:t>
      </w:r>
      <w:r>
        <w:rPr>
          <w:rFonts w:eastAsia="Arial" w:cs="Arial" w:ascii="Arial" w:hAnsi="Arial"/>
          <w:sz w:val="17"/>
          <w:szCs w:val="17"/>
        </w:rPr>
        <w:t xml:space="preserve">, to the payment of any amounts owing by such Defaulting Lender to the Administrative Agent hereunder; </w:t>
      </w:r>
      <w:r>
        <w:rPr>
          <w:rFonts w:eastAsia="Arial" w:cs="Arial" w:ascii="Arial" w:hAnsi="Arial"/>
          <w:i/>
          <w:iCs/>
          <w:sz w:val="17"/>
          <w:szCs w:val="17"/>
        </w:rPr>
        <w:t>second</w:t>
      </w:r>
      <w:r>
        <w:rPr>
          <w:rFonts w:eastAsia="Arial" w:cs="Arial" w:ascii="Arial" w:hAnsi="Arial"/>
          <w:sz w:val="17"/>
          <w:szCs w:val="17"/>
        </w:rPr>
        <w:t>, as the Borrower may request (so long as no Default or Event of Default exists and is continuing), to the funding of any Loan in respect of</w:t>
      </w:r>
      <w:r>
        <w:rPr>
          <w:rFonts w:eastAsia="Arial" w:cs="Arial" w:ascii="Arial" w:hAnsi="Arial"/>
          <w:i/>
          <w:iCs/>
          <w:sz w:val="17"/>
          <w:szCs w:val="17"/>
        </w:rPr>
        <w:t xml:space="preserve"> </w:t>
      </w:r>
      <w:r>
        <w:rPr>
          <w:rFonts w:eastAsia="Arial" w:cs="Arial" w:ascii="Arial" w:hAnsi="Arial"/>
          <w:sz w:val="17"/>
          <w:szCs w:val="17"/>
        </w:rPr>
        <w:t xml:space="preserve">which such Defaulting Lender has failed to fund its portion thereof as required by this Agreement, as determined by the Administrative Agent; </w:t>
      </w:r>
      <w:r>
        <w:rPr>
          <w:rFonts w:eastAsia="Arial" w:cs="Arial" w:ascii="Arial" w:hAnsi="Arial"/>
          <w:i/>
          <w:iCs/>
          <w:sz w:val="17"/>
          <w:szCs w:val="17"/>
        </w:rPr>
        <w:t>third</w:t>
      </w:r>
      <w:r>
        <w:rPr>
          <w:rFonts w:eastAsia="Arial" w:cs="Arial" w:ascii="Arial" w:hAnsi="Arial"/>
          <w:sz w:val="17"/>
          <w:szCs w:val="17"/>
        </w:rPr>
        <w:t>, if so determined by the Administrative Agent and the Borrower, to be held in a deposit account and released pro rata in order to satisfy such</w:t>
      </w:r>
      <w:r>
        <w:rPr>
          <w:rFonts w:eastAsia="Arial" w:cs="Arial" w:ascii="Arial" w:hAnsi="Arial"/>
          <w:i/>
          <w:iCs/>
          <w:sz w:val="17"/>
          <w:szCs w:val="17"/>
        </w:rPr>
        <w:t xml:space="preserve"> </w:t>
      </w:r>
      <w:r>
        <w:rPr>
          <w:rFonts w:eastAsia="Arial" w:cs="Arial" w:ascii="Arial" w:hAnsi="Arial"/>
          <w:sz w:val="17"/>
          <w:szCs w:val="17"/>
        </w:rPr>
        <w:t xml:space="preserve">Defaulting Lender’s potential future funding obligations with respect to Loans under this Agreement; </w:t>
      </w:r>
      <w:r>
        <w:rPr>
          <w:rFonts w:eastAsia="Arial" w:cs="Arial" w:ascii="Arial" w:hAnsi="Arial"/>
          <w:i/>
          <w:iCs/>
          <w:sz w:val="17"/>
          <w:szCs w:val="17"/>
        </w:rPr>
        <w:t>fourth</w:t>
      </w:r>
      <w:r>
        <w:rPr>
          <w:rFonts w:eastAsia="Arial" w:cs="Arial" w:ascii="Arial" w:hAnsi="Arial"/>
          <w:sz w:val="17"/>
          <w:szCs w:val="17"/>
        </w:rPr>
        <w:t>, to the payment of any amounts owing to the Lenders as a result of any judgment of a court of competent jurisdiction obtained by any Lender against such Defaulting Lender as a result of such Defaulting Lender’s breach of its obligations</w:t>
      </w:r>
    </w:p>
    <w:p>
      <w:pPr>
        <w:pStyle w:val="Normal"/>
        <w:spacing w:lineRule="exact" w:line="383"/>
        <w:rPr>
          <w:sz w:val="20"/>
          <w:szCs w:val="20"/>
        </w:rPr>
      </w:pPr>
      <w:r>
        <w:rPr>
          <w:sz w:val="20"/>
          <w:szCs w:val="20"/>
        </w:rPr>
      </w:r>
    </w:p>
    <w:p>
      <w:pPr>
        <w:pStyle w:val="Normal"/>
        <w:jc w:val="center"/>
        <w:rPr>
          <w:sz w:val="20"/>
          <w:szCs w:val="20"/>
        </w:rPr>
      </w:pPr>
      <w:r>
        <w:rPr>
          <w:rFonts w:eastAsia="Arial" w:cs="Arial" w:ascii="Arial" w:hAnsi="Arial"/>
          <w:sz w:val="14"/>
          <w:szCs w:val="14"/>
        </w:rPr>
        <w:t>31</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34">
            <wp:simplePos x="0" y="0"/>
            <wp:positionH relativeFrom="column">
              <wp:posOffset>5080</wp:posOffset>
            </wp:positionH>
            <wp:positionV relativeFrom="paragraph">
              <wp:posOffset>38100</wp:posOffset>
            </wp:positionV>
            <wp:extent cx="7132320" cy="17145"/>
            <wp:effectExtent l="0" t="0" r="0" b="0"/>
            <wp:wrapNone/>
            <wp:docPr id="33"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4" descr=""/>
                    <pic:cNvPicPr>
                      <a:picLocks noChangeAspect="1" noChangeArrowheads="1"/>
                    </pic:cNvPicPr>
                  </pic:nvPicPr>
                  <pic:blipFill>
                    <a:blip r:embed="rId34"/>
                    <a:stretch>
                      <a:fillRect/>
                    </a:stretch>
                  </pic:blipFill>
                  <pic:spPr bwMode="auto">
                    <a:xfrm>
                      <a:off x="0" y="0"/>
                      <a:ext cx="7132320" cy="17145"/>
                    </a:xfrm>
                    <a:prstGeom prst="rect">
                      <a:avLst/>
                    </a:prstGeom>
                    <a:noFill/>
                  </pic:spPr>
                </pic:pic>
              </a:graphicData>
            </a:graphic>
          </wp:anchor>
        </w:drawing>
      </w:r>
    </w:p>
    <w:p>
      <w:pPr>
        <w:pStyle w:val="Normal"/>
        <w:spacing w:lineRule="auto" w:line="252"/>
        <w:ind w:left="660"/>
        <w:jc w:val="both"/>
        <w:rPr>
          <w:sz w:val="20"/>
          <w:szCs w:val="20"/>
        </w:rPr>
      </w:pPr>
      <w:bookmarkStart w:id="35" w:name="page41"/>
      <w:bookmarkEnd w:id="35"/>
      <w:r>
        <w:rPr>
          <w:rFonts w:eastAsia="Arial" w:cs="Arial" w:ascii="Arial" w:hAnsi="Arial"/>
          <w:sz w:val="18"/>
          <w:szCs w:val="18"/>
        </w:rPr>
        <w:t xml:space="preserve">under this Agreement; </w:t>
      </w:r>
      <w:r>
        <w:rPr>
          <w:rFonts w:eastAsia="Arial" w:cs="Arial" w:ascii="Arial" w:hAnsi="Arial"/>
          <w:i/>
          <w:iCs/>
          <w:sz w:val="18"/>
          <w:szCs w:val="18"/>
        </w:rPr>
        <w:t>fifth</w:t>
      </w:r>
      <w:r>
        <w:rPr>
          <w:rFonts w:eastAsia="Arial" w:cs="Arial" w:ascii="Arial" w:hAnsi="Arial"/>
          <w:sz w:val="18"/>
          <w:szCs w:val="18"/>
        </w:rPr>
        <w:t xml:space="preserve">, so long as no Default or Event of Default exists and is continuing, to the payment of any amounts owing to the Borrower as a result of any judgment of a court of competent jurisdiction obtained by the Borrower against such Defaulting Lender as a result of such Defaulting Lender’s breach of its obligations under this Agreement; and </w:t>
      </w:r>
      <w:r>
        <w:rPr>
          <w:rFonts w:eastAsia="Arial" w:cs="Arial" w:ascii="Arial" w:hAnsi="Arial"/>
          <w:i/>
          <w:iCs/>
          <w:sz w:val="18"/>
          <w:szCs w:val="18"/>
        </w:rPr>
        <w:t>sixth</w:t>
      </w:r>
      <w:r>
        <w:rPr>
          <w:rFonts w:eastAsia="Arial" w:cs="Arial" w:ascii="Arial" w:hAnsi="Arial"/>
          <w:sz w:val="18"/>
          <w:szCs w:val="18"/>
        </w:rPr>
        <w:t xml:space="preserve">, to such Defaulting Lender or as otherwise directed by a court of competent jurisdiction; </w:t>
      </w:r>
      <w:r>
        <w:rPr>
          <w:rFonts w:eastAsia="Arial" w:cs="Arial" w:ascii="Arial" w:hAnsi="Arial"/>
          <w:sz w:val="18"/>
          <w:szCs w:val="18"/>
          <w:u w:val="single"/>
        </w:rPr>
        <w:t>provided</w:t>
      </w:r>
      <w:r>
        <w:rPr>
          <w:rFonts w:eastAsia="Arial" w:cs="Arial" w:ascii="Arial" w:hAnsi="Arial"/>
          <w:sz w:val="18"/>
          <w:szCs w:val="18"/>
        </w:rPr>
        <w:t xml:space="preserve"> that if (x) such payment is a payment of the principal amount of any Loans in respect of which such Defaulting Lender has not fully funded its appropriate share, and (y) such Loans were made at a time when the conditions set forth in </w:t>
      </w:r>
      <w:r>
        <w:rPr>
          <w:rFonts w:eastAsia="Arial" w:cs="Arial" w:ascii="Arial" w:hAnsi="Arial"/>
          <w:sz w:val="18"/>
          <w:szCs w:val="18"/>
          <w:u w:val="single"/>
        </w:rPr>
        <w:t>Sections 4.01</w:t>
      </w:r>
      <w:r>
        <w:rPr>
          <w:rFonts w:eastAsia="Arial" w:cs="Arial" w:ascii="Arial" w:hAnsi="Arial"/>
          <w:sz w:val="18"/>
          <w:szCs w:val="18"/>
        </w:rPr>
        <w:t xml:space="preserve"> and </w:t>
      </w:r>
      <w:r>
        <w:rPr>
          <w:rFonts w:eastAsia="Arial" w:cs="Arial" w:ascii="Arial" w:hAnsi="Arial"/>
          <w:sz w:val="18"/>
          <w:szCs w:val="18"/>
          <w:u w:val="single"/>
        </w:rPr>
        <w:t>4.02</w:t>
      </w:r>
      <w:r>
        <w:rPr>
          <w:rFonts w:eastAsia="Arial" w:cs="Arial" w:ascii="Arial" w:hAnsi="Arial"/>
          <w:sz w:val="18"/>
          <w:szCs w:val="18"/>
        </w:rPr>
        <w:t xml:space="preserve"> were satisfied or waived, such payment shall be applied solely to pay the Loans of all Non-Defaulting Lenders on a pro rata basis prior to being applied to the payment of any Loans of such Defaulting Lender until such time as all Loans are held by the Lenders pro rata in accordance with the Commitments hereunder. Any payments, prepayments or other amounts paid or payable to a Defaulting Lender that are applied (or held) to pay amounts owed by a Defaulting Lender shall be deemed paid to and redirected by such Defaulting Lender, and each Lender irrevocably consents hereto.</w:t>
      </w:r>
    </w:p>
    <w:p>
      <w:pPr>
        <w:pStyle w:val="Normal"/>
        <w:spacing w:lineRule="exact" w:line="248"/>
        <w:rPr>
          <w:sz w:val="20"/>
          <w:szCs w:val="20"/>
        </w:rPr>
      </w:pPr>
      <w:r>
        <w:rPr>
          <w:sz w:val="20"/>
          <w:szCs w:val="20"/>
        </w:rPr>
      </w:r>
    </w:p>
    <w:p>
      <w:pPr>
        <w:pStyle w:val="Normal"/>
        <w:numPr>
          <w:ilvl w:val="0"/>
          <w:numId w:val="35"/>
        </w:numPr>
        <w:tabs>
          <w:tab w:val="clear" w:pos="720"/>
          <w:tab w:val="left" w:pos="1681" w:leader="none"/>
        </w:tabs>
        <w:spacing w:lineRule="auto" w:line="290"/>
        <w:ind w:firstLine="656"/>
        <w:jc w:val="both"/>
        <w:rPr>
          <w:rFonts w:ascii="Arial" w:hAnsi="Arial" w:eastAsia="Arial" w:cs="Arial"/>
          <w:sz w:val="16"/>
          <w:szCs w:val="16"/>
        </w:rPr>
      </w:pPr>
      <w:r>
        <w:rPr>
          <w:rFonts w:eastAsia="Arial" w:cs="Arial" w:ascii="Arial" w:hAnsi="Arial"/>
          <w:sz w:val="16"/>
          <w:szCs w:val="16"/>
          <w:u w:val="single"/>
        </w:rPr>
        <w:t>Defaulting Lender Cure</w:t>
      </w:r>
      <w:r>
        <w:rPr>
          <w:rFonts w:eastAsia="Arial" w:cs="Arial" w:ascii="Arial" w:hAnsi="Arial"/>
          <w:sz w:val="16"/>
          <w:szCs w:val="16"/>
        </w:rPr>
        <w:t xml:space="preserve">. If the Borrower and the Administrative Agent agree in writing in their sole discretion that a Defaulting Lender should no longer be deemed to be a Defaulting Lender, the Administrative Agent will so notify the parties hereto, whereupon as of the effective date specified in such notice and subject to any conditions set forth therein, that Lender will, to the extent applicable, purchase at par that portion of outstanding Loans of the other Lenders or take such other actions as the Administrative Agent may determine to be necessary to cause the Loans to be held on a pro rata basis by the Lenders in accordance with their Applicable Percentages, whereupon that Lender will cease to be a Defaulting Lender; </w:t>
      </w:r>
      <w:r>
        <w:rPr>
          <w:rFonts w:eastAsia="Arial" w:cs="Arial" w:ascii="Arial" w:hAnsi="Arial"/>
          <w:sz w:val="16"/>
          <w:szCs w:val="16"/>
          <w:u w:val="single"/>
        </w:rPr>
        <w:t>provided</w:t>
      </w:r>
      <w:r>
        <w:rPr>
          <w:rFonts w:eastAsia="Arial" w:cs="Arial" w:ascii="Arial" w:hAnsi="Arial"/>
          <w:sz w:val="16"/>
          <w:szCs w:val="16"/>
        </w:rPr>
        <w:t xml:space="preserve"> that no adjustments will be made retroactively with respect to fees accrued or payments made by or on behalf of the Borrower while such Lender was a Defaulting Lender; and </w:t>
      </w:r>
      <w:r>
        <w:rPr>
          <w:rFonts w:eastAsia="Arial" w:cs="Arial" w:ascii="Arial" w:hAnsi="Arial"/>
          <w:sz w:val="16"/>
          <w:szCs w:val="16"/>
          <w:u w:val="single"/>
        </w:rPr>
        <w:t>provided</w:t>
      </w:r>
      <w:r>
        <w:rPr>
          <w:rFonts w:eastAsia="Arial" w:cs="Arial" w:ascii="Arial" w:hAnsi="Arial"/>
          <w:sz w:val="16"/>
          <w:szCs w:val="16"/>
        </w:rPr>
        <w:t>, further, that except to the extent otherwise expressly agreed by the affected parties, no change hereunder from Defaulting Lender to Lender will constitute a waiver or release of any claim of any party hereunder arising from that Lender’s having been a Defaulting Lender.</w:t>
      </w:r>
    </w:p>
    <w:p>
      <w:pPr>
        <w:pStyle w:val="Normal"/>
        <w:spacing w:lineRule="exact" w:line="188"/>
        <w:rPr>
          <w:sz w:val="20"/>
          <w:szCs w:val="20"/>
        </w:rPr>
      </w:pPr>
      <w:r>
        <w:rPr>
          <w:sz w:val="20"/>
          <w:szCs w:val="20"/>
        </w:rPr>
      </w:r>
    </w:p>
    <w:p>
      <w:pPr>
        <w:pStyle w:val="Normal"/>
        <w:jc w:val="center"/>
        <w:rPr>
          <w:sz w:val="20"/>
          <w:szCs w:val="20"/>
        </w:rPr>
      </w:pPr>
      <w:r>
        <w:rPr>
          <w:rFonts w:eastAsia="Arial" w:cs="Arial" w:ascii="Arial" w:hAnsi="Arial"/>
          <w:b/>
          <w:bCs/>
          <w:sz w:val="18"/>
          <w:szCs w:val="18"/>
        </w:rPr>
        <w:t>ARTICLE III.</w:t>
      </w:r>
    </w:p>
    <w:p>
      <w:pPr>
        <w:pStyle w:val="Normal"/>
        <w:spacing w:lineRule="exact" w:line="27"/>
        <w:rPr>
          <w:sz w:val="20"/>
          <w:szCs w:val="20"/>
        </w:rPr>
      </w:pPr>
      <w:r>
        <w:rPr>
          <w:sz w:val="20"/>
          <w:szCs w:val="20"/>
        </w:rPr>
      </w:r>
    </w:p>
    <w:p>
      <w:pPr>
        <w:pStyle w:val="Normal"/>
        <w:jc w:val="center"/>
        <w:rPr>
          <w:sz w:val="20"/>
          <w:szCs w:val="20"/>
        </w:rPr>
      </w:pPr>
      <w:r>
        <w:rPr>
          <w:rFonts w:eastAsia="Arial" w:cs="Arial" w:ascii="Arial" w:hAnsi="Arial"/>
          <w:b/>
          <w:bCs/>
          <w:sz w:val="18"/>
          <w:szCs w:val="18"/>
        </w:rPr>
        <w:t>TAXES, YIELD PROTECTION AND ILLEGALITY</w:t>
      </w:r>
    </w:p>
    <w:p>
      <w:pPr>
        <w:pStyle w:val="Normal"/>
        <w:spacing w:lineRule="exact" w:line="261"/>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3.01</w:t>
      </w:r>
      <w:r>
        <w:rPr>
          <w:sz w:val="20"/>
          <w:szCs w:val="20"/>
        </w:rPr>
        <w:tab/>
      </w:r>
      <w:r>
        <w:rPr>
          <w:rFonts w:eastAsia="Arial" w:cs="Arial" w:ascii="Arial" w:hAnsi="Arial"/>
          <w:b/>
          <w:bCs/>
          <w:sz w:val="13"/>
          <w:szCs w:val="13"/>
        </w:rPr>
        <w:t>Taxes.</w:t>
      </w:r>
    </w:p>
    <w:p>
      <w:pPr>
        <w:pStyle w:val="Normal"/>
        <w:spacing w:lineRule="exact" w:line="283"/>
        <w:rPr>
          <w:sz w:val="20"/>
          <w:szCs w:val="20"/>
        </w:rPr>
      </w:pPr>
      <w:r>
        <w:rPr>
          <w:sz w:val="20"/>
          <w:szCs w:val="20"/>
        </w:rPr>
      </w:r>
    </w:p>
    <w:p>
      <w:pPr>
        <w:pStyle w:val="Normal"/>
        <w:numPr>
          <w:ilvl w:val="0"/>
          <w:numId w:val="36"/>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u w:val="single"/>
        </w:rPr>
        <w:t>Payments Free of Taxes; Obligation to Withhold; Payments on Account of Taxes</w:t>
      </w:r>
      <w:r>
        <w:rPr>
          <w:rFonts w:eastAsia="Arial" w:cs="Arial" w:ascii="Arial" w:hAnsi="Arial"/>
          <w:sz w:val="18"/>
          <w:szCs w:val="18"/>
        </w:rPr>
        <w:t>.</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1"/>
          <w:numId w:val="36"/>
        </w:numPr>
        <w:tabs>
          <w:tab w:val="clear" w:pos="720"/>
          <w:tab w:val="left" w:pos="2166" w:leader="none"/>
        </w:tabs>
        <w:spacing w:lineRule="auto" w:line="257"/>
        <w:ind w:firstLine="806" w:left="660"/>
        <w:jc w:val="both"/>
        <w:rPr>
          <w:rFonts w:ascii="Arial" w:hAnsi="Arial" w:eastAsia="Arial" w:cs="Arial"/>
          <w:sz w:val="18"/>
          <w:szCs w:val="18"/>
        </w:rPr>
      </w:pPr>
      <w:r>
        <w:rPr>
          <w:rFonts w:eastAsia="Arial" w:cs="Arial" w:ascii="Arial" w:hAnsi="Arial"/>
          <w:sz w:val="18"/>
          <w:szCs w:val="18"/>
        </w:rPr>
        <w:t xml:space="preserve">Any and all payments by or on account of any obligation of the Borrower hereunder or under any Loan Document shall be made without deduction or withholding for any Taxes, except as required by Applicable Laws. If any Applicable Laws (as determined in the good faith discretion of the Administrative Agent) require the deduction or withholding of any Tax from any such payment by the Administrative Agent or the Borrower, then the Administrative Agent or the Borrower shall be entitled to make such deduction or withholding, upon the basis of the information and documentation to be delivered pursuant to </w:t>
      </w:r>
      <w:r>
        <w:rPr>
          <w:rFonts w:eastAsia="Arial" w:cs="Arial" w:ascii="Arial" w:hAnsi="Arial"/>
          <w:sz w:val="18"/>
          <w:szCs w:val="18"/>
          <w:u w:val="single"/>
        </w:rPr>
        <w:t>subsection (e)</w:t>
      </w:r>
      <w:r>
        <w:rPr>
          <w:rFonts w:eastAsia="Arial" w:cs="Arial" w:ascii="Arial" w:hAnsi="Arial"/>
          <w:sz w:val="18"/>
          <w:szCs w:val="18"/>
        </w:rPr>
        <w:t xml:space="preserve"> below.</w:t>
      </w:r>
    </w:p>
    <w:p>
      <w:pPr>
        <w:pStyle w:val="Normal"/>
        <w:spacing w:lineRule="exact" w:line="241"/>
        <w:rPr>
          <w:rFonts w:ascii="Arial" w:hAnsi="Arial" w:eastAsia="Arial" w:cs="Arial"/>
          <w:sz w:val="18"/>
          <w:szCs w:val="18"/>
        </w:rPr>
      </w:pPr>
      <w:r>
        <w:rPr>
          <w:rFonts w:eastAsia="Arial" w:cs="Arial" w:ascii="Arial" w:hAnsi="Arial"/>
          <w:sz w:val="18"/>
          <w:szCs w:val="18"/>
        </w:rPr>
      </w:r>
    </w:p>
    <w:p>
      <w:pPr>
        <w:pStyle w:val="Normal"/>
        <w:numPr>
          <w:ilvl w:val="1"/>
          <w:numId w:val="36"/>
        </w:numPr>
        <w:tabs>
          <w:tab w:val="clear" w:pos="720"/>
          <w:tab w:val="left" w:pos="2149" w:leader="none"/>
        </w:tabs>
        <w:spacing w:lineRule="auto" w:line="276"/>
        <w:ind w:firstLine="806" w:left="660"/>
        <w:jc w:val="both"/>
        <w:rPr>
          <w:rFonts w:ascii="Arial" w:hAnsi="Arial" w:eastAsia="Arial" w:cs="Arial"/>
          <w:sz w:val="17"/>
          <w:szCs w:val="17"/>
        </w:rPr>
      </w:pPr>
      <w:r>
        <w:rPr>
          <w:rFonts w:eastAsia="Arial" w:cs="Arial" w:ascii="Arial" w:hAnsi="Arial"/>
          <w:sz w:val="17"/>
          <w:szCs w:val="17"/>
        </w:rPr>
        <w:t xml:space="preserve">If the Borrower or the Administrative Agent shall be required by the Code to withhold or deduct any Taxes, including both United States Federal backup withholding and withholding taxes, from any payment, then (A) the Administrative Agent shall withhold or make such deductions as are determined by the Administrative Agent to be required based upon the information and documentation it has received pursuant to </w:t>
      </w:r>
      <w:r>
        <w:rPr>
          <w:rFonts w:eastAsia="Arial" w:cs="Arial" w:ascii="Arial" w:hAnsi="Arial"/>
          <w:sz w:val="17"/>
          <w:szCs w:val="17"/>
          <w:u w:val="single"/>
        </w:rPr>
        <w:t>subsection (e)</w:t>
      </w:r>
      <w:r>
        <w:rPr>
          <w:rFonts w:eastAsia="Arial" w:cs="Arial" w:ascii="Arial" w:hAnsi="Arial"/>
          <w:sz w:val="17"/>
          <w:szCs w:val="17"/>
        </w:rPr>
        <w:t xml:space="preserve"> below, (B) the Administrative Agent shall timely pay the full amount so withheld or deducted by it to the relevant Governmental Authority in accordance with the Code, and (C) to the extent that the withholding or</w:t>
      </w:r>
    </w:p>
    <w:p>
      <w:pPr>
        <w:pStyle w:val="Normal"/>
        <w:spacing w:lineRule="exact" w:line="374"/>
        <w:rPr>
          <w:sz w:val="20"/>
          <w:szCs w:val="20"/>
        </w:rPr>
      </w:pPr>
      <w:r>
        <w:rPr>
          <w:sz w:val="20"/>
          <w:szCs w:val="20"/>
        </w:rPr>
      </w:r>
    </w:p>
    <w:p>
      <w:pPr>
        <w:pStyle w:val="Normal"/>
        <w:jc w:val="center"/>
        <w:rPr>
          <w:sz w:val="20"/>
          <w:szCs w:val="20"/>
        </w:rPr>
      </w:pPr>
      <w:r>
        <w:rPr>
          <w:rFonts w:eastAsia="Arial" w:cs="Arial" w:ascii="Arial" w:hAnsi="Arial"/>
          <w:sz w:val="14"/>
          <w:szCs w:val="14"/>
        </w:rPr>
        <w:t>32</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35">
            <wp:simplePos x="0" y="0"/>
            <wp:positionH relativeFrom="column">
              <wp:posOffset>5080</wp:posOffset>
            </wp:positionH>
            <wp:positionV relativeFrom="paragraph">
              <wp:posOffset>38100</wp:posOffset>
            </wp:positionV>
            <wp:extent cx="7132320" cy="17145"/>
            <wp:effectExtent l="0" t="0" r="0" b="0"/>
            <wp:wrapNone/>
            <wp:docPr id="34"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5" descr=""/>
                    <pic:cNvPicPr>
                      <a:picLocks noChangeAspect="1" noChangeArrowheads="1"/>
                    </pic:cNvPicPr>
                  </pic:nvPicPr>
                  <pic:blipFill>
                    <a:blip r:embed="rId35"/>
                    <a:stretch>
                      <a:fillRect/>
                    </a:stretch>
                  </pic:blipFill>
                  <pic:spPr bwMode="auto">
                    <a:xfrm>
                      <a:off x="0" y="0"/>
                      <a:ext cx="7132320" cy="17145"/>
                    </a:xfrm>
                    <a:prstGeom prst="rect">
                      <a:avLst/>
                    </a:prstGeom>
                    <a:noFill/>
                  </pic:spPr>
                </pic:pic>
              </a:graphicData>
            </a:graphic>
          </wp:anchor>
        </w:drawing>
      </w:r>
    </w:p>
    <w:p>
      <w:pPr>
        <w:pStyle w:val="Normal"/>
        <w:spacing w:lineRule="auto" w:line="312"/>
        <w:ind w:left="640"/>
        <w:jc w:val="both"/>
        <w:rPr>
          <w:sz w:val="20"/>
          <w:szCs w:val="20"/>
        </w:rPr>
      </w:pPr>
      <w:bookmarkStart w:id="36" w:name="page42"/>
      <w:bookmarkEnd w:id="36"/>
      <w:r>
        <w:rPr>
          <w:rFonts w:eastAsia="Arial" w:cs="Arial" w:ascii="Arial" w:hAnsi="Arial"/>
          <w:sz w:val="16"/>
          <w:szCs w:val="16"/>
        </w:rPr>
        <w:t xml:space="preserve">deduction is made on account of Indemnified Taxes, the sum payable by the Borrower shall be increased as necessary so that after any required withholding or the making of all required deductions (including deductions applicable to additional sums payable under this </w:t>
      </w:r>
      <w:r>
        <w:rPr>
          <w:rFonts w:eastAsia="Arial" w:cs="Arial" w:ascii="Arial" w:hAnsi="Arial"/>
          <w:sz w:val="16"/>
          <w:szCs w:val="16"/>
          <w:u w:val="single"/>
        </w:rPr>
        <w:t>Section 3.01</w:t>
      </w:r>
      <w:r>
        <w:rPr>
          <w:rFonts w:eastAsia="Arial" w:cs="Arial" w:ascii="Arial" w:hAnsi="Arial"/>
          <w:sz w:val="16"/>
          <w:szCs w:val="16"/>
        </w:rPr>
        <w:t>) the applicable Recipient receives an amount equal to the sum it would have received had no such withholding or deduction been made.</w:t>
      </w:r>
    </w:p>
    <w:p>
      <w:pPr>
        <w:pStyle w:val="Normal"/>
        <w:spacing w:lineRule="exact" w:line="203"/>
        <w:rPr>
          <w:sz w:val="20"/>
          <w:szCs w:val="20"/>
        </w:rPr>
      </w:pPr>
      <w:r>
        <w:rPr>
          <w:sz w:val="20"/>
          <w:szCs w:val="20"/>
        </w:rPr>
      </w:r>
    </w:p>
    <w:p>
      <w:pPr>
        <w:pStyle w:val="Normal"/>
        <w:numPr>
          <w:ilvl w:val="1"/>
          <w:numId w:val="37"/>
        </w:numPr>
        <w:tabs>
          <w:tab w:val="clear" w:pos="720"/>
          <w:tab w:val="left" w:pos="2138" w:leader="none"/>
        </w:tabs>
        <w:spacing w:lineRule="auto" w:line="288"/>
        <w:ind w:firstLine="806" w:left="640"/>
        <w:jc w:val="both"/>
        <w:rPr>
          <w:rFonts w:ascii="Arial" w:hAnsi="Arial" w:eastAsia="Arial" w:cs="Arial"/>
          <w:sz w:val="16"/>
          <w:szCs w:val="16"/>
        </w:rPr>
      </w:pPr>
      <w:r>
        <w:rPr>
          <w:rFonts w:eastAsia="Arial" w:cs="Arial" w:ascii="Arial" w:hAnsi="Arial"/>
          <w:sz w:val="16"/>
          <w:szCs w:val="16"/>
        </w:rPr>
        <w:t xml:space="preserve">If the Borrower or the Administrative Agent shall be required by any Applicable Laws other than the Code to withhold or deduct any Taxes from any payment, then (A) the Borrower or the Administrative Agent, as required by such Laws, shall withhold or make such deductions as are determined by it to be required based upon the information and documentation it has received pursuant to </w:t>
      </w:r>
      <w:r>
        <w:rPr>
          <w:rFonts w:eastAsia="Arial" w:cs="Arial" w:ascii="Arial" w:hAnsi="Arial"/>
          <w:sz w:val="16"/>
          <w:szCs w:val="16"/>
          <w:u w:val="single"/>
        </w:rPr>
        <w:t>subsection (e)</w:t>
      </w:r>
      <w:r>
        <w:rPr>
          <w:rFonts w:eastAsia="Arial" w:cs="Arial" w:ascii="Arial" w:hAnsi="Arial"/>
          <w:sz w:val="16"/>
          <w:szCs w:val="16"/>
        </w:rPr>
        <w:t xml:space="preserve"> below,</w:t>
      </w:r>
    </w:p>
    <w:p>
      <w:pPr>
        <w:pStyle w:val="Normal"/>
        <w:spacing w:lineRule="exact" w:line="2"/>
        <w:rPr>
          <w:rFonts w:ascii="Arial" w:hAnsi="Arial" w:eastAsia="Arial" w:cs="Arial"/>
          <w:sz w:val="16"/>
          <w:szCs w:val="16"/>
        </w:rPr>
      </w:pPr>
      <w:r>
        <w:rPr>
          <w:rFonts w:eastAsia="Arial" w:cs="Arial" w:ascii="Arial" w:hAnsi="Arial"/>
          <w:sz w:val="16"/>
          <w:szCs w:val="16"/>
        </w:rPr>
      </w:r>
    </w:p>
    <w:p>
      <w:pPr>
        <w:pStyle w:val="Normal"/>
        <w:numPr>
          <w:ilvl w:val="0"/>
          <w:numId w:val="38"/>
        </w:numPr>
        <w:tabs>
          <w:tab w:val="clear" w:pos="720"/>
          <w:tab w:val="left" w:pos="946" w:leader="none"/>
        </w:tabs>
        <w:spacing w:lineRule="auto" w:line="293"/>
        <w:ind w:hanging="4" w:left="640"/>
        <w:jc w:val="both"/>
        <w:rPr>
          <w:rFonts w:ascii="Arial" w:hAnsi="Arial" w:eastAsia="Arial" w:cs="Arial"/>
          <w:sz w:val="16"/>
          <w:szCs w:val="16"/>
        </w:rPr>
      </w:pPr>
      <w:r>
        <w:rPr>
          <w:rFonts w:eastAsia="Arial" w:cs="Arial" w:ascii="Arial" w:hAnsi="Arial"/>
          <w:sz w:val="16"/>
          <w:szCs w:val="16"/>
        </w:rPr>
        <w:t xml:space="preserve">the Borrower or the Administrative Agent, to the extent required by such Laws, shall make such deductions and shall timely pay the full amount so withheld or deducted by it to the relevant Governmental Authority in accordance with such Laws, and (C) to the extent that the withholding or deduction is made on account of Indemnified Taxes, the sum payable by the Borrower shall be increased as necessary so that after any required withholding or the making of all required deductions (including deductions applicable to additional sums payable under this </w:t>
      </w:r>
      <w:r>
        <w:rPr>
          <w:rFonts w:eastAsia="Arial" w:cs="Arial" w:ascii="Arial" w:hAnsi="Arial"/>
          <w:sz w:val="16"/>
          <w:szCs w:val="16"/>
          <w:u w:val="single"/>
        </w:rPr>
        <w:t>Section</w:t>
      </w:r>
      <w:r>
        <w:rPr>
          <w:rFonts w:eastAsia="Arial" w:cs="Arial" w:ascii="Arial" w:hAnsi="Arial"/>
          <w:sz w:val="16"/>
          <w:szCs w:val="16"/>
        </w:rPr>
        <w:t xml:space="preserve"> </w:t>
      </w:r>
      <w:r>
        <w:rPr>
          <w:rFonts w:eastAsia="Arial" w:cs="Arial" w:ascii="Arial" w:hAnsi="Arial"/>
          <w:sz w:val="16"/>
          <w:szCs w:val="16"/>
          <w:u w:val="single"/>
        </w:rPr>
        <w:t>3.01</w:t>
      </w:r>
      <w:r>
        <w:rPr>
          <w:rFonts w:eastAsia="Arial" w:cs="Arial" w:ascii="Arial" w:hAnsi="Arial"/>
          <w:sz w:val="16"/>
          <w:szCs w:val="16"/>
        </w:rPr>
        <w:t>) the applicable Recipient receives an amount equal to the sum it would have received had no such withholding or deduction been made.</w:t>
      </w:r>
    </w:p>
    <w:p>
      <w:pPr>
        <w:pStyle w:val="Normal"/>
        <w:spacing w:lineRule="exact" w:line="216"/>
        <w:rPr>
          <w:sz w:val="20"/>
          <w:szCs w:val="20"/>
        </w:rPr>
      </w:pPr>
      <w:r>
        <w:rPr>
          <w:sz w:val="20"/>
          <w:szCs w:val="20"/>
        </w:rPr>
      </w:r>
    </w:p>
    <w:p>
      <w:pPr>
        <w:pStyle w:val="Normal"/>
        <w:numPr>
          <w:ilvl w:val="0"/>
          <w:numId w:val="39"/>
        </w:numPr>
        <w:tabs>
          <w:tab w:val="clear" w:pos="720"/>
          <w:tab w:val="left" w:pos="1567" w:leader="none"/>
        </w:tabs>
        <w:spacing w:lineRule="auto" w:line="264"/>
        <w:ind w:firstLine="656" w:left="-20"/>
        <w:jc w:val="both"/>
        <w:rPr>
          <w:rFonts w:ascii="Arial" w:hAnsi="Arial" w:eastAsia="Arial" w:cs="Arial"/>
          <w:sz w:val="18"/>
          <w:szCs w:val="18"/>
        </w:rPr>
      </w:pPr>
      <w:r>
        <w:rPr>
          <w:rFonts w:eastAsia="Arial" w:cs="Arial" w:ascii="Arial" w:hAnsi="Arial"/>
          <w:sz w:val="18"/>
          <w:szCs w:val="18"/>
          <w:u w:val="single"/>
        </w:rPr>
        <w:t>Payment of Other Taxes by the Borrower</w:t>
      </w:r>
      <w:r>
        <w:rPr>
          <w:rFonts w:eastAsia="Arial" w:cs="Arial" w:ascii="Arial" w:hAnsi="Arial"/>
          <w:sz w:val="18"/>
          <w:szCs w:val="18"/>
        </w:rPr>
        <w:t xml:space="preserve">. Without limiting the provisions of </w:t>
      </w:r>
      <w:r>
        <w:rPr>
          <w:rFonts w:eastAsia="Arial" w:cs="Arial" w:ascii="Arial" w:hAnsi="Arial"/>
          <w:sz w:val="18"/>
          <w:szCs w:val="18"/>
          <w:u w:val="single"/>
        </w:rPr>
        <w:t>subsection (a)</w:t>
      </w:r>
      <w:r>
        <w:rPr>
          <w:rFonts w:eastAsia="Arial" w:cs="Arial" w:ascii="Arial" w:hAnsi="Arial"/>
          <w:sz w:val="18"/>
          <w:szCs w:val="18"/>
        </w:rPr>
        <w:t xml:space="preserve"> above, the Borrower shall timely pay to the relevant Governmental Authority in accordance with Applicable Laws, or at the option of the Administrative Agent timely reimburse it for the payment of, any Other Taxes.</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39"/>
        </w:numPr>
        <w:tabs>
          <w:tab w:val="clear" w:pos="720"/>
          <w:tab w:val="left" w:pos="1480" w:leader="none"/>
        </w:tabs>
        <w:ind w:hanging="844" w:left="1480"/>
        <w:rPr>
          <w:rFonts w:ascii="Arial" w:hAnsi="Arial" w:eastAsia="Arial" w:cs="Arial"/>
          <w:sz w:val="18"/>
          <w:szCs w:val="18"/>
        </w:rPr>
      </w:pPr>
      <w:r>
        <w:rPr>
          <w:rFonts w:eastAsia="Arial" w:cs="Arial" w:ascii="Arial" w:hAnsi="Arial"/>
          <w:sz w:val="18"/>
          <w:szCs w:val="18"/>
          <w:u w:val="single"/>
        </w:rPr>
        <w:t>Tax Indemnifications</w:t>
      </w:r>
      <w:r>
        <w:rPr>
          <w:rFonts w:eastAsia="Arial" w:cs="Arial" w:ascii="Arial" w:hAnsi="Arial"/>
          <w:sz w:val="18"/>
          <w:szCs w:val="18"/>
        </w:rPr>
        <w:t>.</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1"/>
          <w:numId w:val="39"/>
        </w:numPr>
        <w:tabs>
          <w:tab w:val="clear" w:pos="720"/>
          <w:tab w:val="left" w:pos="2106" w:leader="none"/>
        </w:tabs>
        <w:spacing w:lineRule="auto" w:line="290"/>
        <w:ind w:firstLine="806" w:left="640"/>
        <w:jc w:val="both"/>
        <w:rPr>
          <w:rFonts w:ascii="Arial" w:hAnsi="Arial" w:eastAsia="Arial" w:cs="Arial"/>
          <w:sz w:val="16"/>
          <w:szCs w:val="16"/>
        </w:rPr>
      </w:pPr>
      <w:r>
        <w:rPr>
          <w:rFonts w:eastAsia="Arial" w:cs="Arial" w:ascii="Arial" w:hAnsi="Arial"/>
          <w:sz w:val="16"/>
          <w:szCs w:val="16"/>
        </w:rPr>
        <w:t xml:space="preserve">Without limiting the provisions of </w:t>
      </w:r>
      <w:r>
        <w:rPr>
          <w:rFonts w:eastAsia="Arial" w:cs="Arial" w:ascii="Arial" w:hAnsi="Arial"/>
          <w:sz w:val="16"/>
          <w:szCs w:val="16"/>
          <w:u w:val="single"/>
        </w:rPr>
        <w:t>subsection (a)</w:t>
      </w:r>
      <w:r>
        <w:rPr>
          <w:rFonts w:eastAsia="Arial" w:cs="Arial" w:ascii="Arial" w:hAnsi="Arial"/>
          <w:sz w:val="16"/>
          <w:szCs w:val="16"/>
        </w:rPr>
        <w:t xml:space="preserve"> or </w:t>
      </w:r>
      <w:r>
        <w:rPr>
          <w:rFonts w:eastAsia="Arial" w:cs="Arial" w:ascii="Arial" w:hAnsi="Arial"/>
          <w:sz w:val="16"/>
          <w:szCs w:val="16"/>
          <w:u w:val="single"/>
        </w:rPr>
        <w:t>(b)</w:t>
      </w:r>
      <w:r>
        <w:rPr>
          <w:rFonts w:eastAsia="Arial" w:cs="Arial" w:ascii="Arial" w:hAnsi="Arial"/>
          <w:sz w:val="16"/>
          <w:szCs w:val="16"/>
        </w:rPr>
        <w:t xml:space="preserve"> above, the Borrower shall, and does hereby, indemnify each Recipient, and shall make payment in respect thereof within 30 days after demand therefor, for the full amount of any Indemnified Taxes (including Indemnified Taxes imposed or asserted on or attributable to amounts payable under this </w:t>
      </w:r>
      <w:r>
        <w:rPr>
          <w:rFonts w:eastAsia="Arial" w:cs="Arial" w:ascii="Arial" w:hAnsi="Arial"/>
          <w:sz w:val="16"/>
          <w:szCs w:val="16"/>
          <w:u w:val="single"/>
        </w:rPr>
        <w:t>Section 3.01</w:t>
      </w:r>
      <w:r>
        <w:rPr>
          <w:rFonts w:eastAsia="Arial" w:cs="Arial" w:ascii="Arial" w:hAnsi="Arial"/>
          <w:sz w:val="16"/>
          <w:szCs w:val="16"/>
        </w:rPr>
        <w:t xml:space="preserve">) payable or paid by such Recipient or required to be withheld or deducted from a payment to such Recipient, and any penalties, interest and reasonable expenses arising therefrom or with respect thereto, whether or not such Indemnified Taxes were correctly or legally imposed or asserted by the relevant Governmental Authority. The Borrower shall, and does hereby, indemnify the Administrative Agent, and shall make payment in respect thereof within 30 days after demand therefor, for any amount which a Lender for any reason fails to pay indefeasibly to the Administrative Agent as required pursuant to </w:t>
      </w:r>
      <w:r>
        <w:rPr>
          <w:rFonts w:eastAsia="Arial" w:cs="Arial" w:ascii="Arial" w:hAnsi="Arial"/>
          <w:sz w:val="16"/>
          <w:szCs w:val="16"/>
          <w:u w:val="single"/>
        </w:rPr>
        <w:t>Section 3.01(c)(ii)</w:t>
      </w:r>
      <w:r>
        <w:rPr>
          <w:rFonts w:eastAsia="Arial" w:cs="Arial" w:ascii="Arial" w:hAnsi="Arial"/>
          <w:sz w:val="16"/>
          <w:szCs w:val="16"/>
        </w:rPr>
        <w:t xml:space="preserve"> below. A certificate as to the amount of such payment or liability delivered to the Borrower by a Lender (with a copy to the Administrative Agent), or by the Administrative Agent on its own behalf or on behalf of a Lender, shall be conclusive absent manifest error.</w:t>
      </w:r>
    </w:p>
    <w:p>
      <w:pPr>
        <w:pStyle w:val="Normal"/>
        <w:spacing w:lineRule="exact" w:line="220"/>
        <w:rPr>
          <w:rFonts w:ascii="Arial" w:hAnsi="Arial" w:eastAsia="Arial" w:cs="Arial"/>
          <w:sz w:val="16"/>
          <w:szCs w:val="16"/>
        </w:rPr>
      </w:pPr>
      <w:r>
        <w:rPr>
          <w:rFonts w:eastAsia="Arial" w:cs="Arial" w:ascii="Arial" w:hAnsi="Arial"/>
          <w:sz w:val="16"/>
          <w:szCs w:val="16"/>
        </w:rPr>
      </w:r>
    </w:p>
    <w:p>
      <w:pPr>
        <w:pStyle w:val="Normal"/>
        <w:numPr>
          <w:ilvl w:val="1"/>
          <w:numId w:val="39"/>
        </w:numPr>
        <w:tabs>
          <w:tab w:val="clear" w:pos="720"/>
          <w:tab w:val="left" w:pos="2115" w:leader="none"/>
        </w:tabs>
        <w:spacing w:lineRule="auto" w:line="271"/>
        <w:ind w:firstLine="806" w:left="640"/>
        <w:jc w:val="both"/>
        <w:rPr>
          <w:rFonts w:ascii="Arial" w:hAnsi="Arial" w:eastAsia="Arial" w:cs="Arial"/>
          <w:sz w:val="17"/>
          <w:szCs w:val="17"/>
        </w:rPr>
      </w:pPr>
      <w:r>
        <w:rPr>
          <w:rFonts w:eastAsia="Arial" w:cs="Arial" w:ascii="Arial" w:hAnsi="Arial"/>
          <w:sz w:val="17"/>
          <w:szCs w:val="17"/>
        </w:rPr>
        <w:t xml:space="preserve">Without limiting the provisions of </w:t>
      </w:r>
      <w:r>
        <w:rPr>
          <w:rFonts w:eastAsia="Arial" w:cs="Arial" w:ascii="Arial" w:hAnsi="Arial"/>
          <w:sz w:val="17"/>
          <w:szCs w:val="17"/>
          <w:u w:val="single"/>
        </w:rPr>
        <w:t>subsection (a)</w:t>
      </w:r>
      <w:r>
        <w:rPr>
          <w:rFonts w:eastAsia="Arial" w:cs="Arial" w:ascii="Arial" w:hAnsi="Arial"/>
          <w:sz w:val="17"/>
          <w:szCs w:val="17"/>
        </w:rPr>
        <w:t xml:space="preserve"> or </w:t>
      </w:r>
      <w:r>
        <w:rPr>
          <w:rFonts w:eastAsia="Arial" w:cs="Arial" w:ascii="Arial" w:hAnsi="Arial"/>
          <w:sz w:val="17"/>
          <w:szCs w:val="17"/>
          <w:u w:val="single"/>
        </w:rPr>
        <w:t>(b)</w:t>
      </w:r>
      <w:r>
        <w:rPr>
          <w:rFonts w:eastAsia="Arial" w:cs="Arial" w:ascii="Arial" w:hAnsi="Arial"/>
          <w:sz w:val="17"/>
          <w:szCs w:val="17"/>
        </w:rPr>
        <w:t xml:space="preserve"> above, each Lender shall, and does hereby, severally indemnify, and shall make payment in respect thereof within 30 days after demand therefor, (x) the Administrative Agent against any Indemnified Taxes attributable to such Lender (but only to the extent that the Borrower has not already indemnified the Administrative Agent for such Indemnified Taxes and without limiting the obligation of the Borrower to do so), (y) the Administrative Agent and the Borrower, as applicable, against any Taxes attributable to such Lender’s failure to comply with the provisions of </w:t>
      </w:r>
      <w:r>
        <w:rPr>
          <w:rFonts w:eastAsia="Arial" w:cs="Arial" w:ascii="Arial" w:hAnsi="Arial"/>
          <w:sz w:val="17"/>
          <w:szCs w:val="17"/>
          <w:u w:val="single"/>
        </w:rPr>
        <w:t>Section 10.06(d)</w:t>
      </w:r>
      <w:r>
        <w:rPr>
          <w:rFonts w:eastAsia="Arial" w:cs="Arial" w:ascii="Arial" w:hAnsi="Arial"/>
          <w:sz w:val="17"/>
          <w:szCs w:val="17"/>
        </w:rPr>
        <w:t xml:space="preserve"> relating to the maintenance of a Participant Register and (z) the Administrative Agent and the Borrower, as applicable, against any Excluded Taxes attributable to such Lender, in each case, that are payable or paid by the Administrative Agent or the Borrower in connection with any Loan</w:t>
      </w:r>
    </w:p>
    <w:p>
      <w:pPr>
        <w:pStyle w:val="Normal"/>
        <w:spacing w:lineRule="exact" w:line="375"/>
        <w:rPr>
          <w:sz w:val="20"/>
          <w:szCs w:val="20"/>
        </w:rPr>
      </w:pPr>
      <w:r>
        <w:rPr>
          <w:sz w:val="20"/>
          <w:szCs w:val="20"/>
        </w:rPr>
      </w:r>
    </w:p>
    <w:p>
      <w:pPr>
        <w:pStyle w:val="Normal"/>
        <w:jc w:val="center"/>
        <w:rPr>
          <w:sz w:val="20"/>
          <w:szCs w:val="20"/>
        </w:rPr>
      </w:pPr>
      <w:r>
        <w:rPr>
          <w:rFonts w:eastAsia="Arial" w:cs="Arial" w:ascii="Arial" w:hAnsi="Arial"/>
          <w:sz w:val="14"/>
          <w:szCs w:val="14"/>
        </w:rPr>
        <w:t>33</w:t>
      </w:r>
    </w:p>
    <w:p>
      <w:pPr>
        <w:sectPr>
          <w:type w:val="nextPage"/>
          <w:pgSz w:w="11906" w:h="16838"/>
          <w:pgMar w:left="34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36">
            <wp:simplePos x="0" y="0"/>
            <wp:positionH relativeFrom="column">
              <wp:posOffset>-6985</wp:posOffset>
            </wp:positionH>
            <wp:positionV relativeFrom="paragraph">
              <wp:posOffset>38100</wp:posOffset>
            </wp:positionV>
            <wp:extent cx="7132320" cy="17145"/>
            <wp:effectExtent l="0" t="0" r="0" b="0"/>
            <wp:wrapNone/>
            <wp:docPr id="35" name="Pictu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6" descr=""/>
                    <pic:cNvPicPr>
                      <a:picLocks noChangeAspect="1" noChangeArrowheads="1"/>
                    </pic:cNvPicPr>
                  </pic:nvPicPr>
                  <pic:blipFill>
                    <a:blip r:embed="rId36"/>
                    <a:stretch>
                      <a:fillRect/>
                    </a:stretch>
                  </pic:blipFill>
                  <pic:spPr bwMode="auto">
                    <a:xfrm>
                      <a:off x="0" y="0"/>
                      <a:ext cx="7132320" cy="17145"/>
                    </a:xfrm>
                    <a:prstGeom prst="rect">
                      <a:avLst/>
                    </a:prstGeom>
                    <a:noFill/>
                  </pic:spPr>
                </pic:pic>
              </a:graphicData>
            </a:graphic>
          </wp:anchor>
        </w:drawing>
      </w:r>
    </w:p>
    <w:p>
      <w:pPr>
        <w:pStyle w:val="Normal"/>
        <w:spacing w:lineRule="auto" w:line="257"/>
        <w:ind w:left="660"/>
        <w:jc w:val="both"/>
        <w:rPr>
          <w:sz w:val="20"/>
          <w:szCs w:val="20"/>
        </w:rPr>
      </w:pPr>
      <w:bookmarkStart w:id="37" w:name="page43"/>
      <w:bookmarkEnd w:id="37"/>
      <w:r>
        <w:rPr>
          <w:rFonts w:eastAsia="Arial" w:cs="Arial" w:ascii="Arial" w:hAnsi="Arial"/>
          <w:sz w:val="18"/>
          <w:szCs w:val="18"/>
        </w:rPr>
        <w:t xml:space="preserve">Document, and any reasonable expenses arising therefrom or with respect thereto, whether or not such Taxes were correctly or legally imposed or asserted by the relevant Governmental Authority. A certificate as to the amount of such payment or liability delivered to any Lender by the Administrative Agent shall be conclusive absent manifest error. Each Lender hereby authorizes the Administrative Agent to set off and apply any and all amounts at any time owing to such Lender, as the case may be, under this Agreement or any other Loan Document against any amount due to the Administrative Agent under this </w:t>
      </w:r>
      <w:r>
        <w:rPr>
          <w:rFonts w:eastAsia="Arial" w:cs="Arial" w:ascii="Arial" w:hAnsi="Arial"/>
          <w:sz w:val="18"/>
          <w:szCs w:val="18"/>
          <w:u w:val="single"/>
        </w:rPr>
        <w:t>clause (ii)</w:t>
      </w:r>
      <w:r>
        <w:rPr>
          <w:rFonts w:eastAsia="Arial" w:cs="Arial" w:ascii="Arial" w:hAnsi="Arial"/>
          <w:sz w:val="18"/>
          <w:szCs w:val="18"/>
        </w:rPr>
        <w:t>.</w:t>
      </w:r>
    </w:p>
    <w:p>
      <w:pPr>
        <w:pStyle w:val="Normal"/>
        <w:spacing w:lineRule="exact" w:line="242"/>
        <w:rPr>
          <w:sz w:val="20"/>
          <w:szCs w:val="20"/>
        </w:rPr>
      </w:pPr>
      <w:r>
        <w:rPr>
          <w:sz w:val="20"/>
          <w:szCs w:val="20"/>
        </w:rPr>
      </w:r>
    </w:p>
    <w:p>
      <w:pPr>
        <w:pStyle w:val="Normal"/>
        <w:numPr>
          <w:ilvl w:val="0"/>
          <w:numId w:val="40"/>
        </w:numPr>
        <w:tabs>
          <w:tab w:val="clear" w:pos="720"/>
          <w:tab w:val="left" w:pos="1573" w:leader="none"/>
        </w:tabs>
        <w:spacing w:lineRule="auto" w:line="257"/>
        <w:ind w:firstLine="656"/>
        <w:jc w:val="both"/>
        <w:rPr>
          <w:rFonts w:ascii="Arial" w:hAnsi="Arial" w:eastAsia="Arial" w:cs="Arial"/>
          <w:sz w:val="18"/>
          <w:szCs w:val="18"/>
        </w:rPr>
      </w:pPr>
      <w:r>
        <w:rPr>
          <w:rFonts w:eastAsia="Arial" w:cs="Arial" w:ascii="Arial" w:hAnsi="Arial"/>
          <w:sz w:val="18"/>
          <w:szCs w:val="18"/>
          <w:u w:val="single"/>
        </w:rPr>
        <w:t>Evidence of Payments</w:t>
      </w:r>
      <w:r>
        <w:rPr>
          <w:rFonts w:eastAsia="Arial" w:cs="Arial" w:ascii="Arial" w:hAnsi="Arial"/>
          <w:sz w:val="18"/>
          <w:szCs w:val="18"/>
        </w:rPr>
        <w:t xml:space="preserve">. As soon as practicable, after any payment of Taxes by the Borrower or by the Administrative Agent to a Governmental Authority as provided in this </w:t>
      </w:r>
      <w:r>
        <w:rPr>
          <w:rFonts w:eastAsia="Arial" w:cs="Arial" w:ascii="Arial" w:hAnsi="Arial"/>
          <w:sz w:val="18"/>
          <w:szCs w:val="18"/>
          <w:u w:val="single"/>
        </w:rPr>
        <w:t>Section 3.01</w:t>
      </w:r>
      <w:r>
        <w:rPr>
          <w:rFonts w:eastAsia="Arial" w:cs="Arial" w:ascii="Arial" w:hAnsi="Arial"/>
          <w:sz w:val="18"/>
          <w:szCs w:val="18"/>
        </w:rPr>
        <w:t>, the Borrower shall deliver to the Administrative Agent or the Administrative Agent shall deliver to the Borrower, as the case may be, the original or a certified copy of a receipt issued by such Governmental Authority evidencing such payment, a copy of any return required by Laws to report such payment or other evidence of such payment reasonably satisfactory to the Borrower or the Administrative Agent, as the case may be.</w:t>
      </w:r>
    </w:p>
    <w:p>
      <w:pPr>
        <w:pStyle w:val="Normal"/>
        <w:spacing w:lineRule="exact" w:line="241"/>
        <w:rPr>
          <w:rFonts w:ascii="Arial" w:hAnsi="Arial" w:eastAsia="Arial" w:cs="Arial"/>
          <w:sz w:val="18"/>
          <w:szCs w:val="18"/>
        </w:rPr>
      </w:pPr>
      <w:r>
        <w:rPr>
          <w:rFonts w:eastAsia="Arial" w:cs="Arial" w:ascii="Arial" w:hAnsi="Arial"/>
          <w:sz w:val="18"/>
          <w:szCs w:val="18"/>
        </w:rPr>
      </w:r>
    </w:p>
    <w:p>
      <w:pPr>
        <w:pStyle w:val="Normal"/>
        <w:numPr>
          <w:ilvl w:val="0"/>
          <w:numId w:val="40"/>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u w:val="single"/>
        </w:rPr>
        <w:t>Status of Lenders; Tax Documentation</w:t>
      </w:r>
      <w:r>
        <w:rPr>
          <w:rFonts w:eastAsia="Arial" w:cs="Arial" w:ascii="Arial" w:hAnsi="Arial"/>
          <w:sz w:val="18"/>
          <w:szCs w:val="18"/>
        </w:rPr>
        <w:t>.</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1"/>
          <w:numId w:val="40"/>
        </w:numPr>
        <w:tabs>
          <w:tab w:val="clear" w:pos="720"/>
          <w:tab w:val="left" w:pos="2180" w:leader="none"/>
        </w:tabs>
        <w:spacing w:lineRule="auto" w:line="288"/>
        <w:ind w:firstLine="806" w:left="660"/>
        <w:jc w:val="both"/>
        <w:rPr>
          <w:rFonts w:ascii="Arial" w:hAnsi="Arial" w:eastAsia="Arial" w:cs="Arial"/>
          <w:sz w:val="16"/>
          <w:szCs w:val="16"/>
        </w:rPr>
      </w:pPr>
      <w:r>
        <w:rPr>
          <w:rFonts w:eastAsia="Arial" w:cs="Arial" w:ascii="Arial" w:hAnsi="Arial"/>
          <w:sz w:val="16"/>
          <w:szCs w:val="16"/>
        </w:rPr>
        <w:t xml:space="preserve">Any Lender that is entitled to an exemption from or reduction of withholding Tax with respect to payments made under any Loan Document shall deliver to the Borrower and to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In addition, any Lender, if reasonably requested by the Borrower or the Administrative Agent, shall deliver such other documentation prescribed by Applicable Law or reasonably requested by the Borrower or the Administrative Agent as will enable the Borrower or the Administrative Agent to determine whether or not such Lender is subject to backup withholding or information reporting requirements. Notwithstanding anything to the contrary in the preceding two sentences, the completion, execution and submission of such documentation (other than such documentation set forth in </w:t>
      </w:r>
      <w:r>
        <w:rPr>
          <w:rFonts w:eastAsia="Arial" w:cs="Arial" w:ascii="Arial" w:hAnsi="Arial"/>
          <w:sz w:val="16"/>
          <w:szCs w:val="16"/>
          <w:u w:val="single"/>
        </w:rPr>
        <w:t>Section 3.01(e)(ii)(A)</w:t>
      </w:r>
      <w:r>
        <w:rPr>
          <w:rFonts w:eastAsia="Arial" w:cs="Arial" w:ascii="Arial" w:hAnsi="Arial"/>
          <w:sz w:val="16"/>
          <w:szCs w:val="16"/>
        </w:rPr>
        <w:t xml:space="preserve">, </w:t>
      </w:r>
      <w:r>
        <w:rPr>
          <w:rFonts w:eastAsia="Arial" w:cs="Arial" w:ascii="Arial" w:hAnsi="Arial"/>
          <w:sz w:val="16"/>
          <w:szCs w:val="16"/>
          <w:u w:val="single"/>
        </w:rPr>
        <w:t>(ii)(B)</w:t>
      </w:r>
      <w:r>
        <w:rPr>
          <w:rFonts w:eastAsia="Arial" w:cs="Arial" w:ascii="Arial" w:hAnsi="Arial"/>
          <w:sz w:val="16"/>
          <w:szCs w:val="16"/>
        </w:rPr>
        <w:t xml:space="preserve"> and </w:t>
      </w:r>
      <w:r>
        <w:rPr>
          <w:rFonts w:eastAsia="Arial" w:cs="Arial" w:ascii="Arial" w:hAnsi="Arial"/>
          <w:sz w:val="16"/>
          <w:szCs w:val="16"/>
          <w:u w:val="single"/>
        </w:rPr>
        <w:t>(ii)(D)</w:t>
      </w:r>
      <w:r>
        <w:rPr>
          <w:rFonts w:eastAsia="Arial" w:cs="Arial" w:ascii="Arial" w:hAnsi="Arial"/>
          <w:sz w:val="16"/>
          <w:szCs w:val="16"/>
        </w:rPr>
        <w:t xml:space="preserve"> below) shall not be required if in the Lender’s reasonable judgment such completion, execution or submission would subject such Lender to any material unreimbursed cost or expense or would materially prejudice the legal or commercial position of such Lender.</w:t>
      </w:r>
    </w:p>
    <w:p>
      <w:pPr>
        <w:pStyle w:val="Normal"/>
        <w:spacing w:lineRule="exact" w:line="222"/>
        <w:rPr>
          <w:rFonts w:ascii="Arial" w:hAnsi="Arial" w:eastAsia="Arial" w:cs="Arial"/>
          <w:sz w:val="16"/>
          <w:szCs w:val="16"/>
        </w:rPr>
      </w:pPr>
      <w:r>
        <w:rPr>
          <w:rFonts w:eastAsia="Arial" w:cs="Arial" w:ascii="Arial" w:hAnsi="Arial"/>
          <w:sz w:val="16"/>
          <w:szCs w:val="16"/>
        </w:rPr>
      </w:r>
    </w:p>
    <w:p>
      <w:pPr>
        <w:pStyle w:val="Normal"/>
        <w:numPr>
          <w:ilvl w:val="1"/>
          <w:numId w:val="40"/>
        </w:numPr>
        <w:tabs>
          <w:tab w:val="clear" w:pos="720"/>
          <w:tab w:val="left" w:pos="2120" w:leader="none"/>
        </w:tabs>
        <w:ind w:hanging="654" w:left="2120"/>
        <w:rPr>
          <w:rFonts w:ascii="Arial" w:hAnsi="Arial" w:eastAsia="Arial" w:cs="Arial"/>
          <w:sz w:val="18"/>
          <w:szCs w:val="18"/>
        </w:rPr>
      </w:pPr>
      <w:r>
        <w:rPr>
          <w:rFonts w:eastAsia="Arial" w:cs="Arial" w:ascii="Arial" w:hAnsi="Arial"/>
          <w:sz w:val="18"/>
          <w:szCs w:val="18"/>
        </w:rPr>
        <w:t>Without limiting the generality of the foregoing, in the event that the Borrower is a U.S. Person,</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2"/>
          <w:numId w:val="40"/>
        </w:numPr>
        <w:tabs>
          <w:tab w:val="clear" w:pos="720"/>
          <w:tab w:val="left" w:pos="2937" w:leader="none"/>
        </w:tabs>
        <w:spacing w:lineRule="auto" w:line="259"/>
        <w:ind w:hanging="6" w:left="2120"/>
        <w:jc w:val="both"/>
        <w:rPr>
          <w:rFonts w:ascii="Arial" w:hAnsi="Arial" w:eastAsia="Arial" w:cs="Arial"/>
          <w:sz w:val="18"/>
          <w:szCs w:val="18"/>
        </w:rPr>
      </w:pPr>
      <w:r>
        <w:rPr>
          <w:rFonts w:eastAsia="Arial" w:cs="Arial" w:ascii="Arial" w:hAnsi="Arial"/>
          <w:sz w:val="18"/>
          <w:szCs w:val="18"/>
        </w:rPr>
        <w:t>any Lender that is a U.S. Person shall deliver to the Borrower and the Administrative Agent on or prior to the date on which such Lender becomes a Lender under this Agreement (and from time to time thereafter upon the reasonable request of the Borrower or the Administrative Agent), executed originals of IRS Form W-9 certifying that such Lender is exempt from U.S. federal backup withholding tax;</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2"/>
          <w:numId w:val="40"/>
        </w:numPr>
        <w:tabs>
          <w:tab w:val="clear" w:pos="720"/>
          <w:tab w:val="left" w:pos="2913" w:leader="none"/>
        </w:tabs>
        <w:spacing w:lineRule="auto" w:line="259"/>
        <w:ind w:hanging="6" w:left="2120"/>
        <w:jc w:val="both"/>
        <w:rPr>
          <w:rFonts w:ascii="Arial" w:hAnsi="Arial" w:eastAsia="Arial" w:cs="Arial"/>
          <w:sz w:val="18"/>
          <w:szCs w:val="18"/>
        </w:rPr>
      </w:pPr>
      <w:r>
        <w:rPr>
          <w:rFonts w:eastAsia="Arial" w:cs="Arial" w:ascii="Arial" w:hAnsi="Arial"/>
          <w:sz w:val="18"/>
          <w:szCs w:val="18"/>
        </w:rPr>
        <w:t>any Foreign Lender shall, to the extent it is legally entitled to do so, deliver to the Borrower and the Administrative Agent (in such number of copies as shall be requested by the recipient) on or prior to the date on which such Foreign Lender becomes a Lender under this Agreement (and from time to time thereafter upon the reasonable request of the Borrower or the Administrative Agent), whichever of the following is applicable:</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3"/>
          <w:numId w:val="40"/>
        </w:numPr>
        <w:tabs>
          <w:tab w:val="clear" w:pos="720"/>
          <w:tab w:val="left" w:pos="3560" w:leader="none"/>
        </w:tabs>
        <w:spacing w:lineRule="auto" w:line="278"/>
        <w:ind w:firstLine="687" w:left="2120"/>
        <w:rPr>
          <w:rFonts w:ascii="Arial" w:hAnsi="Arial" w:eastAsia="Arial" w:cs="Arial"/>
          <w:sz w:val="18"/>
          <w:szCs w:val="18"/>
        </w:rPr>
      </w:pPr>
      <w:r>
        <w:rPr>
          <w:rFonts w:eastAsia="Arial" w:cs="Arial" w:ascii="Arial" w:hAnsi="Arial"/>
          <w:sz w:val="18"/>
          <w:szCs w:val="18"/>
        </w:rPr>
        <w:t>in the case of a Foreign Lender claiming the benefits of an income tax treaty to which the United States is a party (x) with respect to payments of</w:t>
      </w:r>
    </w:p>
    <w:p>
      <w:pPr>
        <w:pStyle w:val="Normal"/>
        <w:spacing w:lineRule="exact" w:line="368"/>
        <w:rPr>
          <w:sz w:val="20"/>
          <w:szCs w:val="20"/>
        </w:rPr>
      </w:pPr>
      <w:r>
        <w:rPr>
          <w:sz w:val="20"/>
          <w:szCs w:val="20"/>
        </w:rPr>
      </w:r>
    </w:p>
    <w:p>
      <w:pPr>
        <w:pStyle w:val="Normal"/>
        <w:jc w:val="center"/>
        <w:rPr>
          <w:sz w:val="20"/>
          <w:szCs w:val="20"/>
        </w:rPr>
      </w:pPr>
      <w:r>
        <w:rPr>
          <w:rFonts w:eastAsia="Arial" w:cs="Arial" w:ascii="Arial" w:hAnsi="Arial"/>
          <w:sz w:val="14"/>
          <w:szCs w:val="14"/>
        </w:rPr>
        <w:t>34</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37">
            <wp:simplePos x="0" y="0"/>
            <wp:positionH relativeFrom="column">
              <wp:posOffset>5080</wp:posOffset>
            </wp:positionH>
            <wp:positionV relativeFrom="paragraph">
              <wp:posOffset>38100</wp:posOffset>
            </wp:positionV>
            <wp:extent cx="7132320" cy="17145"/>
            <wp:effectExtent l="0" t="0" r="0" b="0"/>
            <wp:wrapNone/>
            <wp:docPr id="36"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7" descr=""/>
                    <pic:cNvPicPr>
                      <a:picLocks noChangeAspect="1" noChangeArrowheads="1"/>
                    </pic:cNvPicPr>
                  </pic:nvPicPr>
                  <pic:blipFill>
                    <a:blip r:embed="rId37"/>
                    <a:stretch>
                      <a:fillRect/>
                    </a:stretch>
                  </pic:blipFill>
                  <pic:spPr bwMode="auto">
                    <a:xfrm>
                      <a:off x="0" y="0"/>
                      <a:ext cx="7132320" cy="17145"/>
                    </a:xfrm>
                    <a:prstGeom prst="rect">
                      <a:avLst/>
                    </a:prstGeom>
                    <a:noFill/>
                  </pic:spPr>
                </pic:pic>
              </a:graphicData>
            </a:graphic>
          </wp:anchor>
        </w:drawing>
      </w:r>
    </w:p>
    <w:p>
      <w:pPr>
        <w:pStyle w:val="Normal"/>
        <w:spacing w:lineRule="auto" w:line="257"/>
        <w:ind w:left="1000"/>
        <w:jc w:val="both"/>
        <w:rPr>
          <w:sz w:val="20"/>
          <w:szCs w:val="20"/>
        </w:rPr>
      </w:pPr>
      <w:bookmarkStart w:id="38" w:name="page44"/>
      <w:bookmarkEnd w:id="38"/>
      <w:r>
        <w:rPr>
          <w:rFonts w:eastAsia="Arial" w:cs="Arial" w:ascii="Arial" w:hAnsi="Arial"/>
          <w:sz w:val="18"/>
          <w:szCs w:val="18"/>
        </w:rPr>
        <w:t>interest under any Loan Document, executed originals of IRS Form W-8BEN or W-8BEN-E, as applicable, establishing an exemption from, or reduction of, U.S. federal withholding Tax pursuant to the “interest” article of such tax treaty and (y) with respect to any other applicable payments under any Loan Document, IRS Form W-8BEN or W-8BEN-E, as applicable, establishing an exemption from, or reduction of, U.S. federal withholding Tax pursuant to the “business profits” or “other income” article of such tax treaty,</w:t>
      </w:r>
    </w:p>
    <w:p>
      <w:pPr>
        <w:pStyle w:val="Normal"/>
        <w:spacing w:lineRule="exact" w:line="242"/>
        <w:rPr>
          <w:sz w:val="20"/>
          <w:szCs w:val="20"/>
        </w:rPr>
      </w:pPr>
      <w:r>
        <w:rPr>
          <w:sz w:val="20"/>
          <w:szCs w:val="20"/>
        </w:rPr>
      </w:r>
    </w:p>
    <w:p>
      <w:pPr>
        <w:pStyle w:val="Normal"/>
        <w:numPr>
          <w:ilvl w:val="0"/>
          <w:numId w:val="41"/>
        </w:numPr>
        <w:tabs>
          <w:tab w:val="clear" w:pos="720"/>
          <w:tab w:val="left" w:pos="2460" w:leader="none"/>
        </w:tabs>
        <w:ind w:hanging="773" w:left="2460"/>
        <w:rPr>
          <w:rFonts w:ascii="Arial" w:hAnsi="Arial" w:eastAsia="Arial" w:cs="Arial"/>
          <w:sz w:val="18"/>
          <w:szCs w:val="18"/>
        </w:rPr>
      </w:pPr>
      <w:r>
        <w:rPr>
          <w:rFonts w:eastAsia="Arial" w:cs="Arial" w:ascii="Arial" w:hAnsi="Arial"/>
          <w:sz w:val="18"/>
          <w:szCs w:val="18"/>
        </w:rPr>
        <w:t>executed originals of IRS Form W-8ECI,</w:t>
      </w:r>
    </w:p>
    <w:p>
      <w:pPr>
        <w:pStyle w:val="Normal"/>
        <w:spacing w:lineRule="exact" w:line="279"/>
        <w:rPr>
          <w:sz w:val="20"/>
          <w:szCs w:val="20"/>
        </w:rPr>
      </w:pPr>
      <w:r>
        <w:rPr>
          <w:sz w:val="20"/>
          <w:szCs w:val="20"/>
        </w:rPr>
      </w:r>
    </w:p>
    <w:p>
      <w:pPr>
        <w:pStyle w:val="Normal"/>
        <w:numPr>
          <w:ilvl w:val="0"/>
          <w:numId w:val="42"/>
        </w:numPr>
        <w:tabs>
          <w:tab w:val="clear" w:pos="720"/>
          <w:tab w:val="left" w:pos="2480" w:leader="none"/>
        </w:tabs>
        <w:ind w:hanging="793" w:left="2480"/>
        <w:rPr>
          <w:rFonts w:ascii="Arial" w:hAnsi="Arial" w:eastAsia="Arial" w:cs="Arial"/>
          <w:sz w:val="18"/>
          <w:szCs w:val="18"/>
        </w:rPr>
      </w:pPr>
      <w:r>
        <w:rPr>
          <w:rFonts w:eastAsia="Arial" w:cs="Arial" w:ascii="Arial" w:hAnsi="Arial"/>
          <w:sz w:val="18"/>
          <w:szCs w:val="18"/>
        </w:rPr>
        <w:t>executed originals of IRS Form W-8IMY and all required supporting documentation,</w:t>
      </w:r>
    </w:p>
    <w:p>
      <w:pPr>
        <w:pStyle w:val="Normal"/>
        <w:spacing w:lineRule="exact" w:line="279"/>
        <w:rPr>
          <w:sz w:val="20"/>
          <w:szCs w:val="20"/>
        </w:rPr>
      </w:pPr>
      <w:r>
        <w:rPr>
          <w:sz w:val="20"/>
          <w:szCs w:val="20"/>
        </w:rPr>
      </w:r>
    </w:p>
    <w:p>
      <w:pPr>
        <w:pStyle w:val="Normal"/>
        <w:spacing w:lineRule="auto" w:line="295"/>
        <w:ind w:firstLine="693" w:left="1000"/>
        <w:jc w:val="both"/>
        <w:rPr>
          <w:sz w:val="20"/>
          <w:szCs w:val="20"/>
        </w:rPr>
      </w:pPr>
      <w:r>
        <w:rPr>
          <w:rFonts w:eastAsia="Arial" w:cs="Arial" w:ascii="Arial" w:hAnsi="Arial"/>
          <w:sz w:val="16"/>
          <w:szCs w:val="16"/>
        </w:rPr>
        <w:t xml:space="preserve">(IV) in the case of a Foreign Lender claiming the benefits of the exemption for portfolio interest under Section 881(c) of the Code, (x) a certificate substantially in the form of </w:t>
      </w:r>
      <w:r>
        <w:rPr>
          <w:rFonts w:eastAsia="Arial" w:cs="Arial" w:ascii="Arial" w:hAnsi="Arial"/>
          <w:sz w:val="16"/>
          <w:szCs w:val="16"/>
          <w:u w:val="single"/>
        </w:rPr>
        <w:t>Exhibit E-1</w:t>
      </w:r>
      <w:r>
        <w:rPr>
          <w:rFonts w:eastAsia="Arial" w:cs="Arial" w:ascii="Arial" w:hAnsi="Arial"/>
          <w:sz w:val="16"/>
          <w:szCs w:val="16"/>
        </w:rPr>
        <w:t xml:space="preserve"> to the effect that such Foreign Lender is not a “bank” within the meaning of Section 881(c)(3)(A) of the Code, a “10 percent shareholder” of the Borrower within the meaning of Section 881(c)(3)(B) of the Code, or a “controlled foreign corporation” described in Section 881(c)(3)(C) of the Code (a “</w:t>
      </w:r>
      <w:r>
        <w:rPr>
          <w:rFonts w:eastAsia="Arial" w:cs="Arial" w:ascii="Arial" w:hAnsi="Arial"/>
          <w:sz w:val="16"/>
          <w:szCs w:val="16"/>
          <w:u w:val="single"/>
        </w:rPr>
        <w:t>U.S. Tax Compliance Certificate</w:t>
      </w:r>
      <w:r>
        <w:rPr>
          <w:rFonts w:eastAsia="Arial" w:cs="Arial" w:ascii="Arial" w:hAnsi="Arial"/>
          <w:sz w:val="16"/>
          <w:szCs w:val="16"/>
        </w:rPr>
        <w:t>”) and (y) executed originals of IRS Form W-8BEN or W-8BEN-E, as applicable, or</w:t>
      </w:r>
    </w:p>
    <w:p>
      <w:pPr>
        <w:pStyle w:val="Normal"/>
        <w:spacing w:lineRule="exact" w:line="215"/>
        <w:rPr>
          <w:sz w:val="20"/>
          <w:szCs w:val="20"/>
        </w:rPr>
      </w:pPr>
      <w:r>
        <w:rPr>
          <w:sz w:val="20"/>
          <w:szCs w:val="20"/>
        </w:rPr>
      </w:r>
    </w:p>
    <w:p>
      <w:pPr>
        <w:pStyle w:val="Normal"/>
        <w:numPr>
          <w:ilvl w:val="1"/>
          <w:numId w:val="43"/>
        </w:numPr>
        <w:tabs>
          <w:tab w:val="clear" w:pos="720"/>
          <w:tab w:val="left" w:pos="2402" w:leader="none"/>
        </w:tabs>
        <w:spacing w:lineRule="auto" w:line="274"/>
        <w:ind w:firstLine="714" w:left="1000"/>
        <w:jc w:val="both"/>
        <w:rPr>
          <w:rFonts w:ascii="Arial" w:hAnsi="Arial" w:eastAsia="Arial" w:cs="Arial"/>
          <w:sz w:val="17"/>
          <w:szCs w:val="17"/>
        </w:rPr>
      </w:pPr>
      <w:r>
        <w:rPr>
          <w:rFonts w:eastAsia="Arial" w:cs="Arial" w:ascii="Arial" w:hAnsi="Arial"/>
          <w:sz w:val="17"/>
          <w:szCs w:val="17"/>
        </w:rPr>
        <w:t xml:space="preserve">to the extent a Foreign Lender is not the beneficial owner, executed originals of IRS Form W-8IMY, accompanied by IRS Form W-8ECI, IRS Form W-8BEN or W-8BEN-E, as applicable, a U.S. Tax Compliance Certificate substantially in the form of </w:t>
      </w:r>
      <w:r>
        <w:rPr>
          <w:rFonts w:eastAsia="Arial" w:cs="Arial" w:ascii="Arial" w:hAnsi="Arial"/>
          <w:sz w:val="17"/>
          <w:szCs w:val="17"/>
          <w:u w:val="single"/>
        </w:rPr>
        <w:t>Exhibit E-2</w:t>
      </w:r>
      <w:r>
        <w:rPr>
          <w:rFonts w:eastAsia="Arial" w:cs="Arial" w:ascii="Arial" w:hAnsi="Arial"/>
          <w:sz w:val="17"/>
          <w:szCs w:val="17"/>
        </w:rPr>
        <w:t xml:space="preserve"> or </w:t>
      </w:r>
      <w:r>
        <w:rPr>
          <w:rFonts w:eastAsia="Arial" w:cs="Arial" w:ascii="Arial" w:hAnsi="Arial"/>
          <w:sz w:val="17"/>
          <w:szCs w:val="17"/>
          <w:u w:val="single"/>
        </w:rPr>
        <w:t>Exhibit E-3</w:t>
      </w:r>
      <w:r>
        <w:rPr>
          <w:rFonts w:eastAsia="Arial" w:cs="Arial" w:ascii="Arial" w:hAnsi="Arial"/>
          <w:sz w:val="17"/>
          <w:szCs w:val="17"/>
        </w:rPr>
        <w:t xml:space="preserve">, IRS Form W-9, and/or other certification documents from each beneficial owner, as applicable; </w:t>
      </w:r>
      <w:r>
        <w:rPr>
          <w:rFonts w:eastAsia="Arial" w:cs="Arial" w:ascii="Arial" w:hAnsi="Arial"/>
          <w:sz w:val="17"/>
          <w:szCs w:val="17"/>
          <w:u w:val="single"/>
        </w:rPr>
        <w:t>provided</w:t>
      </w:r>
      <w:r>
        <w:rPr>
          <w:rFonts w:eastAsia="Arial" w:cs="Arial" w:ascii="Arial" w:hAnsi="Arial"/>
          <w:sz w:val="17"/>
          <w:szCs w:val="17"/>
        </w:rPr>
        <w:t xml:space="preserve"> that if the Foreign Lender is a partnership and one or more direct or indirect partners of such Foreign Lender are claiming the portfolio interest exemption, such Foreign Lender may provide a U.S. Tax Compliance Certificate substantially in the form of </w:t>
      </w:r>
      <w:r>
        <w:rPr>
          <w:rFonts w:eastAsia="Arial" w:cs="Arial" w:ascii="Arial" w:hAnsi="Arial"/>
          <w:sz w:val="17"/>
          <w:szCs w:val="17"/>
          <w:u w:val="single"/>
        </w:rPr>
        <w:t>Exhibit E-4</w:t>
      </w:r>
      <w:r>
        <w:rPr>
          <w:rFonts w:eastAsia="Arial" w:cs="Arial" w:ascii="Arial" w:hAnsi="Arial"/>
          <w:sz w:val="17"/>
          <w:szCs w:val="17"/>
        </w:rPr>
        <w:t xml:space="preserve"> on behalf of each such direct and indirect partner.</w:t>
      </w:r>
    </w:p>
    <w:p>
      <w:pPr>
        <w:pStyle w:val="Normal"/>
        <w:spacing w:lineRule="exact" w:line="231"/>
        <w:rPr>
          <w:rFonts w:ascii="Arial" w:hAnsi="Arial" w:eastAsia="Arial" w:cs="Arial"/>
          <w:sz w:val="17"/>
          <w:szCs w:val="17"/>
        </w:rPr>
      </w:pPr>
      <w:r>
        <w:rPr>
          <w:rFonts w:eastAsia="Arial" w:cs="Arial" w:ascii="Arial" w:hAnsi="Arial"/>
          <w:sz w:val="17"/>
          <w:szCs w:val="17"/>
        </w:rPr>
      </w:r>
    </w:p>
    <w:p>
      <w:pPr>
        <w:pStyle w:val="Normal"/>
        <w:numPr>
          <w:ilvl w:val="0"/>
          <w:numId w:val="44"/>
        </w:numPr>
        <w:tabs>
          <w:tab w:val="clear" w:pos="720"/>
          <w:tab w:val="left" w:pos="1781" w:leader="none"/>
        </w:tabs>
        <w:spacing w:lineRule="auto" w:line="293"/>
        <w:ind w:firstLine="654" w:left="340"/>
        <w:jc w:val="both"/>
        <w:rPr>
          <w:rFonts w:ascii="Arial" w:hAnsi="Arial" w:eastAsia="Arial" w:cs="Arial"/>
          <w:sz w:val="16"/>
          <w:szCs w:val="16"/>
        </w:rPr>
      </w:pPr>
      <w:r>
        <w:rPr>
          <w:rFonts w:eastAsia="Arial" w:cs="Arial" w:ascii="Arial" w:hAnsi="Arial"/>
          <w:sz w:val="16"/>
          <w:szCs w:val="16"/>
        </w:rPr>
        <w:t>any Foreign Lender shall, to the extent it is legally entitled to do so, deliver to the Borrower and the Administrative Agent (in such number of copies as shall be requested by the recipient) on or prior to the date on which such Foreign Lender becomes a Lender under this Agreement (and from time to time thereafter upon the reasonable request of the Borrower or the Administrative Agent), executed copies of any additional forms prescribed by Applicable Law as a basis for claiming exemption from or a reduction in U.S. federal withholding Tax, duly completed, together with such supplementary documentation as may be prescribed by Applicable Law to permit the Borrower or the Administrative Agent to determine the withholding or deduction required to be made; and</w:t>
      </w:r>
    </w:p>
    <w:p>
      <w:pPr>
        <w:pStyle w:val="Normal"/>
        <w:spacing w:lineRule="exact" w:line="218"/>
        <w:rPr>
          <w:rFonts w:ascii="Arial" w:hAnsi="Arial" w:eastAsia="Arial" w:cs="Arial"/>
          <w:sz w:val="16"/>
          <w:szCs w:val="16"/>
        </w:rPr>
      </w:pPr>
      <w:r>
        <w:rPr>
          <w:rFonts w:eastAsia="Arial" w:cs="Arial" w:ascii="Arial" w:hAnsi="Arial"/>
          <w:sz w:val="16"/>
          <w:szCs w:val="16"/>
        </w:rPr>
      </w:r>
    </w:p>
    <w:p>
      <w:pPr>
        <w:pStyle w:val="Normal"/>
        <w:numPr>
          <w:ilvl w:val="0"/>
          <w:numId w:val="44"/>
        </w:numPr>
        <w:tabs>
          <w:tab w:val="clear" w:pos="720"/>
          <w:tab w:val="left" w:pos="1980" w:leader="none"/>
        </w:tabs>
        <w:spacing w:lineRule="auto" w:line="254"/>
        <w:ind w:firstLine="654" w:left="340"/>
        <w:jc w:val="both"/>
        <w:rPr>
          <w:rFonts w:ascii="Arial" w:hAnsi="Arial" w:eastAsia="Arial" w:cs="Arial"/>
          <w:sz w:val="18"/>
          <w:szCs w:val="18"/>
        </w:rPr>
      </w:pPr>
      <w:r>
        <w:rPr>
          <w:rFonts w:eastAsia="Arial" w:cs="Arial" w:ascii="Arial" w:hAnsi="Arial"/>
          <w:sz w:val="18"/>
          <w:szCs w:val="18"/>
        </w:rPr>
        <w:t>if a payment made to a Lender under any Loan Document would be subject to U.S. federal withholding Tax imposed by FATCA if such Lender were to fail to comply with the applicable reporting requirements of FATCA (including those contained in Section 1471(b) or 1472(b) of the Code, as applicable), such Lender shall deliver to the Borrower and the Administrative Agent at the time or times prescribed by law and at such time or times reasonably requested by the Borrower or the Administrative Agent such documentation prescribed by Applicable Law (including as prescribed by Section 1471(b)(3)(C)(i) of the Code) and such additional documentation reasonably requested by</w:t>
      </w:r>
    </w:p>
    <w:p>
      <w:pPr>
        <w:pStyle w:val="Normal"/>
        <w:spacing w:lineRule="exact" w:line="391"/>
        <w:rPr>
          <w:sz w:val="20"/>
          <w:szCs w:val="20"/>
        </w:rPr>
      </w:pPr>
      <w:r>
        <w:rPr>
          <w:sz w:val="20"/>
          <w:szCs w:val="20"/>
        </w:rPr>
      </w:r>
    </w:p>
    <w:p>
      <w:pPr>
        <w:pStyle w:val="Normal"/>
        <w:ind w:left="4440"/>
        <w:rPr>
          <w:sz w:val="20"/>
          <w:szCs w:val="20"/>
        </w:rPr>
      </w:pPr>
      <w:r>
        <w:rPr>
          <w:rFonts w:eastAsia="Arial" w:cs="Arial" w:ascii="Arial" w:hAnsi="Arial"/>
          <w:sz w:val="14"/>
          <w:szCs w:val="14"/>
        </w:rPr>
        <w:t>35</w:t>
      </w:r>
    </w:p>
    <w:p>
      <w:pPr>
        <w:sectPr>
          <w:type w:val="nextPage"/>
          <w:pgSz w:w="11906" w:h="16838"/>
          <w:pgMar w:left="144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38">
            <wp:simplePos x="0" y="0"/>
            <wp:positionH relativeFrom="column">
              <wp:posOffset>-705485</wp:posOffset>
            </wp:positionH>
            <wp:positionV relativeFrom="paragraph">
              <wp:posOffset>38100</wp:posOffset>
            </wp:positionV>
            <wp:extent cx="7132320" cy="17145"/>
            <wp:effectExtent l="0" t="0" r="0" b="0"/>
            <wp:wrapNone/>
            <wp:docPr id="37"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8" descr=""/>
                    <pic:cNvPicPr>
                      <a:picLocks noChangeAspect="1" noChangeArrowheads="1"/>
                    </pic:cNvPicPr>
                  </pic:nvPicPr>
                  <pic:blipFill>
                    <a:blip r:embed="rId38"/>
                    <a:stretch>
                      <a:fillRect/>
                    </a:stretch>
                  </pic:blipFill>
                  <pic:spPr bwMode="auto">
                    <a:xfrm>
                      <a:off x="0" y="0"/>
                      <a:ext cx="7132320" cy="17145"/>
                    </a:xfrm>
                    <a:prstGeom prst="rect">
                      <a:avLst/>
                    </a:prstGeom>
                    <a:noFill/>
                  </pic:spPr>
                </pic:pic>
              </a:graphicData>
            </a:graphic>
          </wp:anchor>
        </w:drawing>
      </w:r>
    </w:p>
    <w:p>
      <w:pPr>
        <w:pStyle w:val="Normal"/>
        <w:spacing w:lineRule="auto" w:line="259"/>
        <w:ind w:left="1460"/>
        <w:jc w:val="both"/>
        <w:rPr>
          <w:sz w:val="20"/>
          <w:szCs w:val="20"/>
        </w:rPr>
      </w:pPr>
      <w:bookmarkStart w:id="39" w:name="page45"/>
      <w:bookmarkEnd w:id="39"/>
      <w:r>
        <w:rPr>
          <w:rFonts w:eastAsia="Arial" w:cs="Arial" w:ascii="Arial" w:hAnsi="Arial"/>
          <w:sz w:val="18"/>
          <w:szCs w:val="18"/>
        </w:rPr>
        <w:t xml:space="preserve">the Borrower or the Administrative Agent as may be necessary for the Borrower and the Administrative Agent to comply with their obligations under FATCA and to determine that such Lender has complied with such Lender’s obligations under FATCA or to determine the amount to deduct and withhold from such payment. Solely for purposes of this </w:t>
      </w:r>
      <w:r>
        <w:rPr>
          <w:rFonts w:eastAsia="Arial" w:cs="Arial" w:ascii="Arial" w:hAnsi="Arial"/>
          <w:sz w:val="18"/>
          <w:szCs w:val="18"/>
          <w:u w:val="single"/>
        </w:rPr>
        <w:t>clause (D)</w:t>
      </w:r>
      <w:r>
        <w:rPr>
          <w:rFonts w:eastAsia="Arial" w:cs="Arial" w:ascii="Arial" w:hAnsi="Arial"/>
          <w:sz w:val="18"/>
          <w:szCs w:val="18"/>
        </w:rPr>
        <w:t>, “FATCA” shall include any amendments made to FATCA after the date of this Agreement.</w:t>
      </w:r>
    </w:p>
    <w:p>
      <w:pPr>
        <w:pStyle w:val="Normal"/>
        <w:spacing w:lineRule="exact" w:line="241"/>
        <w:rPr>
          <w:sz w:val="20"/>
          <w:szCs w:val="20"/>
        </w:rPr>
      </w:pPr>
      <w:r>
        <w:rPr>
          <w:sz w:val="20"/>
          <w:szCs w:val="20"/>
        </w:rPr>
      </w:r>
    </w:p>
    <w:p>
      <w:pPr>
        <w:pStyle w:val="Normal"/>
        <w:numPr>
          <w:ilvl w:val="1"/>
          <w:numId w:val="45"/>
        </w:numPr>
        <w:tabs>
          <w:tab w:val="clear" w:pos="720"/>
          <w:tab w:val="left" w:pos="2131" w:leader="none"/>
        </w:tabs>
        <w:spacing w:lineRule="auto" w:line="264"/>
        <w:ind w:firstLine="806" w:left="660"/>
        <w:jc w:val="both"/>
        <w:rPr>
          <w:rFonts w:ascii="Arial" w:hAnsi="Arial" w:eastAsia="Arial" w:cs="Arial"/>
          <w:sz w:val="18"/>
          <w:szCs w:val="18"/>
        </w:rPr>
      </w:pPr>
      <w:r>
        <w:rPr>
          <w:rFonts w:eastAsia="Arial" w:cs="Arial" w:ascii="Arial" w:hAnsi="Arial"/>
          <w:sz w:val="18"/>
          <w:szCs w:val="18"/>
        </w:rPr>
        <w:t xml:space="preserve">Each Lender agrees that if any form or certification it previously delivered pursuant to this </w:t>
      </w:r>
      <w:r>
        <w:rPr>
          <w:rFonts w:eastAsia="Arial" w:cs="Arial" w:ascii="Arial" w:hAnsi="Arial"/>
          <w:sz w:val="18"/>
          <w:szCs w:val="18"/>
          <w:u w:val="single"/>
        </w:rPr>
        <w:t>Section 3.01</w:t>
      </w:r>
      <w:r>
        <w:rPr>
          <w:rFonts w:eastAsia="Arial" w:cs="Arial" w:ascii="Arial" w:hAnsi="Arial"/>
          <w:sz w:val="18"/>
          <w:szCs w:val="18"/>
        </w:rPr>
        <w:t xml:space="preserve"> expires or becomes obsolete or inaccurate in any respect, it shall update such form or certification or promptly notify the Borrower and the Administrative Agent in writing of its legal inability to do so.</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46"/>
        </w:numPr>
        <w:tabs>
          <w:tab w:val="clear" w:pos="720"/>
          <w:tab w:val="left" w:pos="1516" w:leader="none"/>
        </w:tabs>
        <w:spacing w:lineRule="auto" w:line="288"/>
        <w:ind w:firstLine="656"/>
        <w:jc w:val="both"/>
        <w:rPr>
          <w:rFonts w:ascii="Arial" w:hAnsi="Arial" w:eastAsia="Arial" w:cs="Arial"/>
          <w:sz w:val="16"/>
          <w:szCs w:val="16"/>
        </w:rPr>
      </w:pPr>
      <w:r>
        <w:rPr>
          <w:rFonts w:eastAsia="Arial" w:cs="Arial" w:ascii="Arial" w:hAnsi="Arial"/>
          <w:sz w:val="16"/>
          <w:szCs w:val="16"/>
        </w:rPr>
        <w:t xml:space="preserve">If any party determines, in its sole discretion exercised in good faith, that it has received a refund of any Taxes as to which it has been indemnified pursuant to this </w:t>
      </w:r>
      <w:r>
        <w:rPr>
          <w:rFonts w:eastAsia="Arial" w:cs="Arial" w:ascii="Arial" w:hAnsi="Arial"/>
          <w:sz w:val="16"/>
          <w:szCs w:val="16"/>
          <w:u w:val="single"/>
        </w:rPr>
        <w:t>Section 3.01</w:t>
      </w:r>
      <w:r>
        <w:rPr>
          <w:rFonts w:eastAsia="Arial" w:cs="Arial" w:ascii="Arial" w:hAnsi="Arial"/>
          <w:sz w:val="16"/>
          <w:szCs w:val="16"/>
        </w:rPr>
        <w:t xml:space="preserve"> (including by the payment of additional amounts pursuant to this </w:t>
      </w:r>
      <w:r>
        <w:rPr>
          <w:rFonts w:eastAsia="Arial" w:cs="Arial" w:ascii="Arial" w:hAnsi="Arial"/>
          <w:sz w:val="16"/>
          <w:szCs w:val="16"/>
          <w:u w:val="single"/>
        </w:rPr>
        <w:t>Section 3.01</w:t>
      </w:r>
      <w:r>
        <w:rPr>
          <w:rFonts w:eastAsia="Arial" w:cs="Arial" w:ascii="Arial" w:hAnsi="Arial"/>
          <w:sz w:val="16"/>
          <w:szCs w:val="16"/>
        </w:rPr>
        <w:t xml:space="preserve">), it shall pay to the indemnifying party an amount equal to such refund (but only to the extent of indemnity payments made under this Section with respect to the Taxes giving rise to such refund), net of all out-of-pocket expenses (including Taxes) of such indemnified party and without interest (other than any interest paid by the relevant Governmental Authority with respect to such refund). Such indemnifying party, upon the request of such indemnified party, shall repay to such indemnified party the amount paid over pursuant to this </w:t>
      </w:r>
      <w:r>
        <w:rPr>
          <w:rFonts w:eastAsia="Arial" w:cs="Arial" w:ascii="Arial" w:hAnsi="Arial"/>
          <w:sz w:val="16"/>
          <w:szCs w:val="16"/>
          <w:u w:val="single"/>
        </w:rPr>
        <w:t>paragraph (f)</w:t>
      </w:r>
      <w:r>
        <w:rPr>
          <w:rFonts w:eastAsia="Arial" w:cs="Arial" w:ascii="Arial" w:hAnsi="Arial"/>
          <w:sz w:val="16"/>
          <w:szCs w:val="16"/>
        </w:rPr>
        <w:t xml:space="preserve"> (plus any penalties, interest or other charges imposed by the relevant Governmental Authority) in the event that such indemnified party is required to repay such refund to such Governmental Authority. Notwithstanding anything to the contrary in this </w:t>
      </w:r>
      <w:r>
        <w:rPr>
          <w:rFonts w:eastAsia="Arial" w:cs="Arial" w:ascii="Arial" w:hAnsi="Arial"/>
          <w:sz w:val="16"/>
          <w:szCs w:val="16"/>
          <w:u w:val="single"/>
        </w:rPr>
        <w:t>paragraph (f)</w:t>
      </w:r>
      <w:r>
        <w:rPr>
          <w:rFonts w:eastAsia="Arial" w:cs="Arial" w:ascii="Arial" w:hAnsi="Arial"/>
          <w:sz w:val="16"/>
          <w:szCs w:val="16"/>
        </w:rPr>
        <w:t xml:space="preserve">, in no event will the indemnified party be required to pay any amount to an indemnifying party pursuant to this </w:t>
      </w:r>
      <w:r>
        <w:rPr>
          <w:rFonts w:eastAsia="Arial" w:cs="Arial" w:ascii="Arial" w:hAnsi="Arial"/>
          <w:sz w:val="16"/>
          <w:szCs w:val="16"/>
          <w:u w:val="single"/>
        </w:rPr>
        <w:t>paragraph (f)</w:t>
      </w:r>
      <w:r>
        <w:rPr>
          <w:rFonts w:eastAsia="Arial" w:cs="Arial" w:ascii="Arial" w:hAnsi="Arial"/>
          <w:sz w:val="16"/>
          <w:szCs w:val="16"/>
        </w:rPr>
        <w:t xml:space="preserve"> the payment of which would place the indemnified party in a less favorable net after-Tax position than the indemnified party would have been in if the Tax subject to indemnification and giving rise to such refund had not been deducted, withheld or otherwise imposed and the indemnification payments or additional amounts with respect to such Tax had never been paid. This paragraph shall not be construed to require any indemnified party to make available its Tax returns (or any other information relating to its Taxes that it deems confidential) to the indemnifying party or any other Person.</w:t>
      </w:r>
    </w:p>
    <w:p>
      <w:pPr>
        <w:pStyle w:val="Normal"/>
        <w:spacing w:lineRule="exact" w:line="221"/>
        <w:rPr>
          <w:rFonts w:ascii="Arial" w:hAnsi="Arial" w:eastAsia="Arial" w:cs="Arial"/>
          <w:sz w:val="16"/>
          <w:szCs w:val="16"/>
        </w:rPr>
      </w:pPr>
      <w:r>
        <w:rPr>
          <w:rFonts w:eastAsia="Arial" w:cs="Arial" w:ascii="Arial" w:hAnsi="Arial"/>
          <w:sz w:val="16"/>
          <w:szCs w:val="16"/>
        </w:rPr>
      </w:r>
    </w:p>
    <w:p>
      <w:pPr>
        <w:pStyle w:val="Normal"/>
        <w:numPr>
          <w:ilvl w:val="0"/>
          <w:numId w:val="46"/>
        </w:numPr>
        <w:tabs>
          <w:tab w:val="clear" w:pos="720"/>
          <w:tab w:val="left" w:pos="1492" w:leader="none"/>
        </w:tabs>
        <w:spacing w:lineRule="auto" w:line="264"/>
        <w:ind w:firstLine="656"/>
        <w:jc w:val="both"/>
        <w:rPr>
          <w:rFonts w:ascii="Arial" w:hAnsi="Arial" w:eastAsia="Arial" w:cs="Arial"/>
          <w:sz w:val="18"/>
          <w:szCs w:val="18"/>
        </w:rPr>
      </w:pPr>
      <w:r>
        <w:rPr>
          <w:rFonts w:eastAsia="Arial" w:cs="Arial" w:ascii="Arial" w:hAnsi="Arial"/>
          <w:sz w:val="18"/>
          <w:szCs w:val="18"/>
          <w:u w:val="single"/>
        </w:rPr>
        <w:t>Survival</w:t>
      </w:r>
      <w:r>
        <w:rPr>
          <w:rFonts w:eastAsia="Arial" w:cs="Arial" w:ascii="Arial" w:hAnsi="Arial"/>
          <w:sz w:val="18"/>
          <w:szCs w:val="18"/>
        </w:rPr>
        <w:t xml:space="preserve">. Each party’s obligations under this </w:t>
      </w:r>
      <w:r>
        <w:rPr>
          <w:rFonts w:eastAsia="Arial" w:cs="Arial" w:ascii="Arial" w:hAnsi="Arial"/>
          <w:sz w:val="18"/>
          <w:szCs w:val="18"/>
          <w:u w:val="single"/>
        </w:rPr>
        <w:t>Section 3.01</w:t>
      </w:r>
      <w:r>
        <w:rPr>
          <w:rFonts w:eastAsia="Arial" w:cs="Arial" w:ascii="Arial" w:hAnsi="Arial"/>
          <w:sz w:val="18"/>
          <w:szCs w:val="18"/>
        </w:rPr>
        <w:t xml:space="preserve"> shall survive the resignation or replacement of the Administrative Agent or any assignment of rights by, or the replacement of, a Lender, the termination of the Commitments and the repayment, satisfaction or discharge of all other Obligations.</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46"/>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u w:val="single"/>
        </w:rPr>
        <w:t>Defined Terms</w:t>
      </w:r>
      <w:r>
        <w:rPr>
          <w:rFonts w:eastAsia="Arial" w:cs="Arial" w:ascii="Arial" w:hAnsi="Arial"/>
          <w:sz w:val="18"/>
          <w:szCs w:val="18"/>
        </w:rPr>
        <w:t xml:space="preserve">. For purposes of this </w:t>
      </w:r>
      <w:r>
        <w:rPr>
          <w:rFonts w:eastAsia="Arial" w:cs="Arial" w:ascii="Arial" w:hAnsi="Arial"/>
          <w:sz w:val="18"/>
          <w:szCs w:val="18"/>
          <w:u w:val="single"/>
        </w:rPr>
        <w:t>Section 3.01</w:t>
      </w:r>
      <w:r>
        <w:rPr>
          <w:rFonts w:eastAsia="Arial" w:cs="Arial" w:ascii="Arial" w:hAnsi="Arial"/>
          <w:sz w:val="18"/>
          <w:szCs w:val="18"/>
        </w:rPr>
        <w:t>, the term “</w:t>
      </w:r>
      <w:r>
        <w:rPr>
          <w:rFonts w:eastAsia="Arial" w:cs="Arial" w:ascii="Arial" w:hAnsi="Arial"/>
          <w:sz w:val="18"/>
          <w:szCs w:val="18"/>
          <w:u w:val="single"/>
        </w:rPr>
        <w:t>Applicable Law</w:t>
      </w:r>
      <w:r>
        <w:rPr>
          <w:rFonts w:eastAsia="Arial" w:cs="Arial" w:ascii="Arial" w:hAnsi="Arial"/>
          <w:sz w:val="18"/>
          <w:szCs w:val="18"/>
        </w:rPr>
        <w:t>” includes FATCA.</w:t>
      </w:r>
    </w:p>
    <w:p>
      <w:pPr>
        <w:pStyle w:val="Normal"/>
        <w:spacing w:lineRule="exact" w:line="275"/>
        <w:rPr>
          <w:sz w:val="20"/>
          <w:szCs w:val="20"/>
        </w:rPr>
      </w:pPr>
      <w:r>
        <w:rPr>
          <w:sz w:val="20"/>
          <w:szCs w:val="20"/>
        </w:rPr>
      </w:r>
    </w:p>
    <w:p>
      <w:pPr>
        <w:pStyle w:val="Normal"/>
        <w:spacing w:lineRule="auto" w:line="290"/>
        <w:ind w:firstLine="648"/>
        <w:jc w:val="both"/>
        <w:rPr>
          <w:sz w:val="20"/>
          <w:szCs w:val="20"/>
        </w:rPr>
      </w:pPr>
      <w:r>
        <w:rPr>
          <w:rFonts w:eastAsia="Arial" w:cs="Arial" w:ascii="Arial" w:hAnsi="Arial"/>
          <w:b/>
          <w:bCs/>
          <w:sz w:val="16"/>
          <w:szCs w:val="16"/>
        </w:rPr>
        <w:t xml:space="preserve">3.02 Illegality. </w:t>
      </w:r>
      <w:r>
        <w:rPr>
          <w:rFonts w:eastAsia="Arial" w:cs="Arial" w:ascii="Arial" w:hAnsi="Arial"/>
          <w:sz w:val="16"/>
          <w:szCs w:val="16"/>
        </w:rPr>
        <w:t>If any Lender determines that any Law has made it unlawful, or that any Governmental Authority has asserted that it is</w:t>
      </w:r>
      <w:r>
        <w:rPr>
          <w:rFonts w:eastAsia="Arial" w:cs="Arial" w:ascii="Arial" w:hAnsi="Arial"/>
          <w:b/>
          <w:bCs/>
          <w:sz w:val="16"/>
          <w:szCs w:val="16"/>
        </w:rPr>
        <w:t xml:space="preserve"> </w:t>
      </w:r>
      <w:r>
        <w:rPr>
          <w:rFonts w:eastAsia="Arial" w:cs="Arial" w:ascii="Arial" w:hAnsi="Arial"/>
          <w:sz w:val="16"/>
          <w:szCs w:val="16"/>
        </w:rPr>
        <w:t>unlawful, for any Lender or its applicable Lending Office to make, maintain or fund Loans whose interest is determined by reference to SOFR or Term SOFR, or to determine or charge interest rates based upon SOFR or Term SOFR, then, upon notice thereof by such Lender to the Borrower (through the Administrative Agent), (a) any obligation of such Lender to make or continue Term SOFR Loans or to convert Base Rate Loans to Term SOFR Loans shall be suspended, and (b) if such notice asserts the illegality of such Lender making or maintaining Base Rate Loans the interest rate on which is determined by reference to the Term SOFR component of the Base Rate, the interest rate on which Base Rate Loans of such Lender shall, if necessary to avoid such illegality, be determined by the Administrative Agent without reference to the Term SOFR component of the Base Rate, in each case until such Lender notifies the Administrative Agent and the Borrower that the circumstances giving rise to such determination no longer exist. Upon receipt of such notice, (i) the Borrower shall, upon demand from such Lender (with a copy to the Administrative Agent), prepay or, if applicable, convert all Term SOFR Loans</w:t>
      </w:r>
    </w:p>
    <w:p>
      <w:pPr>
        <w:pStyle w:val="Normal"/>
        <w:spacing w:lineRule="exact" w:line="368"/>
        <w:rPr>
          <w:sz w:val="20"/>
          <w:szCs w:val="20"/>
        </w:rPr>
      </w:pPr>
      <w:r>
        <w:rPr>
          <w:sz w:val="20"/>
          <w:szCs w:val="20"/>
        </w:rPr>
      </w:r>
    </w:p>
    <w:p>
      <w:pPr>
        <w:pStyle w:val="Normal"/>
        <w:jc w:val="center"/>
        <w:rPr>
          <w:sz w:val="20"/>
          <w:szCs w:val="20"/>
        </w:rPr>
      </w:pPr>
      <w:r>
        <w:rPr>
          <w:rFonts w:eastAsia="Arial" w:cs="Arial" w:ascii="Arial" w:hAnsi="Arial"/>
          <w:sz w:val="14"/>
          <w:szCs w:val="14"/>
        </w:rPr>
        <w:t>36</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39">
            <wp:simplePos x="0" y="0"/>
            <wp:positionH relativeFrom="column">
              <wp:posOffset>5080</wp:posOffset>
            </wp:positionH>
            <wp:positionV relativeFrom="paragraph">
              <wp:posOffset>38100</wp:posOffset>
            </wp:positionV>
            <wp:extent cx="7132320" cy="17145"/>
            <wp:effectExtent l="0" t="0" r="0" b="0"/>
            <wp:wrapNone/>
            <wp:docPr id="38" name="Picture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9" descr=""/>
                    <pic:cNvPicPr>
                      <a:picLocks noChangeAspect="1" noChangeArrowheads="1"/>
                    </pic:cNvPicPr>
                  </pic:nvPicPr>
                  <pic:blipFill>
                    <a:blip r:embed="rId39"/>
                    <a:stretch>
                      <a:fillRect/>
                    </a:stretch>
                  </pic:blipFill>
                  <pic:spPr bwMode="auto">
                    <a:xfrm>
                      <a:off x="0" y="0"/>
                      <a:ext cx="7132320" cy="17145"/>
                    </a:xfrm>
                    <a:prstGeom prst="rect">
                      <a:avLst/>
                    </a:prstGeom>
                    <a:noFill/>
                  </pic:spPr>
                </pic:pic>
              </a:graphicData>
            </a:graphic>
          </wp:anchor>
        </w:drawing>
      </w:r>
    </w:p>
    <w:p>
      <w:pPr>
        <w:pStyle w:val="Normal"/>
        <w:spacing w:lineRule="auto" w:line="271"/>
        <w:jc w:val="both"/>
        <w:rPr>
          <w:sz w:val="20"/>
          <w:szCs w:val="20"/>
        </w:rPr>
      </w:pPr>
      <w:bookmarkStart w:id="40" w:name="page46"/>
      <w:bookmarkEnd w:id="40"/>
      <w:r>
        <w:rPr>
          <w:rFonts w:eastAsia="Arial" w:cs="Arial" w:ascii="Arial" w:hAnsi="Arial"/>
          <w:sz w:val="17"/>
          <w:szCs w:val="17"/>
        </w:rPr>
        <w:t xml:space="preserve">of such Lender to Base Rate Loans (the interest rate on which Base Rate Loans of such Lender shall, if necessary to avoid such illegality, be determined by the Administrative Agent without reference to the Term SOFR component of the Base Rate), either on the last day of the Interest Period therefor, if such Lender may lawfully continue to maintain such Term SOFR Loan to such day, or immediately, if such Lender may not lawfully continue to maintain such Term SOFR Loan and (ii) if such notice asserts the illegality of such Lender determining or charging interest rates based upon SOFR, the Administrative Agent shall during the period of such suspension compute the Base Rate applicable to such Lender without reference to the Term SOFR component thereof until the Administrative Agent is advised in writing by such Lender that it is no longer illegal for such Lender to determine or charge interest rates based upon SOFR. Upon any such prepayment or conversion, the Borrower shall also pay accrued interest on the amount so prepaid or converted, together with any additional amounts required pursuant to </w:t>
      </w:r>
      <w:r>
        <w:rPr>
          <w:rFonts w:eastAsia="Arial" w:cs="Arial" w:ascii="Arial" w:hAnsi="Arial"/>
          <w:sz w:val="17"/>
          <w:szCs w:val="17"/>
          <w:u w:val="single"/>
        </w:rPr>
        <w:t>Section 3.05</w:t>
      </w:r>
      <w:r>
        <w:rPr>
          <w:rFonts w:eastAsia="Arial" w:cs="Arial" w:ascii="Arial" w:hAnsi="Arial"/>
          <w:sz w:val="17"/>
          <w:szCs w:val="17"/>
        </w:rPr>
        <w:t>.</w:t>
      </w:r>
    </w:p>
    <w:p>
      <w:pPr>
        <w:pStyle w:val="Normal"/>
        <w:spacing w:lineRule="exact" w:line="228"/>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3.03</w:t>
      </w:r>
      <w:r>
        <w:rPr>
          <w:sz w:val="20"/>
          <w:szCs w:val="20"/>
        </w:rPr>
        <w:tab/>
      </w:r>
      <w:r>
        <w:rPr>
          <w:rFonts w:eastAsia="Arial" w:cs="Arial" w:ascii="Arial" w:hAnsi="Arial"/>
          <w:b/>
          <w:bCs/>
          <w:sz w:val="16"/>
          <w:szCs w:val="16"/>
        </w:rPr>
        <w:t>Inability to Determine Rates.</w:t>
      </w:r>
    </w:p>
    <w:p>
      <w:pPr>
        <w:pStyle w:val="Normal"/>
        <w:spacing w:lineRule="exact" w:line="283"/>
        <w:rPr>
          <w:sz w:val="20"/>
          <w:szCs w:val="20"/>
        </w:rPr>
      </w:pPr>
      <w:r>
        <w:rPr>
          <w:sz w:val="20"/>
          <w:szCs w:val="20"/>
        </w:rPr>
      </w:r>
    </w:p>
    <w:p>
      <w:pPr>
        <w:pStyle w:val="Normal"/>
        <w:numPr>
          <w:ilvl w:val="0"/>
          <w:numId w:val="47"/>
        </w:numPr>
        <w:tabs>
          <w:tab w:val="clear" w:pos="720"/>
          <w:tab w:val="left" w:pos="1496" w:leader="none"/>
        </w:tabs>
        <w:spacing w:lineRule="auto" w:line="290"/>
        <w:ind w:firstLine="656"/>
        <w:jc w:val="both"/>
        <w:rPr>
          <w:rFonts w:ascii="Arial" w:hAnsi="Arial" w:eastAsia="Arial" w:cs="Arial"/>
          <w:sz w:val="16"/>
          <w:szCs w:val="16"/>
        </w:rPr>
      </w:pPr>
      <w:r>
        <w:rPr>
          <w:rFonts w:eastAsia="Arial" w:cs="Arial" w:ascii="Arial" w:hAnsi="Arial"/>
          <w:sz w:val="16"/>
          <w:szCs w:val="16"/>
        </w:rPr>
        <w:t xml:space="preserve">If in connection with any request for a Term SOFR Loan or a conversion of Base Rate Loans to Term SOFR Loans or a continuation of any of such Loans, as applicable, (i) the Administrative Agent determines (which determination shall be conclusive absent manifest error) that (A) no Successor Rate has been determined in accordance with </w:t>
      </w:r>
      <w:r>
        <w:rPr>
          <w:rFonts w:eastAsia="Arial" w:cs="Arial" w:ascii="Arial" w:hAnsi="Arial"/>
          <w:sz w:val="16"/>
          <w:szCs w:val="16"/>
          <w:u w:val="single"/>
        </w:rPr>
        <w:t>Section 3.03(b),</w:t>
      </w:r>
      <w:r>
        <w:rPr>
          <w:rFonts w:eastAsia="Arial" w:cs="Arial" w:ascii="Arial" w:hAnsi="Arial"/>
          <w:sz w:val="16"/>
          <w:szCs w:val="16"/>
        </w:rPr>
        <w:t xml:space="preserve"> and the circumstances under clause (i) of </w:t>
      </w:r>
      <w:r>
        <w:rPr>
          <w:rFonts w:eastAsia="Arial" w:cs="Arial" w:ascii="Arial" w:hAnsi="Arial"/>
          <w:sz w:val="16"/>
          <w:szCs w:val="16"/>
          <w:u w:val="single"/>
        </w:rPr>
        <w:t>Section 3.03(b)</w:t>
      </w:r>
      <w:r>
        <w:rPr>
          <w:rFonts w:eastAsia="Arial" w:cs="Arial" w:ascii="Arial" w:hAnsi="Arial"/>
          <w:sz w:val="16"/>
          <w:szCs w:val="16"/>
        </w:rPr>
        <w:t xml:space="preserve"> or the Scheduled Unavailability Date has occurred, or (B) adequate and reasonable means do not otherwise exist for determining Term SOFR for any requested Interest Period with respect to a proposed Term SOFR Loan or in connection with an existing or proposed Base Rate Loan, or (ii) the Administrative Agent or the Required Lenders determine that for any reason that Term SOFR for any requested Interest Period with respect to a proposed Loan does not adequately and fairly reflect the cost to such Lenders of funding such Loan, the Administrative Agent will promptly so notify the Borrower and each Lender.</w:t>
      </w:r>
    </w:p>
    <w:p>
      <w:pPr>
        <w:pStyle w:val="Normal"/>
        <w:spacing w:lineRule="exact" w:line="193"/>
        <w:rPr>
          <w:sz w:val="20"/>
          <w:szCs w:val="20"/>
        </w:rPr>
      </w:pPr>
      <w:r>
        <w:rPr>
          <w:sz w:val="20"/>
          <w:szCs w:val="20"/>
        </w:rPr>
      </w:r>
    </w:p>
    <w:p>
      <w:pPr>
        <w:pStyle w:val="Normal"/>
        <w:spacing w:lineRule="auto" w:line="276"/>
        <w:ind w:firstLine="648"/>
        <w:jc w:val="both"/>
        <w:rPr>
          <w:sz w:val="20"/>
          <w:szCs w:val="20"/>
        </w:rPr>
      </w:pPr>
      <w:r>
        <w:rPr>
          <w:rFonts w:eastAsia="Arial" w:cs="Arial" w:ascii="Arial" w:hAnsi="Arial"/>
          <w:sz w:val="17"/>
          <w:szCs w:val="17"/>
        </w:rPr>
        <w:t xml:space="preserve">Thereafter, (x) the obligation of the Lenders to make or maintain Term SOFR Loans, or to convert Base Rate Loans to Term SOFR Loans, shall be suspended (to the extent of the affected Term SOFR Loans or Interest Periods), and (y) in the event of a determination described in the preceding sentence with respect to the Term SOFR component of the Base Rate, the utilization of the Term SOFR component in determining the Base Rate shall be suspended, in each case until the Administrative Agent (or, in the case of a determination by the Required Lenders described in clause (ii) of this </w:t>
      </w:r>
      <w:r>
        <w:rPr>
          <w:rFonts w:eastAsia="Arial" w:cs="Arial" w:ascii="Arial" w:hAnsi="Arial"/>
          <w:sz w:val="17"/>
          <w:szCs w:val="17"/>
          <w:u w:val="single"/>
        </w:rPr>
        <w:t>Section 3.03(a)</w:t>
      </w:r>
      <w:r>
        <w:rPr>
          <w:rFonts w:eastAsia="Arial" w:cs="Arial" w:ascii="Arial" w:hAnsi="Arial"/>
          <w:sz w:val="17"/>
          <w:szCs w:val="17"/>
        </w:rPr>
        <w:t>, until the Administrative Agent upon instruction of the Required Lenders) revokes such notice.</w:t>
      </w:r>
    </w:p>
    <w:p>
      <w:pPr>
        <w:pStyle w:val="Normal"/>
        <w:spacing w:lineRule="exact" w:line="203"/>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Upon receipt of such notice, (i) the Borrower may revoke any pending request for a Borrowing of, or conversion to, or continuation of Term SOFR Loans (to the extent of the affected Term SOFR Loans or Interest Periods) or, failing that, will be deemed to have converted such request into a request for a Borrowing of Base Rate Loans in the amount specified therein and (ii) any outstanding Term SOFR Loans shall be deemed to have been converted to Base Rate Loans immediately at the end of their respective applicable Interest Period.</w:t>
      </w:r>
    </w:p>
    <w:p>
      <w:pPr>
        <w:pStyle w:val="Normal"/>
        <w:spacing w:lineRule="exact" w:line="241"/>
        <w:rPr>
          <w:sz w:val="20"/>
          <w:szCs w:val="20"/>
        </w:rPr>
      </w:pPr>
      <w:r>
        <w:rPr>
          <w:sz w:val="20"/>
          <w:szCs w:val="20"/>
        </w:rPr>
      </w:r>
    </w:p>
    <w:p>
      <w:pPr>
        <w:pStyle w:val="Normal"/>
        <w:numPr>
          <w:ilvl w:val="0"/>
          <w:numId w:val="48"/>
        </w:numPr>
        <w:tabs>
          <w:tab w:val="clear" w:pos="720"/>
          <w:tab w:val="left" w:pos="1627" w:leader="none"/>
        </w:tabs>
        <w:spacing w:lineRule="auto" w:line="259"/>
        <w:ind w:firstLine="656"/>
        <w:jc w:val="both"/>
        <w:rPr>
          <w:rFonts w:ascii="Arial" w:hAnsi="Arial" w:eastAsia="Arial" w:cs="Arial"/>
          <w:sz w:val="18"/>
          <w:szCs w:val="18"/>
        </w:rPr>
      </w:pPr>
      <w:r>
        <w:rPr>
          <w:rFonts w:eastAsia="Arial" w:cs="Arial" w:ascii="Arial" w:hAnsi="Arial"/>
          <w:sz w:val="18"/>
          <w:szCs w:val="18"/>
          <w:u w:val="single"/>
        </w:rPr>
        <w:t>Replacement of Term SOFR or Successor Rate</w:t>
      </w:r>
      <w:r>
        <w:rPr>
          <w:rFonts w:eastAsia="Arial" w:cs="Arial" w:ascii="Arial" w:hAnsi="Arial"/>
          <w:sz w:val="18"/>
          <w:szCs w:val="18"/>
        </w:rPr>
        <w:t>. Notwithstanding anything to the contrary in this Agreement or any other Loan Documents, if the Administrative Agent determines (which determination shall be conclusive absent manifest error), or the Borrower or Required Lenders notify the Administrative Agent (with, in the case of the Required Lenders, a copy to the Borrower) that the Borrower or Required Lenders (as applicable) have determined, that:</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1"/>
          <w:numId w:val="48"/>
        </w:numPr>
        <w:tabs>
          <w:tab w:val="clear" w:pos="720"/>
          <w:tab w:val="left" w:pos="2342" w:leader="none"/>
        </w:tabs>
        <w:spacing w:lineRule="auto" w:line="264"/>
        <w:ind w:firstLine="819" w:left="660"/>
        <w:jc w:val="both"/>
        <w:rPr>
          <w:rFonts w:ascii="Arial" w:hAnsi="Arial" w:eastAsia="Arial" w:cs="Arial"/>
          <w:sz w:val="18"/>
          <w:szCs w:val="18"/>
        </w:rPr>
      </w:pPr>
      <w:r>
        <w:rPr>
          <w:rFonts w:eastAsia="Arial" w:cs="Arial" w:ascii="Arial" w:hAnsi="Arial"/>
          <w:sz w:val="18"/>
          <w:szCs w:val="18"/>
        </w:rPr>
        <w:t>adequate and reasonable means do not exist for ascertaining one (1) month and three (3) month interest periods of Term SOFR, including, without limitation, because the Term SOFR Screen Rate is not available or published on a current basis and such circumstances are unlikely to be temporary; or</w:t>
      </w:r>
    </w:p>
    <w:p>
      <w:pPr>
        <w:pStyle w:val="Normal"/>
        <w:spacing w:lineRule="exact" w:line="382"/>
        <w:rPr>
          <w:sz w:val="20"/>
          <w:szCs w:val="20"/>
        </w:rPr>
      </w:pPr>
      <w:r>
        <w:rPr>
          <w:sz w:val="20"/>
          <w:szCs w:val="20"/>
        </w:rPr>
      </w:r>
    </w:p>
    <w:p>
      <w:pPr>
        <w:pStyle w:val="Normal"/>
        <w:jc w:val="center"/>
        <w:rPr>
          <w:sz w:val="20"/>
          <w:szCs w:val="20"/>
        </w:rPr>
      </w:pPr>
      <w:r>
        <w:rPr>
          <w:rFonts w:eastAsia="Arial" w:cs="Arial" w:ascii="Arial" w:hAnsi="Arial"/>
          <w:sz w:val="14"/>
          <w:szCs w:val="14"/>
        </w:rPr>
        <w:t>37</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40">
            <wp:simplePos x="0" y="0"/>
            <wp:positionH relativeFrom="column">
              <wp:posOffset>5080</wp:posOffset>
            </wp:positionH>
            <wp:positionV relativeFrom="paragraph">
              <wp:posOffset>38100</wp:posOffset>
            </wp:positionV>
            <wp:extent cx="7132320" cy="17145"/>
            <wp:effectExtent l="0" t="0" r="0" b="0"/>
            <wp:wrapNone/>
            <wp:docPr id="39" name="Picture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60" descr=""/>
                    <pic:cNvPicPr>
                      <a:picLocks noChangeAspect="1" noChangeArrowheads="1"/>
                    </pic:cNvPicPr>
                  </pic:nvPicPr>
                  <pic:blipFill>
                    <a:blip r:embed="rId40"/>
                    <a:stretch>
                      <a:fillRect/>
                    </a:stretch>
                  </pic:blipFill>
                  <pic:spPr bwMode="auto">
                    <a:xfrm>
                      <a:off x="0" y="0"/>
                      <a:ext cx="7132320" cy="17145"/>
                    </a:xfrm>
                    <a:prstGeom prst="rect">
                      <a:avLst/>
                    </a:prstGeom>
                    <a:noFill/>
                  </pic:spPr>
                </pic:pic>
              </a:graphicData>
            </a:graphic>
          </wp:anchor>
        </w:drawing>
      </w:r>
    </w:p>
    <w:p>
      <w:pPr>
        <w:pStyle w:val="Normal"/>
        <w:numPr>
          <w:ilvl w:val="0"/>
          <w:numId w:val="49"/>
        </w:numPr>
        <w:tabs>
          <w:tab w:val="clear" w:pos="720"/>
          <w:tab w:val="left" w:pos="2108" w:leader="none"/>
        </w:tabs>
        <w:spacing w:lineRule="auto" w:line="254"/>
        <w:ind w:firstLine="779" w:left="660"/>
        <w:jc w:val="both"/>
        <w:rPr>
          <w:rFonts w:ascii="Arial" w:hAnsi="Arial" w:eastAsia="Arial" w:cs="Arial"/>
          <w:sz w:val="18"/>
          <w:szCs w:val="18"/>
        </w:rPr>
      </w:pPr>
      <w:bookmarkStart w:id="41" w:name="page47"/>
      <w:bookmarkEnd w:id="41"/>
      <w:r>
        <w:rPr>
          <w:rFonts w:eastAsia="Arial" w:cs="Arial" w:ascii="Arial" w:hAnsi="Arial"/>
          <w:sz w:val="18"/>
          <w:szCs w:val="18"/>
        </w:rPr>
        <w:t>CME or any successor administrator of the Term SOFR Screen Rate or a Governmental Authority having jurisdiction over the Administrative Agent or such administrator with respect to its publication of Term SOFR, in each case acting in such capacity, has made a public statement identifying a specific date after which one month and three month interest periods of Term SOFR or the Term SOFR Screen Rate shall or will no longer be made available, or permitted to be used for determining the interest rate of U.S. dollar denominated syndicated loans, or shall or will otherwise cease, provided that, at the time of such statement, there is no successor administrator that is satisfactory to the Administrative Agent, that will continue to provide such interest periods of Term SOFR after such specific date (the latest date on which one month and three month interest periods of Term SOFR or the Term SOFR Screen Rate are no longer available permanently or indefinitely, the “</w:t>
      </w:r>
      <w:r>
        <w:rPr>
          <w:rFonts w:eastAsia="Arial" w:cs="Arial" w:ascii="Arial" w:hAnsi="Arial"/>
          <w:sz w:val="18"/>
          <w:szCs w:val="18"/>
          <w:u w:val="single"/>
        </w:rPr>
        <w:t>Scheduled</w:t>
      </w:r>
      <w:r>
        <w:rPr>
          <w:rFonts w:eastAsia="Arial" w:cs="Arial" w:ascii="Arial" w:hAnsi="Arial"/>
          <w:sz w:val="18"/>
          <w:szCs w:val="18"/>
        </w:rPr>
        <w:t xml:space="preserve"> </w:t>
      </w:r>
      <w:r>
        <w:rPr>
          <w:rFonts w:eastAsia="Arial" w:cs="Arial" w:ascii="Arial" w:hAnsi="Arial"/>
          <w:sz w:val="18"/>
          <w:szCs w:val="18"/>
          <w:u w:val="single"/>
        </w:rPr>
        <w:t>Unavailability Date</w:t>
      </w:r>
      <w:r>
        <w:rPr>
          <w:rFonts w:eastAsia="Arial" w:cs="Arial" w:ascii="Arial" w:hAnsi="Arial"/>
          <w:sz w:val="18"/>
          <w:szCs w:val="18"/>
        </w:rPr>
        <w:t>”);</w:t>
      </w:r>
    </w:p>
    <w:p>
      <w:pPr>
        <w:pStyle w:val="Normal"/>
        <w:spacing w:lineRule="exact" w:line="219"/>
        <w:rPr>
          <w:sz w:val="20"/>
          <w:szCs w:val="20"/>
        </w:rPr>
      </w:pPr>
      <w:r>
        <w:rPr>
          <w:sz w:val="20"/>
          <w:szCs w:val="20"/>
        </w:rPr>
      </w:r>
    </w:p>
    <w:p>
      <w:pPr>
        <w:pStyle w:val="Normal"/>
        <w:spacing w:lineRule="auto" w:line="276"/>
        <w:jc w:val="both"/>
        <w:rPr>
          <w:sz w:val="20"/>
          <w:szCs w:val="20"/>
        </w:rPr>
      </w:pPr>
      <w:r>
        <w:rPr>
          <w:rFonts w:eastAsia="Arial" w:cs="Arial" w:ascii="Arial" w:hAnsi="Arial"/>
          <w:sz w:val="17"/>
          <w:szCs w:val="17"/>
        </w:rPr>
        <w:t>then, on a date and time determined by the Administrative Agent (any such date, the “</w:t>
      </w:r>
      <w:r>
        <w:rPr>
          <w:rFonts w:eastAsia="Arial" w:cs="Arial" w:ascii="Arial" w:hAnsi="Arial"/>
          <w:sz w:val="17"/>
          <w:szCs w:val="17"/>
          <w:u w:val="single"/>
        </w:rPr>
        <w:t>Term SOFR Replacement Date</w:t>
      </w:r>
      <w:r>
        <w:rPr>
          <w:rFonts w:eastAsia="Arial" w:cs="Arial" w:ascii="Arial" w:hAnsi="Arial"/>
          <w:sz w:val="17"/>
          <w:szCs w:val="17"/>
        </w:rPr>
        <w:t xml:space="preserve">”), which date shall be at the end of an Interest Period or on the relevant interest payment date, as applicable, for interest calculated and, solely with respect to clause (ii) above, no later than the Scheduled Unavailability Date, Term SOFR will be replaced hereunder and under any Loan Document with Daily Simple SOFR </w:t>
      </w:r>
      <w:r>
        <w:rPr>
          <w:rFonts w:eastAsia="Arial" w:cs="Arial" w:ascii="Arial" w:hAnsi="Arial"/>
          <w:i/>
          <w:iCs/>
          <w:sz w:val="17"/>
          <w:szCs w:val="17"/>
        </w:rPr>
        <w:t>plus</w:t>
      </w:r>
      <w:r>
        <w:rPr>
          <w:rFonts w:eastAsia="Arial" w:cs="Arial" w:ascii="Arial" w:hAnsi="Arial"/>
          <w:sz w:val="17"/>
          <w:szCs w:val="17"/>
        </w:rPr>
        <w:t xml:space="preserve"> the SOFR Adjustment for any payment period for interest calculated that can be determined by the Administrative Agent, in each case, without any amendment to, or further action or consent of any other party to, this Agreement or any other Loan Document (the “</w:t>
      </w:r>
      <w:r>
        <w:rPr>
          <w:rFonts w:eastAsia="Arial" w:cs="Arial" w:ascii="Arial" w:hAnsi="Arial"/>
          <w:sz w:val="17"/>
          <w:szCs w:val="17"/>
          <w:u w:val="single"/>
        </w:rPr>
        <w:t>Successor Rate”)</w:t>
      </w:r>
      <w:r>
        <w:rPr>
          <w:rFonts w:eastAsia="Arial" w:cs="Arial" w:ascii="Arial" w:hAnsi="Arial"/>
          <w:sz w:val="17"/>
          <w:szCs w:val="17"/>
        </w:rPr>
        <w:t>.</w:t>
      </w:r>
    </w:p>
    <w:p>
      <w:pPr>
        <w:pStyle w:val="Normal"/>
        <w:spacing w:lineRule="exact" w:line="203"/>
        <w:rPr>
          <w:sz w:val="20"/>
          <w:szCs w:val="20"/>
        </w:rPr>
      </w:pPr>
      <w:r>
        <w:rPr>
          <w:sz w:val="20"/>
          <w:szCs w:val="20"/>
        </w:rPr>
      </w:r>
    </w:p>
    <w:p>
      <w:pPr>
        <w:pStyle w:val="Normal"/>
        <w:rPr>
          <w:sz w:val="20"/>
          <w:szCs w:val="20"/>
        </w:rPr>
      </w:pPr>
      <w:r>
        <w:rPr>
          <w:rFonts w:eastAsia="Arial" w:cs="Arial" w:ascii="Arial" w:hAnsi="Arial"/>
          <w:sz w:val="18"/>
          <w:szCs w:val="18"/>
        </w:rPr>
        <w:t>If the Successor Rate is Daily Simple SOFR plus the SOFR Adjustment, all interest payments will be payable on a monthly basis.</w:t>
      </w:r>
    </w:p>
    <w:p>
      <w:pPr>
        <w:pStyle w:val="Normal"/>
        <w:spacing w:lineRule="exact" w:line="252"/>
        <w:rPr>
          <w:sz w:val="20"/>
          <w:szCs w:val="20"/>
        </w:rPr>
      </w:pPr>
      <w:r>
        <w:rPr>
          <w:sz w:val="20"/>
          <w:szCs w:val="20"/>
        </w:rPr>
      </w:r>
    </w:p>
    <w:p>
      <w:pPr>
        <w:pStyle w:val="Normal"/>
        <w:spacing w:lineRule="auto" w:line="269"/>
        <w:ind w:firstLine="648"/>
        <w:jc w:val="both"/>
        <w:rPr>
          <w:sz w:val="20"/>
          <w:szCs w:val="20"/>
        </w:rPr>
      </w:pPr>
      <w:r>
        <w:rPr>
          <w:rFonts w:eastAsia="Arial" w:cs="Arial" w:ascii="Arial" w:hAnsi="Arial"/>
          <w:sz w:val="17"/>
          <w:szCs w:val="17"/>
        </w:rPr>
        <w:t xml:space="preserve">Notwithstanding anything to the contrary herein, (i) if the Administrative Agent determines that Daily Simple SOFR is not available on or prior to the Term SOFR Replacement Date, or (ii) if the events or circumstances of the type described in </w:t>
      </w:r>
      <w:r>
        <w:rPr>
          <w:rFonts w:eastAsia="Arial" w:cs="Arial" w:ascii="Arial" w:hAnsi="Arial"/>
          <w:sz w:val="17"/>
          <w:szCs w:val="17"/>
          <w:u w:val="single"/>
        </w:rPr>
        <w:t>Section 3.03(b)(i)</w:t>
      </w:r>
      <w:r>
        <w:rPr>
          <w:rFonts w:eastAsia="Arial" w:cs="Arial" w:ascii="Arial" w:hAnsi="Arial"/>
          <w:sz w:val="17"/>
          <w:szCs w:val="17"/>
        </w:rPr>
        <w:t xml:space="preserve"> or </w:t>
      </w:r>
      <w:r>
        <w:rPr>
          <w:rFonts w:eastAsia="Arial" w:cs="Arial" w:ascii="Arial" w:hAnsi="Arial"/>
          <w:sz w:val="17"/>
          <w:szCs w:val="17"/>
          <w:u w:val="single"/>
        </w:rPr>
        <w:t>(ii)</w:t>
      </w:r>
      <w:r>
        <w:rPr>
          <w:rFonts w:eastAsia="Arial" w:cs="Arial" w:ascii="Arial" w:hAnsi="Arial"/>
          <w:sz w:val="17"/>
          <w:szCs w:val="17"/>
        </w:rPr>
        <w:t xml:space="preserve"> have occurred with respect to the Successor Rate then in effect, then in each case, the Administrative Agent and the Borrower may amend this Agreement solely for the purpose of replacing Term SOFR or any then current Successor Rate in accordance with this </w:t>
      </w:r>
      <w:r>
        <w:rPr>
          <w:rFonts w:eastAsia="Arial" w:cs="Arial" w:ascii="Arial" w:hAnsi="Arial"/>
          <w:sz w:val="17"/>
          <w:szCs w:val="17"/>
          <w:u w:val="single"/>
        </w:rPr>
        <w:t>Section 3.03</w:t>
      </w:r>
      <w:r>
        <w:rPr>
          <w:rFonts w:eastAsia="Arial" w:cs="Arial" w:ascii="Arial" w:hAnsi="Arial"/>
          <w:sz w:val="17"/>
          <w:szCs w:val="17"/>
        </w:rPr>
        <w:t xml:space="preserve"> at the end of any Interest Period, relevant interest payment date or payment period for interest calculated, as applicable, with an alternative benchmark rate giving due consideration to any evolving or then existing convention for similar U.S. dollar denominated credit facilities syndicated and agented in the United States for such alternative benchmark. and, in each case, including any mathematical or other adjustments to such benchmark giving due consideration to any evolving or then existing convention for similar U.S. dollar denominated credit facilities syndicated and agented in the United States for such benchmark, which adjustment or method for calculating such adjustment shall be published on an information service as selected by the Administrative Agent from time to time in its reasonable discretion and may be periodically updated. For the avoidance of doubt, any such proposed rate and adjustments, shall constitute a “</w:t>
      </w:r>
      <w:r>
        <w:rPr>
          <w:rFonts w:eastAsia="Arial" w:cs="Arial" w:ascii="Arial" w:hAnsi="Arial"/>
          <w:sz w:val="17"/>
          <w:szCs w:val="17"/>
          <w:u w:val="single"/>
        </w:rPr>
        <w:t>Successor Rate</w:t>
      </w:r>
      <w:r>
        <w:rPr>
          <w:rFonts w:eastAsia="Arial" w:cs="Arial" w:ascii="Arial" w:hAnsi="Arial"/>
          <w:sz w:val="17"/>
          <w:szCs w:val="17"/>
        </w:rPr>
        <w:t>”. Any such amendment shall become effective at 5:00 p.m. on the fifth Business Day after the Administrative Agent shall have posted such proposed amendment to all Lenders and the Borrower unless, prior to such time, Lenders comprising the Required Lenders have delivered to the Administrative Agent written notice that such Required Lenders object to such amendment.</w:t>
      </w:r>
    </w:p>
    <w:p>
      <w:pPr>
        <w:pStyle w:val="Normal"/>
        <w:spacing w:lineRule="exact" w:line="213"/>
        <w:rPr>
          <w:sz w:val="20"/>
          <w:szCs w:val="20"/>
        </w:rPr>
      </w:pPr>
      <w:r>
        <w:rPr>
          <w:sz w:val="20"/>
          <w:szCs w:val="20"/>
        </w:rPr>
      </w:r>
    </w:p>
    <w:p>
      <w:pPr>
        <w:pStyle w:val="Normal"/>
        <w:ind w:left="660"/>
        <w:rPr>
          <w:sz w:val="20"/>
          <w:szCs w:val="20"/>
        </w:rPr>
      </w:pPr>
      <w:r>
        <w:rPr>
          <w:rFonts w:eastAsia="Arial" w:cs="Arial" w:ascii="Arial" w:hAnsi="Arial"/>
          <w:sz w:val="17"/>
          <w:szCs w:val="17"/>
        </w:rPr>
        <w:t>The Administrative Agent will promptly (in one or more notices) notify the Borrower and each Lender of the implementation of any Successor</w:t>
      </w:r>
    </w:p>
    <w:p>
      <w:pPr>
        <w:pStyle w:val="Normal"/>
        <w:spacing w:lineRule="exact" w:line="35"/>
        <w:rPr>
          <w:sz w:val="20"/>
          <w:szCs w:val="20"/>
        </w:rPr>
      </w:pPr>
      <w:r>
        <w:rPr>
          <w:sz w:val="20"/>
          <w:szCs w:val="20"/>
        </w:rPr>
      </w:r>
    </w:p>
    <w:p>
      <w:pPr>
        <w:pStyle w:val="Normal"/>
        <w:rPr>
          <w:sz w:val="20"/>
          <w:szCs w:val="20"/>
        </w:rPr>
      </w:pPr>
      <w:r>
        <w:rPr>
          <w:rFonts w:eastAsia="Arial" w:cs="Arial" w:ascii="Arial" w:hAnsi="Arial"/>
          <w:sz w:val="18"/>
          <w:szCs w:val="18"/>
        </w:rPr>
        <w:t>Rate.</w:t>
      </w:r>
    </w:p>
    <w:p>
      <w:pPr>
        <w:pStyle w:val="Normal"/>
        <w:spacing w:lineRule="exact" w:line="238"/>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 xml:space="preserve">Any Successor Rate shall be applied in a manner consistent with market practice; </w:t>
      </w:r>
      <w:r>
        <w:rPr>
          <w:rFonts w:eastAsia="Arial" w:cs="Arial" w:ascii="Arial" w:hAnsi="Arial"/>
          <w:sz w:val="18"/>
          <w:szCs w:val="18"/>
          <w:u w:val="single"/>
        </w:rPr>
        <w:t>provided</w:t>
      </w:r>
      <w:r>
        <w:rPr>
          <w:rFonts w:eastAsia="Arial" w:cs="Arial" w:ascii="Arial" w:hAnsi="Arial"/>
          <w:sz w:val="18"/>
          <w:szCs w:val="18"/>
        </w:rPr>
        <w:t xml:space="preserve"> that to the extent such market practice is not administratively feasible for the Administrative Agent, such Successor Rate shall be applied in a manner as otherwise reasonably determined by the Administrative Agent.</w:t>
      </w:r>
    </w:p>
    <w:p>
      <w:pPr>
        <w:pStyle w:val="Normal"/>
        <w:spacing w:lineRule="exact" w:line="382"/>
        <w:rPr>
          <w:sz w:val="20"/>
          <w:szCs w:val="20"/>
        </w:rPr>
      </w:pPr>
      <w:r>
        <w:rPr>
          <w:sz w:val="20"/>
          <w:szCs w:val="20"/>
        </w:rPr>
      </w:r>
    </w:p>
    <w:p>
      <w:pPr>
        <w:pStyle w:val="Normal"/>
        <w:jc w:val="center"/>
        <w:rPr>
          <w:sz w:val="20"/>
          <w:szCs w:val="20"/>
        </w:rPr>
      </w:pPr>
      <w:r>
        <w:rPr>
          <w:rFonts w:eastAsia="Arial" w:cs="Arial" w:ascii="Arial" w:hAnsi="Arial"/>
          <w:sz w:val="14"/>
          <w:szCs w:val="14"/>
        </w:rPr>
        <w:t>38</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41">
            <wp:simplePos x="0" y="0"/>
            <wp:positionH relativeFrom="column">
              <wp:posOffset>5080</wp:posOffset>
            </wp:positionH>
            <wp:positionV relativeFrom="paragraph">
              <wp:posOffset>38100</wp:posOffset>
            </wp:positionV>
            <wp:extent cx="7132320" cy="17145"/>
            <wp:effectExtent l="0" t="0" r="0" b="0"/>
            <wp:wrapNone/>
            <wp:docPr id="40"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61" descr=""/>
                    <pic:cNvPicPr>
                      <a:picLocks noChangeAspect="1" noChangeArrowheads="1"/>
                    </pic:cNvPicPr>
                  </pic:nvPicPr>
                  <pic:blipFill>
                    <a:blip r:embed="rId41"/>
                    <a:stretch>
                      <a:fillRect/>
                    </a:stretch>
                  </pic:blipFill>
                  <pic:spPr bwMode="auto">
                    <a:xfrm>
                      <a:off x="0" y="0"/>
                      <a:ext cx="7132320" cy="17145"/>
                    </a:xfrm>
                    <a:prstGeom prst="rect">
                      <a:avLst/>
                    </a:prstGeom>
                    <a:noFill/>
                  </pic:spPr>
                </pic:pic>
              </a:graphicData>
            </a:graphic>
          </wp:anchor>
        </w:drawing>
      </w:r>
    </w:p>
    <w:p>
      <w:pPr>
        <w:pStyle w:val="Normal"/>
        <w:spacing w:lineRule="auto" w:line="278"/>
        <w:ind w:firstLine="648"/>
        <w:jc w:val="both"/>
        <w:rPr>
          <w:sz w:val="20"/>
          <w:szCs w:val="20"/>
        </w:rPr>
      </w:pPr>
      <w:bookmarkStart w:id="42" w:name="page48"/>
      <w:bookmarkEnd w:id="42"/>
      <w:r>
        <w:rPr>
          <w:rFonts w:eastAsia="Arial" w:cs="Arial" w:ascii="Arial" w:hAnsi="Arial"/>
          <w:sz w:val="18"/>
          <w:szCs w:val="18"/>
        </w:rPr>
        <w:t>Notwithstanding anything else herein, if at any time any Successor Rate as so determined would otherwise be less than zero percent, the Successor Rate will be deemed to be zero percent for the purposes of this Agreement and the other Loan Documents.</w:t>
      </w:r>
    </w:p>
    <w:p>
      <w:pPr>
        <w:pStyle w:val="Normal"/>
        <w:spacing w:lineRule="exact" w:line="197"/>
        <w:rPr>
          <w:sz w:val="20"/>
          <w:szCs w:val="20"/>
        </w:rPr>
      </w:pPr>
      <w:r>
        <w:rPr>
          <w:sz w:val="20"/>
          <w:szCs w:val="20"/>
        </w:rPr>
      </w:r>
    </w:p>
    <w:p>
      <w:pPr>
        <w:pStyle w:val="Normal"/>
        <w:spacing w:lineRule="auto" w:line="257"/>
        <w:ind w:firstLine="648"/>
        <w:jc w:val="both"/>
        <w:rPr>
          <w:sz w:val="20"/>
          <w:szCs w:val="20"/>
        </w:rPr>
      </w:pPr>
      <w:r>
        <w:rPr>
          <w:rFonts w:eastAsia="Arial" w:cs="Arial" w:ascii="Arial" w:hAnsi="Arial"/>
          <w:sz w:val="18"/>
          <w:szCs w:val="18"/>
        </w:rPr>
        <w:t xml:space="preserve">In connection with the implementation of a Successor Rate, the Administrative Agent will have the right to make Conforming Changes from time to time and, notwithstanding anything to the contrary herein or in any other Loan Document, any amendments implementing such Conforming Changes will become effective without any further action or consent of any other party to this Agreement; </w:t>
      </w:r>
      <w:r>
        <w:rPr>
          <w:rFonts w:eastAsia="Arial" w:cs="Arial" w:ascii="Arial" w:hAnsi="Arial"/>
          <w:sz w:val="18"/>
          <w:szCs w:val="18"/>
          <w:u w:val="single"/>
        </w:rPr>
        <w:t>provided</w:t>
      </w:r>
      <w:r>
        <w:rPr>
          <w:rFonts w:eastAsia="Arial" w:cs="Arial" w:ascii="Arial" w:hAnsi="Arial"/>
          <w:sz w:val="18"/>
          <w:szCs w:val="18"/>
        </w:rPr>
        <w:t xml:space="preserve"> that, with respect to any such amendment effected, the Administrative Agent shall post each such amendment implementing such Conforming Changes to the Borrower and the Lenders reasonably promptly after such amendment becomes effective.</w:t>
      </w:r>
    </w:p>
    <w:p>
      <w:pPr>
        <w:pStyle w:val="Normal"/>
        <w:spacing w:lineRule="exact" w:line="215"/>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For purposes of this Section 3.03, those Lenders that either have not made, or do not have an obligation under this Agreement to make, the relevant Loans in Dollars shall be excluded from any determination of Required Lenders.</w:t>
      </w:r>
    </w:p>
    <w:p>
      <w:pPr>
        <w:pStyle w:val="Normal"/>
        <w:spacing w:lineRule="exact" w:line="220"/>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3.04</w:t>
      </w:r>
      <w:r>
        <w:rPr>
          <w:sz w:val="20"/>
          <w:szCs w:val="20"/>
        </w:rPr>
        <w:tab/>
      </w:r>
      <w:r>
        <w:rPr>
          <w:rFonts w:eastAsia="Arial" w:cs="Arial" w:ascii="Arial" w:hAnsi="Arial"/>
          <w:b/>
          <w:bCs/>
          <w:sz w:val="15"/>
          <w:szCs w:val="15"/>
        </w:rPr>
        <w:t>Increased Costs.</w:t>
      </w:r>
    </w:p>
    <w:p>
      <w:pPr>
        <w:pStyle w:val="Normal"/>
        <w:spacing w:lineRule="exact" w:line="283"/>
        <w:rPr>
          <w:sz w:val="20"/>
          <w:szCs w:val="20"/>
        </w:rPr>
      </w:pPr>
      <w:r>
        <w:rPr>
          <w:sz w:val="20"/>
          <w:szCs w:val="20"/>
        </w:rPr>
      </w:r>
    </w:p>
    <w:p>
      <w:pPr>
        <w:pStyle w:val="Normal"/>
        <w:numPr>
          <w:ilvl w:val="0"/>
          <w:numId w:val="50"/>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u w:val="single"/>
        </w:rPr>
        <w:t>Increased Costs Generally</w:t>
      </w:r>
      <w:r>
        <w:rPr>
          <w:rFonts w:eastAsia="Arial" w:cs="Arial" w:ascii="Arial" w:hAnsi="Arial"/>
          <w:sz w:val="18"/>
          <w:szCs w:val="18"/>
        </w:rPr>
        <w:t>. If any Change in Law shall:</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1"/>
          <w:numId w:val="50"/>
        </w:numPr>
        <w:tabs>
          <w:tab w:val="clear" w:pos="720"/>
          <w:tab w:val="left" w:pos="2153" w:leader="none"/>
        </w:tabs>
        <w:spacing w:lineRule="auto" w:line="278"/>
        <w:ind w:firstLine="819" w:left="660"/>
        <w:rPr>
          <w:rFonts w:ascii="Arial" w:hAnsi="Arial" w:eastAsia="Arial" w:cs="Arial"/>
          <w:sz w:val="18"/>
          <w:szCs w:val="18"/>
        </w:rPr>
      </w:pPr>
      <w:r>
        <w:rPr>
          <w:rFonts w:eastAsia="Arial" w:cs="Arial" w:ascii="Arial" w:hAnsi="Arial"/>
          <w:sz w:val="18"/>
          <w:szCs w:val="18"/>
        </w:rPr>
        <w:t>impose, modify or deem applicable any reserve, special deposit, compulsory loan, insurance charge or similar requirement against assets of, deposits with or for the account of, or credit extended or participated in by, any Lender;</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1"/>
          <w:numId w:val="50"/>
        </w:numPr>
        <w:tabs>
          <w:tab w:val="clear" w:pos="720"/>
          <w:tab w:val="left" w:pos="2108" w:leader="none"/>
        </w:tabs>
        <w:spacing w:lineRule="auto" w:line="264"/>
        <w:ind w:firstLine="819" w:left="660"/>
        <w:jc w:val="both"/>
        <w:rPr>
          <w:rFonts w:ascii="Arial" w:hAnsi="Arial" w:eastAsia="Arial" w:cs="Arial"/>
          <w:sz w:val="18"/>
          <w:szCs w:val="18"/>
        </w:rPr>
      </w:pPr>
      <w:r>
        <w:rPr>
          <w:rFonts w:eastAsia="Arial" w:cs="Arial" w:ascii="Arial" w:hAnsi="Arial"/>
          <w:sz w:val="18"/>
          <w:szCs w:val="18"/>
        </w:rPr>
        <w:t xml:space="preserve">subject any Recipient to any Taxes (other than (A) Indemnified Taxes, (B) Taxes described in </w:t>
      </w:r>
      <w:r>
        <w:rPr>
          <w:rFonts w:eastAsia="Arial" w:cs="Arial" w:ascii="Arial" w:hAnsi="Arial"/>
          <w:sz w:val="18"/>
          <w:szCs w:val="18"/>
          <w:u w:val="single"/>
        </w:rPr>
        <w:t>clauses (b)</w:t>
      </w:r>
      <w:r>
        <w:rPr>
          <w:rFonts w:eastAsia="Arial" w:cs="Arial" w:ascii="Arial" w:hAnsi="Arial"/>
          <w:sz w:val="18"/>
          <w:szCs w:val="18"/>
        </w:rPr>
        <w:t xml:space="preserve"> through </w:t>
      </w:r>
      <w:r>
        <w:rPr>
          <w:rFonts w:eastAsia="Arial" w:cs="Arial" w:ascii="Arial" w:hAnsi="Arial"/>
          <w:sz w:val="18"/>
          <w:szCs w:val="18"/>
          <w:u w:val="single"/>
        </w:rPr>
        <w:t>(d)</w:t>
      </w:r>
      <w:r>
        <w:rPr>
          <w:rFonts w:eastAsia="Arial" w:cs="Arial" w:ascii="Arial" w:hAnsi="Arial"/>
          <w:sz w:val="18"/>
          <w:szCs w:val="18"/>
        </w:rPr>
        <w:t xml:space="preserve"> of the definition of Excluded Taxes and (C) Connection Income Taxes) on its loans, loan principal, letters of credit, commitments, or other obligations, or its deposits, reserves, other liabilities or capital attributable thereto; or</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1"/>
          <w:numId w:val="50"/>
        </w:numPr>
        <w:tabs>
          <w:tab w:val="clear" w:pos="720"/>
          <w:tab w:val="left" w:pos="2185" w:leader="none"/>
        </w:tabs>
        <w:spacing w:lineRule="auto" w:line="278"/>
        <w:ind w:firstLine="819" w:left="660" w:right="20"/>
        <w:rPr>
          <w:rFonts w:ascii="Arial" w:hAnsi="Arial" w:eastAsia="Arial" w:cs="Arial"/>
          <w:sz w:val="18"/>
          <w:szCs w:val="18"/>
        </w:rPr>
      </w:pPr>
      <w:r>
        <w:rPr>
          <w:rFonts w:eastAsia="Arial" w:cs="Arial" w:ascii="Arial" w:hAnsi="Arial"/>
          <w:sz w:val="18"/>
          <w:szCs w:val="18"/>
        </w:rPr>
        <w:t>impose on any Lender any other condition, cost or expense affecting this Agreement or Term SOFR Loans made by such Lender or participation therein;</w:t>
      </w:r>
    </w:p>
    <w:p>
      <w:pPr>
        <w:pStyle w:val="Normal"/>
        <w:spacing w:lineRule="exact" w:line="197"/>
        <w:rPr>
          <w:sz w:val="20"/>
          <w:szCs w:val="20"/>
        </w:rPr>
      </w:pPr>
      <w:r>
        <w:rPr>
          <w:sz w:val="20"/>
          <w:szCs w:val="20"/>
        </w:rPr>
      </w:r>
    </w:p>
    <w:p>
      <w:pPr>
        <w:pStyle w:val="Normal"/>
        <w:spacing w:lineRule="auto" w:line="259"/>
        <w:jc w:val="both"/>
        <w:rPr>
          <w:sz w:val="20"/>
          <w:szCs w:val="20"/>
        </w:rPr>
      </w:pPr>
      <w:r>
        <w:rPr>
          <w:rFonts w:eastAsia="Arial" w:cs="Arial" w:ascii="Arial" w:hAnsi="Arial"/>
          <w:sz w:val="18"/>
          <w:szCs w:val="18"/>
        </w:rPr>
        <w:t>and the result of any of the foregoing shall be to increase the cost to such Lender of making, converting to, continuing or maintaining any Loan (or of maintaining its obligation to make any such Loan), or to reduce the amount of any sum received or receivable by such Lender (whether of principal, interest or any other amount) then, upon request of such Lender, the Borrower will pay to such Lender such additional amount or amounts as will compensate such Lender for such additional costs incurred or reduction suffered.</w:t>
      </w:r>
    </w:p>
    <w:p>
      <w:pPr>
        <w:pStyle w:val="Normal"/>
        <w:spacing w:lineRule="exact" w:line="241"/>
        <w:rPr>
          <w:sz w:val="20"/>
          <w:szCs w:val="20"/>
        </w:rPr>
      </w:pPr>
      <w:r>
        <w:rPr>
          <w:sz w:val="20"/>
          <w:szCs w:val="20"/>
        </w:rPr>
      </w:r>
    </w:p>
    <w:p>
      <w:pPr>
        <w:pStyle w:val="Normal"/>
        <w:numPr>
          <w:ilvl w:val="0"/>
          <w:numId w:val="51"/>
        </w:numPr>
        <w:tabs>
          <w:tab w:val="clear" w:pos="720"/>
          <w:tab w:val="left" w:pos="1560" w:leader="none"/>
        </w:tabs>
        <w:spacing w:lineRule="auto" w:line="254"/>
        <w:ind w:firstLine="656"/>
        <w:jc w:val="both"/>
        <w:rPr>
          <w:rFonts w:ascii="Arial" w:hAnsi="Arial" w:eastAsia="Arial" w:cs="Arial"/>
          <w:sz w:val="18"/>
          <w:szCs w:val="18"/>
        </w:rPr>
      </w:pPr>
      <w:r>
        <w:rPr>
          <w:rFonts w:eastAsia="Arial" w:cs="Arial" w:ascii="Arial" w:hAnsi="Arial"/>
          <w:sz w:val="18"/>
          <w:szCs w:val="18"/>
          <w:u w:val="single"/>
        </w:rPr>
        <w:t>Capital Requirements</w:t>
      </w:r>
      <w:r>
        <w:rPr>
          <w:rFonts w:eastAsia="Arial" w:cs="Arial" w:ascii="Arial" w:hAnsi="Arial"/>
          <w:sz w:val="18"/>
          <w:szCs w:val="18"/>
        </w:rPr>
        <w:t>. If any Lender determines that any Change in Law affecting such Lender or any Lending Office of such Lender or such Lender’s holding company, if any, regarding capital or liquidity requirements has or would have the effect of reducing the rate of return on such Lender’s capital or on the capital of such Lender’s holding company, if any, as a consequence of this Agreement, the Commitments of such Lender or the Loans made by such Lender, to a level below that which such Lender or such Lender’s holding company could have achieved but for such Change in Law (taking into consideration such Lender’s policies and the policies of such Lender’s holding company with respect to capital adequacy), then from time to time the Borrower will pay to such Lender such additional amount or amounts as will compensate such Lender or such Lender’s holding company for any such reduction suffered.</w:t>
      </w:r>
    </w:p>
    <w:p>
      <w:pPr>
        <w:pStyle w:val="Normal"/>
        <w:spacing w:lineRule="exact" w:line="248"/>
        <w:rPr>
          <w:rFonts w:ascii="Arial" w:hAnsi="Arial" w:eastAsia="Arial" w:cs="Arial"/>
          <w:sz w:val="18"/>
          <w:szCs w:val="18"/>
        </w:rPr>
      </w:pPr>
      <w:r>
        <w:rPr>
          <w:rFonts w:eastAsia="Arial" w:cs="Arial" w:ascii="Arial" w:hAnsi="Arial"/>
          <w:sz w:val="18"/>
          <w:szCs w:val="18"/>
        </w:rPr>
      </w:r>
    </w:p>
    <w:p>
      <w:pPr>
        <w:pStyle w:val="Normal"/>
        <w:numPr>
          <w:ilvl w:val="0"/>
          <w:numId w:val="51"/>
        </w:numPr>
        <w:tabs>
          <w:tab w:val="clear" w:pos="720"/>
          <w:tab w:val="left" w:pos="1563" w:leader="none"/>
        </w:tabs>
        <w:spacing w:lineRule="auto" w:line="278"/>
        <w:ind w:firstLine="656"/>
        <w:rPr>
          <w:rFonts w:ascii="Arial" w:hAnsi="Arial" w:eastAsia="Arial" w:cs="Arial"/>
          <w:sz w:val="18"/>
          <w:szCs w:val="18"/>
        </w:rPr>
      </w:pPr>
      <w:r>
        <w:rPr>
          <w:rFonts w:eastAsia="Arial" w:cs="Arial" w:ascii="Arial" w:hAnsi="Arial"/>
          <w:sz w:val="18"/>
          <w:szCs w:val="18"/>
          <w:u w:val="single"/>
        </w:rPr>
        <w:t>Certificates for Reimbursement</w:t>
      </w:r>
      <w:r>
        <w:rPr>
          <w:rFonts w:eastAsia="Arial" w:cs="Arial" w:ascii="Arial" w:hAnsi="Arial"/>
          <w:sz w:val="18"/>
          <w:szCs w:val="18"/>
        </w:rPr>
        <w:t>. A certificate of a Lender setting forth the amount or amounts necessary to compensate such Lender or its holding company as the case may be and setting forth</w:t>
      </w:r>
    </w:p>
    <w:p>
      <w:pPr>
        <w:pStyle w:val="Normal"/>
        <w:spacing w:lineRule="exact" w:line="368"/>
        <w:rPr>
          <w:sz w:val="20"/>
          <w:szCs w:val="20"/>
        </w:rPr>
      </w:pPr>
      <w:r>
        <w:rPr>
          <w:sz w:val="20"/>
          <w:szCs w:val="20"/>
        </w:rPr>
      </w:r>
    </w:p>
    <w:p>
      <w:pPr>
        <w:pStyle w:val="Normal"/>
        <w:jc w:val="center"/>
        <w:rPr>
          <w:sz w:val="20"/>
          <w:szCs w:val="20"/>
        </w:rPr>
      </w:pPr>
      <w:r>
        <w:rPr>
          <w:rFonts w:eastAsia="Arial" w:cs="Arial" w:ascii="Arial" w:hAnsi="Arial"/>
          <w:sz w:val="14"/>
          <w:szCs w:val="14"/>
        </w:rPr>
        <w:t>39</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42">
            <wp:simplePos x="0" y="0"/>
            <wp:positionH relativeFrom="column">
              <wp:posOffset>5080</wp:posOffset>
            </wp:positionH>
            <wp:positionV relativeFrom="paragraph">
              <wp:posOffset>38100</wp:posOffset>
            </wp:positionV>
            <wp:extent cx="7132320" cy="17145"/>
            <wp:effectExtent l="0" t="0" r="0" b="0"/>
            <wp:wrapNone/>
            <wp:docPr id="41"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62" descr=""/>
                    <pic:cNvPicPr>
                      <a:picLocks noChangeAspect="1" noChangeArrowheads="1"/>
                    </pic:cNvPicPr>
                  </pic:nvPicPr>
                  <pic:blipFill>
                    <a:blip r:embed="rId42"/>
                    <a:stretch>
                      <a:fillRect/>
                    </a:stretch>
                  </pic:blipFill>
                  <pic:spPr bwMode="auto">
                    <a:xfrm>
                      <a:off x="0" y="0"/>
                      <a:ext cx="7132320" cy="17145"/>
                    </a:xfrm>
                    <a:prstGeom prst="rect">
                      <a:avLst/>
                    </a:prstGeom>
                    <a:noFill/>
                  </pic:spPr>
                </pic:pic>
              </a:graphicData>
            </a:graphic>
          </wp:anchor>
        </w:drawing>
      </w:r>
    </w:p>
    <w:p>
      <w:pPr>
        <w:pStyle w:val="Normal"/>
        <w:spacing w:lineRule="auto" w:line="307"/>
        <w:rPr>
          <w:sz w:val="20"/>
          <w:szCs w:val="20"/>
        </w:rPr>
      </w:pPr>
      <w:bookmarkStart w:id="43" w:name="page49"/>
      <w:bookmarkEnd w:id="43"/>
      <w:r>
        <w:rPr>
          <w:rFonts w:eastAsia="Arial" w:cs="Arial" w:ascii="Arial" w:hAnsi="Arial"/>
          <w:sz w:val="17"/>
          <w:szCs w:val="17"/>
        </w:rPr>
        <w:t xml:space="preserve">the basis for the determination thereof, as specified in </w:t>
      </w:r>
      <w:r>
        <w:rPr>
          <w:rFonts w:eastAsia="Arial" w:cs="Arial" w:ascii="Arial" w:hAnsi="Arial"/>
          <w:sz w:val="17"/>
          <w:szCs w:val="17"/>
          <w:u w:val="single"/>
        </w:rPr>
        <w:t>subsection (a)</w:t>
      </w:r>
      <w:r>
        <w:rPr>
          <w:rFonts w:eastAsia="Arial" w:cs="Arial" w:ascii="Arial" w:hAnsi="Arial"/>
          <w:sz w:val="17"/>
          <w:szCs w:val="17"/>
        </w:rPr>
        <w:t xml:space="preserve"> or </w:t>
      </w:r>
      <w:r>
        <w:rPr>
          <w:rFonts w:eastAsia="Arial" w:cs="Arial" w:ascii="Arial" w:hAnsi="Arial"/>
          <w:sz w:val="17"/>
          <w:szCs w:val="17"/>
          <w:u w:val="single"/>
        </w:rPr>
        <w:t>(b)</w:t>
      </w:r>
      <w:r>
        <w:rPr>
          <w:rFonts w:eastAsia="Arial" w:cs="Arial" w:ascii="Arial" w:hAnsi="Arial"/>
          <w:sz w:val="17"/>
          <w:szCs w:val="17"/>
        </w:rPr>
        <w:t xml:space="preserve"> of this Section and delivered to the Borrower shall be conclusive absent manifest error. The Borrower shall pay such Lender the amount shown as due on any such certificate within 30 days after receipt thereof.</w:t>
      </w:r>
    </w:p>
    <w:p>
      <w:pPr>
        <w:pStyle w:val="Normal"/>
        <w:spacing w:lineRule="exact" w:line="200"/>
        <w:rPr>
          <w:sz w:val="20"/>
          <w:szCs w:val="20"/>
        </w:rPr>
      </w:pPr>
      <w:r>
        <w:rPr>
          <w:sz w:val="20"/>
          <w:szCs w:val="20"/>
        </w:rPr>
      </w:r>
    </w:p>
    <w:p>
      <w:pPr>
        <w:pStyle w:val="Normal"/>
        <w:numPr>
          <w:ilvl w:val="0"/>
          <w:numId w:val="52"/>
        </w:numPr>
        <w:tabs>
          <w:tab w:val="clear" w:pos="720"/>
          <w:tab w:val="left" w:pos="1506" w:leader="none"/>
        </w:tabs>
        <w:spacing w:lineRule="auto" w:line="274"/>
        <w:ind w:firstLine="656"/>
        <w:jc w:val="both"/>
        <w:rPr>
          <w:rFonts w:ascii="Arial" w:hAnsi="Arial" w:eastAsia="Arial" w:cs="Arial"/>
          <w:sz w:val="17"/>
          <w:szCs w:val="17"/>
        </w:rPr>
      </w:pPr>
      <w:r>
        <w:rPr>
          <w:rFonts w:eastAsia="Arial" w:cs="Arial" w:ascii="Arial" w:hAnsi="Arial"/>
          <w:sz w:val="17"/>
          <w:szCs w:val="17"/>
          <w:u w:val="single"/>
        </w:rPr>
        <w:t>Delay in Requests</w:t>
      </w:r>
      <w:r>
        <w:rPr>
          <w:rFonts w:eastAsia="Arial" w:cs="Arial" w:ascii="Arial" w:hAnsi="Arial"/>
          <w:sz w:val="17"/>
          <w:szCs w:val="17"/>
        </w:rPr>
        <w:t xml:space="preserve">. Failure or delay on the part of any Lender to demand compensation pursuant to the foregoing provisions of this </w:t>
      </w:r>
      <w:r>
        <w:rPr>
          <w:rFonts w:eastAsia="Arial" w:cs="Arial" w:ascii="Arial" w:hAnsi="Arial"/>
          <w:sz w:val="17"/>
          <w:szCs w:val="17"/>
          <w:u w:val="single"/>
        </w:rPr>
        <w:t>Section 3.04</w:t>
      </w:r>
      <w:r>
        <w:rPr>
          <w:rFonts w:eastAsia="Arial" w:cs="Arial" w:ascii="Arial" w:hAnsi="Arial"/>
          <w:sz w:val="17"/>
          <w:szCs w:val="17"/>
        </w:rPr>
        <w:t xml:space="preserve"> shall not constitute a waiver of such Lender’s right to demand such compensation, </w:t>
      </w:r>
      <w:r>
        <w:rPr>
          <w:rFonts w:eastAsia="Arial" w:cs="Arial" w:ascii="Arial" w:hAnsi="Arial"/>
          <w:sz w:val="17"/>
          <w:szCs w:val="17"/>
          <w:u w:val="single"/>
        </w:rPr>
        <w:t>provided</w:t>
      </w:r>
      <w:r>
        <w:rPr>
          <w:rFonts w:eastAsia="Arial" w:cs="Arial" w:ascii="Arial" w:hAnsi="Arial"/>
          <w:sz w:val="17"/>
          <w:szCs w:val="17"/>
        </w:rPr>
        <w:t xml:space="preserve"> that the Borrower shall not be required to compensate a Lender pursuant to the foregoing provisions of this Section for any increased costs incurred or reductions suffered more than nine months prior to the date that such Lender notifies the Borrower of the Change in Law giving rise to such increased costs or reductions and of such Lender’s intention to claim compensation therefor (except that, if the Change in Law giving rise to such increased costs or reductions is retroactive, then the nine-month period referred to above shall be extended to include the period of retroactive effect thereof).</w:t>
      </w:r>
    </w:p>
    <w:p>
      <w:pPr>
        <w:pStyle w:val="Normal"/>
        <w:spacing w:lineRule="exact" w:line="231"/>
        <w:rPr>
          <w:rFonts w:ascii="Arial" w:hAnsi="Arial" w:eastAsia="Arial" w:cs="Arial"/>
          <w:sz w:val="17"/>
          <w:szCs w:val="17"/>
        </w:rPr>
      </w:pPr>
      <w:r>
        <w:rPr>
          <w:rFonts w:eastAsia="Arial" w:cs="Arial" w:ascii="Arial" w:hAnsi="Arial"/>
          <w:sz w:val="17"/>
          <w:szCs w:val="17"/>
        </w:rPr>
      </w:r>
    </w:p>
    <w:p>
      <w:pPr>
        <w:pStyle w:val="Normal"/>
        <w:numPr>
          <w:ilvl w:val="0"/>
          <w:numId w:val="52"/>
        </w:numPr>
        <w:tabs>
          <w:tab w:val="clear" w:pos="720"/>
          <w:tab w:val="left" w:pos="1496" w:leader="none"/>
        </w:tabs>
        <w:spacing w:lineRule="auto" w:line="286"/>
        <w:ind w:firstLine="656"/>
        <w:jc w:val="both"/>
        <w:rPr>
          <w:rFonts w:ascii="Arial" w:hAnsi="Arial" w:eastAsia="Arial" w:cs="Arial"/>
          <w:sz w:val="17"/>
          <w:szCs w:val="17"/>
        </w:rPr>
      </w:pPr>
      <w:r>
        <w:rPr>
          <w:rFonts w:eastAsia="Arial" w:cs="Arial" w:ascii="Arial" w:hAnsi="Arial"/>
          <w:sz w:val="17"/>
          <w:szCs w:val="17"/>
          <w:u w:val="single"/>
        </w:rPr>
        <w:t>Consistent Treatment</w:t>
      </w:r>
      <w:r>
        <w:rPr>
          <w:rFonts w:eastAsia="Arial" w:cs="Arial" w:ascii="Arial" w:hAnsi="Arial"/>
          <w:sz w:val="17"/>
          <w:szCs w:val="17"/>
        </w:rPr>
        <w:t xml:space="preserve">. Notwithstanding anything in this </w:t>
      </w:r>
      <w:r>
        <w:rPr>
          <w:rFonts w:eastAsia="Arial" w:cs="Arial" w:ascii="Arial" w:hAnsi="Arial"/>
          <w:sz w:val="17"/>
          <w:szCs w:val="17"/>
          <w:u w:val="single"/>
        </w:rPr>
        <w:t>Section 3.04</w:t>
      </w:r>
      <w:r>
        <w:rPr>
          <w:rFonts w:eastAsia="Arial" w:cs="Arial" w:ascii="Arial" w:hAnsi="Arial"/>
          <w:sz w:val="17"/>
          <w:szCs w:val="17"/>
        </w:rPr>
        <w:t xml:space="preserve"> to the contrary, no Lender shall receive compensation pursuant to this </w:t>
      </w:r>
      <w:r>
        <w:rPr>
          <w:rFonts w:eastAsia="Arial" w:cs="Arial" w:ascii="Arial" w:hAnsi="Arial"/>
          <w:sz w:val="17"/>
          <w:szCs w:val="17"/>
          <w:u w:val="single"/>
        </w:rPr>
        <w:t>Section 3.04</w:t>
      </w:r>
      <w:r>
        <w:rPr>
          <w:rFonts w:eastAsia="Arial" w:cs="Arial" w:ascii="Arial" w:hAnsi="Arial"/>
          <w:sz w:val="17"/>
          <w:szCs w:val="17"/>
        </w:rPr>
        <w:t xml:space="preserve">, unless such Lender certifies that it is generally seeking compensation from other borrowers in the United States loan market with respect to similarly affected loans under agreements with such borrowers having provisions similar to this </w:t>
      </w:r>
      <w:r>
        <w:rPr>
          <w:rFonts w:eastAsia="Arial" w:cs="Arial" w:ascii="Arial" w:hAnsi="Arial"/>
          <w:sz w:val="17"/>
          <w:szCs w:val="17"/>
          <w:u w:val="single"/>
        </w:rPr>
        <w:t>Section 3.04</w:t>
      </w:r>
      <w:r>
        <w:rPr>
          <w:rFonts w:eastAsia="Arial" w:cs="Arial" w:ascii="Arial" w:hAnsi="Arial"/>
          <w:sz w:val="17"/>
          <w:szCs w:val="17"/>
        </w:rPr>
        <w:t>.</w:t>
      </w:r>
    </w:p>
    <w:p>
      <w:pPr>
        <w:pStyle w:val="Normal"/>
        <w:spacing w:lineRule="exact" w:line="215"/>
        <w:rPr>
          <w:sz w:val="20"/>
          <w:szCs w:val="20"/>
        </w:rPr>
      </w:pPr>
      <w:r>
        <w:rPr>
          <w:sz w:val="20"/>
          <w:szCs w:val="20"/>
        </w:rPr>
      </w:r>
    </w:p>
    <w:p>
      <w:pPr>
        <w:pStyle w:val="Normal"/>
        <w:spacing w:lineRule="auto" w:line="312"/>
        <w:ind w:firstLine="648"/>
        <w:rPr>
          <w:sz w:val="20"/>
          <w:szCs w:val="20"/>
        </w:rPr>
      </w:pPr>
      <w:r>
        <w:rPr>
          <w:rFonts w:eastAsia="Arial" w:cs="Arial" w:ascii="Arial" w:hAnsi="Arial"/>
          <w:b/>
          <w:bCs/>
          <w:sz w:val="17"/>
          <w:szCs w:val="17"/>
        </w:rPr>
        <w:t xml:space="preserve">3.05 Compensation for Losses. </w:t>
      </w:r>
      <w:r>
        <w:rPr>
          <w:rFonts w:eastAsia="Arial" w:cs="Arial" w:ascii="Arial" w:hAnsi="Arial"/>
          <w:sz w:val="17"/>
          <w:szCs w:val="17"/>
        </w:rPr>
        <w:t>Upon demand of any Lender (with a copy to the Administrative Agent) from time to time, the Borrower</w:t>
      </w:r>
      <w:r>
        <w:rPr>
          <w:rFonts w:eastAsia="Arial" w:cs="Arial" w:ascii="Arial" w:hAnsi="Arial"/>
          <w:b/>
          <w:bCs/>
          <w:sz w:val="17"/>
          <w:szCs w:val="17"/>
        </w:rPr>
        <w:t xml:space="preserve"> </w:t>
      </w:r>
      <w:r>
        <w:rPr>
          <w:rFonts w:eastAsia="Arial" w:cs="Arial" w:ascii="Arial" w:hAnsi="Arial"/>
          <w:sz w:val="17"/>
          <w:szCs w:val="17"/>
        </w:rPr>
        <w:t>shall promptly compensate such Lender for and hold such Lender harmless from any loss, cost or expense incurred by it as a result of:</w:t>
      </w:r>
    </w:p>
    <w:p>
      <w:pPr>
        <w:pStyle w:val="Normal"/>
        <w:spacing w:lineRule="exact" w:line="198"/>
        <w:rPr>
          <w:sz w:val="20"/>
          <w:szCs w:val="20"/>
        </w:rPr>
      </w:pPr>
      <w:r>
        <w:rPr>
          <w:sz w:val="20"/>
          <w:szCs w:val="20"/>
        </w:rPr>
      </w:r>
    </w:p>
    <w:p>
      <w:pPr>
        <w:pStyle w:val="Normal"/>
        <w:numPr>
          <w:ilvl w:val="0"/>
          <w:numId w:val="53"/>
        </w:numPr>
        <w:tabs>
          <w:tab w:val="clear" w:pos="720"/>
          <w:tab w:val="left" w:pos="1482" w:leader="none"/>
        </w:tabs>
        <w:spacing w:lineRule="auto" w:line="278"/>
        <w:ind w:firstLine="656"/>
        <w:rPr>
          <w:rFonts w:ascii="Arial" w:hAnsi="Arial" w:eastAsia="Arial" w:cs="Arial"/>
          <w:sz w:val="18"/>
          <w:szCs w:val="18"/>
        </w:rPr>
      </w:pPr>
      <w:r>
        <w:rPr>
          <w:rFonts w:eastAsia="Arial" w:cs="Arial" w:ascii="Arial" w:hAnsi="Arial"/>
          <w:sz w:val="18"/>
          <w:szCs w:val="18"/>
        </w:rPr>
        <w:t>any continuation, conversion, payment or prepayment of any Loan other than a Base Rate Loan on a day other than the last day of the Interest Period for such Loan (whether voluntary, mandatory, automatic, by reason of acceleration, or otherwise);</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53"/>
        </w:numPr>
        <w:tabs>
          <w:tab w:val="clear" w:pos="720"/>
          <w:tab w:val="left" w:pos="1492" w:leader="none"/>
        </w:tabs>
        <w:spacing w:lineRule="auto" w:line="278"/>
        <w:ind w:firstLine="656"/>
        <w:rPr>
          <w:rFonts w:ascii="Arial" w:hAnsi="Arial" w:eastAsia="Arial" w:cs="Arial"/>
          <w:sz w:val="18"/>
          <w:szCs w:val="18"/>
        </w:rPr>
      </w:pPr>
      <w:r>
        <w:rPr>
          <w:rFonts w:eastAsia="Arial" w:cs="Arial" w:ascii="Arial" w:hAnsi="Arial"/>
          <w:sz w:val="18"/>
          <w:szCs w:val="18"/>
        </w:rPr>
        <w:t>any failure by the Borrower (for a reason other than the failure of such Lender to make a Loan) to prepay, borrow, continue or convert any Loan other than a Base Rate Loan on the date or in the amount notified by the Borrower; or</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53"/>
        </w:numPr>
        <w:tabs>
          <w:tab w:val="clear" w:pos="720"/>
          <w:tab w:val="left" w:pos="1563" w:leader="none"/>
        </w:tabs>
        <w:spacing w:lineRule="auto" w:line="278"/>
        <w:ind w:firstLine="656"/>
        <w:rPr>
          <w:rFonts w:ascii="Arial" w:hAnsi="Arial" w:eastAsia="Arial" w:cs="Arial"/>
          <w:sz w:val="18"/>
          <w:szCs w:val="18"/>
        </w:rPr>
      </w:pPr>
      <w:r>
        <w:rPr>
          <w:rFonts w:eastAsia="Arial" w:cs="Arial" w:ascii="Arial" w:hAnsi="Arial"/>
          <w:sz w:val="18"/>
          <w:szCs w:val="18"/>
        </w:rPr>
        <w:t xml:space="preserve">any assignment of a Term SOFR Loan on a day other than the last day of the Interest Period therefor as a result of a request by the Borrower pursuant to </w:t>
      </w:r>
      <w:r>
        <w:rPr>
          <w:rFonts w:eastAsia="Arial" w:cs="Arial" w:ascii="Arial" w:hAnsi="Arial"/>
          <w:sz w:val="18"/>
          <w:szCs w:val="18"/>
          <w:u w:val="single"/>
        </w:rPr>
        <w:t>Section 10.13</w:t>
      </w:r>
      <w:r>
        <w:rPr>
          <w:rFonts w:eastAsia="Arial" w:cs="Arial" w:ascii="Arial" w:hAnsi="Arial"/>
          <w:sz w:val="18"/>
          <w:szCs w:val="18"/>
        </w:rPr>
        <w:t>;</w:t>
      </w:r>
    </w:p>
    <w:p>
      <w:pPr>
        <w:pStyle w:val="Normal"/>
        <w:spacing w:lineRule="exact" w:line="197"/>
        <w:rPr>
          <w:sz w:val="20"/>
          <w:szCs w:val="20"/>
        </w:rPr>
      </w:pPr>
      <w:r>
        <w:rPr>
          <w:sz w:val="20"/>
          <w:szCs w:val="20"/>
        </w:rPr>
      </w:r>
    </w:p>
    <w:p>
      <w:pPr>
        <w:pStyle w:val="Normal"/>
        <w:spacing w:lineRule="auto" w:line="264"/>
        <w:jc w:val="both"/>
        <w:rPr>
          <w:sz w:val="20"/>
          <w:szCs w:val="20"/>
        </w:rPr>
      </w:pPr>
      <w:r>
        <w:rPr>
          <w:rFonts w:eastAsia="Arial" w:cs="Arial" w:ascii="Arial" w:hAnsi="Arial"/>
          <w:sz w:val="18"/>
          <w:szCs w:val="18"/>
        </w:rPr>
        <w:t>including any loss of anticipated profits and any loss or expense arising from the liquidation or reemployment of funds obtained by it to maintain such Loan or from fees payable to terminate the deposits from which such funds were obtained. The Borrower shall also pay any customary administrative fees charged by such Lender in connection with the foregoing.</w:t>
      </w:r>
    </w:p>
    <w:p>
      <w:pPr>
        <w:pStyle w:val="Normal"/>
        <w:spacing w:lineRule="exact" w:line="234"/>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3.06</w:t>
      </w:r>
      <w:r>
        <w:rPr>
          <w:sz w:val="20"/>
          <w:szCs w:val="20"/>
        </w:rPr>
        <w:tab/>
      </w:r>
      <w:r>
        <w:rPr>
          <w:rFonts w:eastAsia="Arial" w:cs="Arial" w:ascii="Arial" w:hAnsi="Arial"/>
          <w:b/>
          <w:bCs/>
          <w:sz w:val="16"/>
          <w:szCs w:val="16"/>
        </w:rPr>
        <w:t>Mitigation Obligations; Replacement of Lenders.</w:t>
      </w:r>
    </w:p>
    <w:p>
      <w:pPr>
        <w:pStyle w:val="Normal"/>
        <w:spacing w:lineRule="exact" w:line="283"/>
        <w:rPr>
          <w:sz w:val="20"/>
          <w:szCs w:val="20"/>
        </w:rPr>
      </w:pPr>
      <w:r>
        <w:rPr>
          <w:sz w:val="20"/>
          <w:szCs w:val="20"/>
        </w:rPr>
      </w:r>
    </w:p>
    <w:p>
      <w:pPr>
        <w:pStyle w:val="Normal"/>
        <w:numPr>
          <w:ilvl w:val="0"/>
          <w:numId w:val="54"/>
        </w:numPr>
        <w:tabs>
          <w:tab w:val="clear" w:pos="720"/>
          <w:tab w:val="left" w:pos="1590" w:leader="none"/>
        </w:tabs>
        <w:spacing w:lineRule="auto" w:line="290"/>
        <w:ind w:firstLine="656"/>
        <w:jc w:val="both"/>
        <w:rPr>
          <w:rFonts w:ascii="Arial" w:hAnsi="Arial" w:eastAsia="Arial" w:cs="Arial"/>
          <w:sz w:val="16"/>
          <w:szCs w:val="16"/>
        </w:rPr>
      </w:pPr>
      <w:r>
        <w:rPr>
          <w:rFonts w:eastAsia="Arial" w:cs="Arial" w:ascii="Arial" w:hAnsi="Arial"/>
          <w:sz w:val="16"/>
          <w:szCs w:val="16"/>
          <w:u w:val="single"/>
        </w:rPr>
        <w:t>Designation of a Different Lending Office</w:t>
      </w:r>
      <w:r>
        <w:rPr>
          <w:rFonts w:eastAsia="Arial" w:cs="Arial" w:ascii="Arial" w:hAnsi="Arial"/>
          <w:sz w:val="16"/>
          <w:szCs w:val="16"/>
        </w:rPr>
        <w:t xml:space="preserve">. Each Lender may make any Loan to the Borrower through any Lending Office, </w:t>
      </w:r>
      <w:r>
        <w:rPr>
          <w:rFonts w:eastAsia="Arial" w:cs="Arial" w:ascii="Arial" w:hAnsi="Arial"/>
          <w:sz w:val="16"/>
          <w:szCs w:val="16"/>
          <w:u w:val="single"/>
        </w:rPr>
        <w:t>provided</w:t>
      </w:r>
      <w:r>
        <w:rPr>
          <w:rFonts w:eastAsia="Arial" w:cs="Arial" w:ascii="Arial" w:hAnsi="Arial"/>
          <w:sz w:val="16"/>
          <w:szCs w:val="16"/>
        </w:rPr>
        <w:t xml:space="preserve"> that the exercise of this option shall not affect the obligation of the Borrower to repay the Loan in accordance with the terms of this Agreement. If any Lender requests compensation under </w:t>
      </w:r>
      <w:r>
        <w:rPr>
          <w:rFonts w:eastAsia="Arial" w:cs="Arial" w:ascii="Arial" w:hAnsi="Arial"/>
          <w:sz w:val="16"/>
          <w:szCs w:val="16"/>
          <w:u w:val="single"/>
        </w:rPr>
        <w:t>Section 3.04</w:t>
      </w:r>
      <w:r>
        <w:rPr>
          <w:rFonts w:eastAsia="Arial" w:cs="Arial" w:ascii="Arial" w:hAnsi="Arial"/>
          <w:sz w:val="16"/>
          <w:szCs w:val="16"/>
        </w:rPr>
        <w:t xml:space="preserve">, or the Borrower is required to pay any Indemnified Taxes or additional amount to any Lender or any Governmental Authority for the account of any Lender pursuant to </w:t>
      </w:r>
      <w:r>
        <w:rPr>
          <w:rFonts w:eastAsia="Arial" w:cs="Arial" w:ascii="Arial" w:hAnsi="Arial"/>
          <w:sz w:val="16"/>
          <w:szCs w:val="16"/>
          <w:u w:val="single"/>
        </w:rPr>
        <w:t>Section 3.01</w:t>
      </w:r>
      <w:r>
        <w:rPr>
          <w:rFonts w:eastAsia="Arial" w:cs="Arial" w:ascii="Arial" w:hAnsi="Arial"/>
          <w:sz w:val="16"/>
          <w:szCs w:val="16"/>
        </w:rPr>
        <w:t xml:space="preserve">, or if any Lender gives a notice pursuant to </w:t>
      </w:r>
      <w:r>
        <w:rPr>
          <w:rFonts w:eastAsia="Arial" w:cs="Arial" w:ascii="Arial" w:hAnsi="Arial"/>
          <w:sz w:val="16"/>
          <w:szCs w:val="16"/>
          <w:u w:val="single"/>
        </w:rPr>
        <w:t>Section 3.02</w:t>
      </w:r>
      <w:r>
        <w:rPr>
          <w:rFonts w:eastAsia="Arial" w:cs="Arial" w:ascii="Arial" w:hAnsi="Arial"/>
          <w:sz w:val="16"/>
          <w:szCs w:val="16"/>
        </w:rPr>
        <w:t xml:space="preserve">, then at the request of the Borrower such Lender shall, as applicable, use reasonable efforts to designate a different Lending Office for funding or booking its Loans hereunder or to assign its rights and obligations hereunder to another of its offices, branches or affiliates, if, in the judgment of such Lender such designation or assignment (i) would eliminate or reduce amounts payable pursuant to </w:t>
      </w:r>
      <w:r>
        <w:rPr>
          <w:rFonts w:eastAsia="Arial" w:cs="Arial" w:ascii="Arial" w:hAnsi="Arial"/>
          <w:sz w:val="16"/>
          <w:szCs w:val="16"/>
          <w:u w:val="single"/>
        </w:rPr>
        <w:t>Section 3.01</w:t>
      </w:r>
      <w:r>
        <w:rPr>
          <w:rFonts w:eastAsia="Arial" w:cs="Arial" w:ascii="Arial" w:hAnsi="Arial"/>
          <w:sz w:val="16"/>
          <w:szCs w:val="16"/>
        </w:rPr>
        <w:t xml:space="preserve"> or </w:t>
      </w:r>
      <w:r>
        <w:rPr>
          <w:rFonts w:eastAsia="Arial" w:cs="Arial" w:ascii="Arial" w:hAnsi="Arial"/>
          <w:sz w:val="16"/>
          <w:szCs w:val="16"/>
          <w:u w:val="single"/>
        </w:rPr>
        <w:t>3.04</w:t>
      </w:r>
      <w:r>
        <w:rPr>
          <w:rFonts w:eastAsia="Arial" w:cs="Arial" w:ascii="Arial" w:hAnsi="Arial"/>
          <w:sz w:val="16"/>
          <w:szCs w:val="16"/>
        </w:rPr>
        <w:t>, as the case may be, in the future, or eliminate</w:t>
      </w:r>
    </w:p>
    <w:p>
      <w:pPr>
        <w:pStyle w:val="Normal"/>
        <w:spacing w:lineRule="exact" w:line="365"/>
        <w:rPr>
          <w:sz w:val="20"/>
          <w:szCs w:val="20"/>
        </w:rPr>
      </w:pPr>
      <w:r>
        <w:rPr>
          <w:sz w:val="20"/>
          <w:szCs w:val="20"/>
        </w:rPr>
      </w:r>
    </w:p>
    <w:p>
      <w:pPr>
        <w:pStyle w:val="Normal"/>
        <w:jc w:val="center"/>
        <w:rPr>
          <w:sz w:val="20"/>
          <w:szCs w:val="20"/>
        </w:rPr>
      </w:pPr>
      <w:r>
        <w:rPr>
          <w:rFonts w:eastAsia="Arial" w:cs="Arial" w:ascii="Arial" w:hAnsi="Arial"/>
          <w:sz w:val="14"/>
          <w:szCs w:val="14"/>
        </w:rPr>
        <w:t>40</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43">
            <wp:simplePos x="0" y="0"/>
            <wp:positionH relativeFrom="column">
              <wp:posOffset>5080</wp:posOffset>
            </wp:positionH>
            <wp:positionV relativeFrom="paragraph">
              <wp:posOffset>38100</wp:posOffset>
            </wp:positionV>
            <wp:extent cx="7132320" cy="17145"/>
            <wp:effectExtent l="0" t="0" r="0" b="0"/>
            <wp:wrapNone/>
            <wp:docPr id="42"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63" descr=""/>
                    <pic:cNvPicPr>
                      <a:picLocks noChangeAspect="1" noChangeArrowheads="1"/>
                    </pic:cNvPicPr>
                  </pic:nvPicPr>
                  <pic:blipFill>
                    <a:blip r:embed="rId43"/>
                    <a:stretch>
                      <a:fillRect/>
                    </a:stretch>
                  </pic:blipFill>
                  <pic:spPr bwMode="auto">
                    <a:xfrm>
                      <a:off x="0" y="0"/>
                      <a:ext cx="7132320" cy="17145"/>
                    </a:xfrm>
                    <a:prstGeom prst="rect">
                      <a:avLst/>
                    </a:prstGeom>
                    <a:noFill/>
                  </pic:spPr>
                </pic:pic>
              </a:graphicData>
            </a:graphic>
          </wp:anchor>
        </w:drawing>
      </w:r>
    </w:p>
    <w:p>
      <w:pPr>
        <w:pStyle w:val="Normal"/>
        <w:spacing w:lineRule="auto" w:line="264"/>
        <w:jc w:val="both"/>
        <w:rPr>
          <w:sz w:val="20"/>
          <w:szCs w:val="20"/>
        </w:rPr>
      </w:pPr>
      <w:bookmarkStart w:id="44" w:name="page50"/>
      <w:bookmarkEnd w:id="44"/>
      <w:r>
        <w:rPr>
          <w:rFonts w:eastAsia="Arial" w:cs="Arial" w:ascii="Arial" w:hAnsi="Arial"/>
          <w:sz w:val="18"/>
          <w:szCs w:val="18"/>
        </w:rPr>
        <w:t xml:space="preserve">the need for the notice pursuant to </w:t>
      </w:r>
      <w:r>
        <w:rPr>
          <w:rFonts w:eastAsia="Arial" w:cs="Arial" w:ascii="Arial" w:hAnsi="Arial"/>
          <w:sz w:val="18"/>
          <w:szCs w:val="18"/>
          <w:u w:val="single"/>
        </w:rPr>
        <w:t>Section 3.02</w:t>
      </w:r>
      <w:r>
        <w:rPr>
          <w:rFonts w:eastAsia="Arial" w:cs="Arial" w:ascii="Arial" w:hAnsi="Arial"/>
          <w:sz w:val="18"/>
          <w:szCs w:val="18"/>
        </w:rPr>
        <w:t>, as applicable, and (ii) in each case, would not subject such Lender to any unreimbursed cost or expense and would not otherwise be disadvantageous to such Lender. The Borrower hereby agrees to pay all reasonable costs and expenses incurred by any Lender in connection with any such designation or assignment.</w:t>
      </w:r>
    </w:p>
    <w:p>
      <w:pPr>
        <w:pStyle w:val="Normal"/>
        <w:spacing w:lineRule="exact" w:line="238"/>
        <w:rPr>
          <w:sz w:val="20"/>
          <w:szCs w:val="20"/>
        </w:rPr>
      </w:pPr>
      <w:r>
        <w:rPr>
          <w:sz w:val="20"/>
          <w:szCs w:val="20"/>
        </w:rPr>
      </w:r>
    </w:p>
    <w:p>
      <w:pPr>
        <w:pStyle w:val="Normal"/>
        <w:numPr>
          <w:ilvl w:val="0"/>
          <w:numId w:val="55"/>
        </w:numPr>
        <w:tabs>
          <w:tab w:val="clear" w:pos="720"/>
          <w:tab w:val="left" w:pos="1789" w:leader="none"/>
        </w:tabs>
        <w:spacing w:lineRule="auto" w:line="259"/>
        <w:ind w:firstLine="656"/>
        <w:jc w:val="both"/>
        <w:rPr>
          <w:rFonts w:ascii="Arial" w:hAnsi="Arial" w:eastAsia="Arial" w:cs="Arial"/>
          <w:sz w:val="18"/>
          <w:szCs w:val="18"/>
        </w:rPr>
      </w:pPr>
      <w:r>
        <w:rPr>
          <w:rFonts w:eastAsia="Arial" w:cs="Arial" w:ascii="Arial" w:hAnsi="Arial"/>
          <w:sz w:val="18"/>
          <w:szCs w:val="18"/>
          <w:u w:val="single"/>
        </w:rPr>
        <w:t>Replacement of Lenders</w:t>
      </w:r>
      <w:r>
        <w:rPr>
          <w:rFonts w:eastAsia="Arial" w:cs="Arial" w:ascii="Arial" w:hAnsi="Arial"/>
          <w:sz w:val="18"/>
          <w:szCs w:val="18"/>
        </w:rPr>
        <w:t xml:space="preserve">. If any Lender requests compensation under </w:t>
      </w:r>
      <w:r>
        <w:rPr>
          <w:rFonts w:eastAsia="Arial" w:cs="Arial" w:ascii="Arial" w:hAnsi="Arial"/>
          <w:sz w:val="18"/>
          <w:szCs w:val="18"/>
          <w:u w:val="single"/>
        </w:rPr>
        <w:t>Section 3.04</w:t>
      </w:r>
      <w:r>
        <w:rPr>
          <w:rFonts w:eastAsia="Arial" w:cs="Arial" w:ascii="Arial" w:hAnsi="Arial"/>
          <w:sz w:val="18"/>
          <w:szCs w:val="18"/>
        </w:rPr>
        <w:t xml:space="preserve">, or if the Borrower is required to pay any Indemnified Taxes or additional amount to any Lender or any Governmental Authority for the account of any Lender pursuant to </w:t>
      </w:r>
      <w:r>
        <w:rPr>
          <w:rFonts w:eastAsia="Arial" w:cs="Arial" w:ascii="Arial" w:hAnsi="Arial"/>
          <w:sz w:val="18"/>
          <w:szCs w:val="18"/>
          <w:u w:val="single"/>
        </w:rPr>
        <w:t>Section 3.01</w:t>
      </w:r>
      <w:r>
        <w:rPr>
          <w:rFonts w:eastAsia="Arial" w:cs="Arial" w:ascii="Arial" w:hAnsi="Arial"/>
          <w:sz w:val="18"/>
          <w:szCs w:val="18"/>
        </w:rPr>
        <w:t xml:space="preserve"> and, in each case, such Lender has declined or is unable to designate a different lending office in accordance with </w:t>
      </w:r>
      <w:r>
        <w:rPr>
          <w:rFonts w:eastAsia="Arial" w:cs="Arial" w:ascii="Arial" w:hAnsi="Arial"/>
          <w:sz w:val="18"/>
          <w:szCs w:val="18"/>
          <w:u w:val="single"/>
        </w:rPr>
        <w:t>Section 3.06(a)</w:t>
      </w:r>
      <w:r>
        <w:rPr>
          <w:rFonts w:eastAsia="Arial" w:cs="Arial" w:ascii="Arial" w:hAnsi="Arial"/>
          <w:sz w:val="18"/>
          <w:szCs w:val="18"/>
        </w:rPr>
        <w:t xml:space="preserve">, the Borrower may replace such Lender in accordance with </w:t>
      </w:r>
      <w:r>
        <w:rPr>
          <w:rFonts w:eastAsia="Arial" w:cs="Arial" w:ascii="Arial" w:hAnsi="Arial"/>
          <w:sz w:val="18"/>
          <w:szCs w:val="18"/>
          <w:u w:val="single"/>
        </w:rPr>
        <w:t>Section 10.13</w:t>
      </w:r>
      <w:r>
        <w:rPr>
          <w:rFonts w:eastAsia="Arial" w:cs="Arial" w:ascii="Arial" w:hAnsi="Arial"/>
          <w:sz w:val="18"/>
          <w:szCs w:val="18"/>
        </w:rPr>
        <w:t>.</w:t>
      </w:r>
    </w:p>
    <w:p>
      <w:pPr>
        <w:pStyle w:val="Normal"/>
        <w:spacing w:lineRule="exact" w:line="237"/>
        <w:rPr>
          <w:sz w:val="20"/>
          <w:szCs w:val="20"/>
        </w:rPr>
      </w:pPr>
      <w:r>
        <w:rPr>
          <w:sz w:val="20"/>
          <w:szCs w:val="20"/>
        </w:rPr>
      </w:r>
    </w:p>
    <w:p>
      <w:pPr>
        <w:pStyle w:val="Normal"/>
        <w:spacing w:lineRule="auto" w:line="281"/>
        <w:ind w:firstLine="648"/>
        <w:rPr>
          <w:sz w:val="20"/>
          <w:szCs w:val="20"/>
        </w:rPr>
      </w:pPr>
      <w:r>
        <w:rPr>
          <w:rFonts w:eastAsia="Arial" w:cs="Arial" w:ascii="Arial" w:hAnsi="Arial"/>
          <w:b/>
          <w:bCs/>
          <w:sz w:val="18"/>
          <w:szCs w:val="18"/>
        </w:rPr>
        <w:t xml:space="preserve">3.07 Survival. </w:t>
      </w:r>
      <w:r>
        <w:rPr>
          <w:rFonts w:eastAsia="Arial" w:cs="Arial" w:ascii="Arial" w:hAnsi="Arial"/>
          <w:sz w:val="18"/>
          <w:szCs w:val="18"/>
        </w:rPr>
        <w:t>All of the Borrower’s obligations under this</w:t>
      </w:r>
      <w:r>
        <w:rPr>
          <w:rFonts w:eastAsia="Arial" w:cs="Arial" w:ascii="Arial" w:hAnsi="Arial"/>
          <w:b/>
          <w:bCs/>
          <w:sz w:val="18"/>
          <w:szCs w:val="18"/>
        </w:rPr>
        <w:t xml:space="preserve"> </w:t>
      </w:r>
      <w:r>
        <w:rPr>
          <w:rFonts w:eastAsia="Arial" w:cs="Arial" w:ascii="Arial" w:hAnsi="Arial"/>
          <w:sz w:val="18"/>
          <w:szCs w:val="18"/>
          <w:u w:val="single"/>
        </w:rPr>
        <w:t>Article III</w:t>
      </w:r>
      <w:r>
        <w:rPr>
          <w:rFonts w:eastAsia="Arial" w:cs="Arial" w:ascii="Arial" w:hAnsi="Arial"/>
          <w:b/>
          <w:bCs/>
          <w:sz w:val="18"/>
          <w:szCs w:val="18"/>
        </w:rPr>
        <w:t xml:space="preserve"> </w:t>
      </w:r>
      <w:r>
        <w:rPr>
          <w:rFonts w:eastAsia="Arial" w:cs="Arial" w:ascii="Arial" w:hAnsi="Arial"/>
          <w:sz w:val="18"/>
          <w:szCs w:val="18"/>
        </w:rPr>
        <w:t>shall survive termination of the Aggregate Commitments, repayment</w:t>
      </w:r>
      <w:r>
        <w:rPr>
          <w:rFonts w:eastAsia="Arial" w:cs="Arial" w:ascii="Arial" w:hAnsi="Arial"/>
          <w:b/>
          <w:bCs/>
          <w:sz w:val="18"/>
          <w:szCs w:val="18"/>
        </w:rPr>
        <w:t xml:space="preserve"> </w:t>
      </w:r>
      <w:r>
        <w:rPr>
          <w:rFonts w:eastAsia="Arial" w:cs="Arial" w:ascii="Arial" w:hAnsi="Arial"/>
          <w:sz w:val="18"/>
          <w:szCs w:val="18"/>
        </w:rPr>
        <w:t>of all other Obligations hereunder and resignation of the Administrative Agent.</w:t>
      </w:r>
    </w:p>
    <w:p>
      <w:pPr>
        <w:pStyle w:val="Normal"/>
        <w:spacing w:lineRule="exact" w:line="189"/>
        <w:rPr>
          <w:sz w:val="20"/>
          <w:szCs w:val="20"/>
        </w:rPr>
      </w:pPr>
      <w:r>
        <w:rPr>
          <w:sz w:val="20"/>
          <w:szCs w:val="20"/>
        </w:rPr>
      </w:r>
    </w:p>
    <w:p>
      <w:pPr>
        <w:pStyle w:val="Normal"/>
        <w:jc w:val="center"/>
        <w:rPr>
          <w:sz w:val="20"/>
          <w:szCs w:val="20"/>
        </w:rPr>
      </w:pPr>
      <w:r>
        <w:rPr>
          <w:rFonts w:eastAsia="Arial" w:cs="Arial" w:ascii="Arial" w:hAnsi="Arial"/>
          <w:b/>
          <w:bCs/>
          <w:sz w:val="18"/>
          <w:szCs w:val="18"/>
        </w:rPr>
        <w:t>ARTICLE IV.</w:t>
      </w:r>
    </w:p>
    <w:p>
      <w:pPr>
        <w:pStyle w:val="Normal"/>
        <w:spacing w:lineRule="exact" w:line="27"/>
        <w:rPr>
          <w:sz w:val="20"/>
          <w:szCs w:val="20"/>
        </w:rPr>
      </w:pPr>
      <w:r>
        <w:rPr>
          <w:sz w:val="20"/>
          <w:szCs w:val="20"/>
        </w:rPr>
      </w:r>
    </w:p>
    <w:p>
      <w:pPr>
        <w:pStyle w:val="Normal"/>
        <w:ind w:right="-59"/>
        <w:jc w:val="center"/>
        <w:rPr>
          <w:sz w:val="20"/>
          <w:szCs w:val="20"/>
        </w:rPr>
      </w:pPr>
      <w:r>
        <w:rPr>
          <w:rFonts w:eastAsia="Arial" w:cs="Arial" w:ascii="Arial" w:hAnsi="Arial"/>
          <w:b/>
          <w:bCs/>
          <w:sz w:val="18"/>
          <w:szCs w:val="18"/>
        </w:rPr>
        <w:t>CONDITIONS PRECEDENT</w:t>
      </w:r>
    </w:p>
    <w:p>
      <w:pPr>
        <w:pStyle w:val="Normal"/>
        <w:spacing w:lineRule="exact" w:line="261"/>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4.01</w:t>
      </w:r>
      <w:r>
        <w:rPr>
          <w:sz w:val="20"/>
          <w:szCs w:val="20"/>
        </w:rPr>
        <w:tab/>
      </w:r>
      <w:r>
        <w:rPr>
          <w:rFonts w:eastAsia="Arial" w:cs="Arial" w:ascii="Arial" w:hAnsi="Arial"/>
          <w:b/>
          <w:bCs/>
          <w:sz w:val="16"/>
          <w:szCs w:val="16"/>
        </w:rPr>
        <w:t xml:space="preserve">Conditions to Effectiveness. </w:t>
      </w:r>
      <w:r>
        <w:rPr>
          <w:rFonts w:eastAsia="Arial" w:cs="Arial" w:ascii="Arial" w:hAnsi="Arial"/>
          <w:sz w:val="16"/>
          <w:szCs w:val="16"/>
        </w:rPr>
        <w:t>The effectiveness of this Agreement is subject to satisfaction of the following conditions precedent:</w:t>
      </w:r>
    </w:p>
    <w:p>
      <w:pPr>
        <w:pStyle w:val="Normal"/>
        <w:spacing w:lineRule="exact" w:line="283"/>
        <w:rPr>
          <w:sz w:val="20"/>
          <w:szCs w:val="20"/>
        </w:rPr>
      </w:pPr>
      <w:r>
        <w:rPr>
          <w:sz w:val="20"/>
          <w:szCs w:val="20"/>
        </w:rPr>
      </w:r>
    </w:p>
    <w:p>
      <w:pPr>
        <w:pStyle w:val="Normal"/>
        <w:numPr>
          <w:ilvl w:val="0"/>
          <w:numId w:val="56"/>
        </w:numPr>
        <w:tabs>
          <w:tab w:val="clear" w:pos="720"/>
          <w:tab w:val="left" w:pos="1523" w:leader="none"/>
        </w:tabs>
        <w:spacing w:lineRule="auto" w:line="259"/>
        <w:ind w:firstLine="656"/>
        <w:jc w:val="both"/>
        <w:rPr>
          <w:rFonts w:ascii="Arial" w:hAnsi="Arial" w:eastAsia="Arial" w:cs="Arial"/>
          <w:sz w:val="18"/>
          <w:szCs w:val="18"/>
        </w:rPr>
      </w:pPr>
      <w:r>
        <w:rPr>
          <w:rFonts w:eastAsia="Arial" w:cs="Arial" w:ascii="Arial" w:hAnsi="Arial"/>
          <w:sz w:val="18"/>
          <w:szCs w:val="18"/>
          <w:u w:val="single"/>
        </w:rPr>
        <w:t>Documentation</w:t>
      </w:r>
      <w:r>
        <w:rPr>
          <w:rFonts w:eastAsia="Arial" w:cs="Arial" w:ascii="Arial" w:hAnsi="Arial"/>
          <w:sz w:val="18"/>
          <w:szCs w:val="18"/>
        </w:rPr>
        <w:t>. The Administrative Agent’s receipt of the following, each of which shall be originals, telecopies or copies sent by electronic transmission (followed promptly by originals) unless otherwise specified, each properly executed by a Responsible Officer of the Borrower (where applicable), each dated the Closing Date (or, in the case of certificates of governmental officials, a recent date before the Closing Date) and each in form and substance satisfactory to the Administrative Agent and each of the Lenders:</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1"/>
          <w:numId w:val="56"/>
        </w:numPr>
        <w:tabs>
          <w:tab w:val="clear" w:pos="720"/>
          <w:tab w:val="left" w:pos="2120" w:leader="none"/>
        </w:tabs>
        <w:ind w:hanging="654" w:left="2120"/>
        <w:rPr>
          <w:rFonts w:ascii="Arial" w:hAnsi="Arial" w:eastAsia="Arial" w:cs="Arial"/>
          <w:sz w:val="18"/>
          <w:szCs w:val="18"/>
        </w:rPr>
      </w:pPr>
      <w:r>
        <w:rPr>
          <w:rFonts w:eastAsia="Arial" w:cs="Arial" w:ascii="Arial" w:hAnsi="Arial"/>
          <w:sz w:val="18"/>
          <w:szCs w:val="18"/>
        </w:rPr>
        <w:t>executed counterparts of this Agreement;</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1"/>
          <w:numId w:val="56"/>
        </w:numPr>
        <w:tabs>
          <w:tab w:val="clear" w:pos="720"/>
          <w:tab w:val="left" w:pos="2120" w:leader="none"/>
        </w:tabs>
        <w:ind w:hanging="654" w:left="2120"/>
        <w:rPr>
          <w:rFonts w:ascii="Arial" w:hAnsi="Arial" w:eastAsia="Arial" w:cs="Arial"/>
          <w:sz w:val="18"/>
          <w:szCs w:val="18"/>
        </w:rPr>
      </w:pPr>
      <w:r>
        <w:rPr>
          <w:rFonts w:eastAsia="Arial" w:cs="Arial" w:ascii="Arial" w:hAnsi="Arial"/>
          <w:sz w:val="18"/>
          <w:szCs w:val="18"/>
        </w:rPr>
        <w:t>Notes executed by the Borrower in favor of each Lender requesting Notes;</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1"/>
          <w:numId w:val="56"/>
        </w:numPr>
        <w:tabs>
          <w:tab w:val="clear" w:pos="720"/>
          <w:tab w:val="left" w:pos="2091" w:leader="none"/>
        </w:tabs>
        <w:spacing w:lineRule="auto" w:line="264"/>
        <w:ind w:firstLine="806" w:left="660"/>
        <w:jc w:val="both"/>
        <w:rPr>
          <w:rFonts w:ascii="Arial" w:hAnsi="Arial" w:eastAsia="Arial" w:cs="Arial"/>
          <w:sz w:val="18"/>
          <w:szCs w:val="18"/>
        </w:rPr>
      </w:pPr>
      <w:r>
        <w:rPr>
          <w:rFonts w:eastAsia="Arial" w:cs="Arial" w:ascii="Arial" w:hAnsi="Arial"/>
          <w:sz w:val="18"/>
          <w:szCs w:val="18"/>
        </w:rPr>
        <w:t>such certificates of resolutions or other action, incumbency certificates and/or other certificates of Responsible Officers of the Borrower as the Administrative Agent may require evidencing the identity, authority and capacity of each Responsible Officer thereof authorized to act as a Responsible Officer in connection with this Agreement and the other Loan Documents;</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1"/>
          <w:numId w:val="56"/>
        </w:numPr>
        <w:tabs>
          <w:tab w:val="clear" w:pos="720"/>
          <w:tab w:val="left" w:pos="2108" w:leader="none"/>
        </w:tabs>
        <w:spacing w:lineRule="auto" w:line="259"/>
        <w:ind w:firstLine="806" w:left="660"/>
        <w:jc w:val="both"/>
        <w:rPr>
          <w:rFonts w:ascii="Arial" w:hAnsi="Arial" w:eastAsia="Arial" w:cs="Arial"/>
          <w:sz w:val="18"/>
          <w:szCs w:val="18"/>
        </w:rPr>
      </w:pPr>
      <w:r>
        <w:rPr>
          <w:rFonts w:eastAsia="Arial" w:cs="Arial" w:ascii="Arial" w:hAnsi="Arial"/>
          <w:sz w:val="18"/>
          <w:szCs w:val="18"/>
        </w:rPr>
        <w:t>such documents and certifications as the Administrative Agent may reasonably require to evidence that the Borrower is duly organized or formed, and that the Borrower is validly existing, in good standing and qualified to engage in business in each jurisdiction where its ownership, lease or operation of properties or the conduct of its business requires such qualification, except to the extent that failure to do so could not reasonably be expected to have a Material Adverse Effect;</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1"/>
          <w:numId w:val="56"/>
        </w:numPr>
        <w:tabs>
          <w:tab w:val="clear" w:pos="720"/>
          <w:tab w:val="left" w:pos="2100" w:leader="none"/>
        </w:tabs>
        <w:ind w:hanging="634" w:left="2100"/>
        <w:rPr>
          <w:rFonts w:ascii="Arial" w:hAnsi="Arial" w:eastAsia="Arial" w:cs="Arial"/>
          <w:sz w:val="16"/>
          <w:szCs w:val="16"/>
        </w:rPr>
      </w:pPr>
      <w:r>
        <w:rPr>
          <w:rFonts w:eastAsia="Arial" w:cs="Arial" w:ascii="Arial" w:hAnsi="Arial"/>
          <w:sz w:val="16"/>
          <w:szCs w:val="16"/>
        </w:rPr>
        <w:t>such financial information relating to the Borrower and its Subsidiaries as the Administrative Agent may reasonably request;</w:t>
      </w:r>
    </w:p>
    <w:p>
      <w:pPr>
        <w:pStyle w:val="Normal"/>
        <w:spacing w:lineRule="exact" w:line="302"/>
        <w:rPr>
          <w:rFonts w:ascii="Arial" w:hAnsi="Arial" w:eastAsia="Arial" w:cs="Arial"/>
          <w:sz w:val="16"/>
          <w:szCs w:val="16"/>
        </w:rPr>
      </w:pPr>
      <w:r>
        <w:rPr>
          <w:rFonts w:eastAsia="Arial" w:cs="Arial" w:ascii="Arial" w:hAnsi="Arial"/>
          <w:sz w:val="16"/>
          <w:szCs w:val="16"/>
        </w:rPr>
      </w:r>
    </w:p>
    <w:p>
      <w:pPr>
        <w:pStyle w:val="Normal"/>
        <w:numPr>
          <w:ilvl w:val="1"/>
          <w:numId w:val="56"/>
        </w:numPr>
        <w:tabs>
          <w:tab w:val="clear" w:pos="720"/>
          <w:tab w:val="left" w:pos="2148" w:leader="none"/>
        </w:tabs>
        <w:spacing w:lineRule="auto" w:line="278"/>
        <w:ind w:firstLine="806" w:left="660"/>
        <w:rPr>
          <w:rFonts w:ascii="Arial" w:hAnsi="Arial" w:eastAsia="Arial" w:cs="Arial"/>
          <w:sz w:val="18"/>
          <w:szCs w:val="18"/>
        </w:rPr>
      </w:pPr>
      <w:r>
        <w:rPr>
          <w:rFonts w:eastAsia="Arial" w:cs="Arial" w:ascii="Arial" w:hAnsi="Arial"/>
          <w:sz w:val="18"/>
          <w:szCs w:val="18"/>
        </w:rPr>
        <w:t>a customary opinion of Latham &amp; Watkins, LLP, counsel to the Borrower addressed to the Administrative Agent and each Lender and reasonably satisfactory to the Administrative Agent;</w:t>
      </w:r>
    </w:p>
    <w:p>
      <w:pPr>
        <w:pStyle w:val="Normal"/>
        <w:spacing w:lineRule="exact" w:line="368"/>
        <w:rPr>
          <w:sz w:val="20"/>
          <w:szCs w:val="20"/>
        </w:rPr>
      </w:pPr>
      <w:r>
        <w:rPr>
          <w:sz w:val="20"/>
          <w:szCs w:val="20"/>
        </w:rPr>
      </w:r>
    </w:p>
    <w:p>
      <w:pPr>
        <w:pStyle w:val="Normal"/>
        <w:jc w:val="center"/>
        <w:rPr>
          <w:sz w:val="20"/>
          <w:szCs w:val="20"/>
        </w:rPr>
      </w:pPr>
      <w:r>
        <w:rPr>
          <w:rFonts w:eastAsia="Arial" w:cs="Arial" w:ascii="Arial" w:hAnsi="Arial"/>
          <w:sz w:val="14"/>
          <w:szCs w:val="14"/>
        </w:rPr>
        <w:t>41</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44">
            <wp:simplePos x="0" y="0"/>
            <wp:positionH relativeFrom="column">
              <wp:posOffset>5080</wp:posOffset>
            </wp:positionH>
            <wp:positionV relativeFrom="paragraph">
              <wp:posOffset>38100</wp:posOffset>
            </wp:positionV>
            <wp:extent cx="7132320" cy="17145"/>
            <wp:effectExtent l="0" t="0" r="0" b="0"/>
            <wp:wrapNone/>
            <wp:docPr id="43"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64" descr=""/>
                    <pic:cNvPicPr>
                      <a:picLocks noChangeAspect="1" noChangeArrowheads="1"/>
                    </pic:cNvPicPr>
                  </pic:nvPicPr>
                  <pic:blipFill>
                    <a:blip r:embed="rId44"/>
                    <a:stretch>
                      <a:fillRect/>
                    </a:stretch>
                  </pic:blipFill>
                  <pic:spPr bwMode="auto">
                    <a:xfrm>
                      <a:off x="0" y="0"/>
                      <a:ext cx="7132320" cy="17145"/>
                    </a:xfrm>
                    <a:prstGeom prst="rect">
                      <a:avLst/>
                    </a:prstGeom>
                    <a:noFill/>
                  </pic:spPr>
                </pic:pic>
              </a:graphicData>
            </a:graphic>
          </wp:anchor>
        </w:drawing>
      </w:r>
    </w:p>
    <w:p>
      <w:pPr>
        <w:pStyle w:val="Normal"/>
        <w:numPr>
          <w:ilvl w:val="1"/>
          <w:numId w:val="57"/>
        </w:numPr>
        <w:tabs>
          <w:tab w:val="clear" w:pos="720"/>
          <w:tab w:val="left" w:pos="2171" w:leader="none"/>
        </w:tabs>
        <w:spacing w:lineRule="auto" w:line="259"/>
        <w:ind w:firstLine="806" w:left="660"/>
        <w:jc w:val="both"/>
        <w:rPr>
          <w:rFonts w:ascii="Arial" w:hAnsi="Arial" w:eastAsia="Arial" w:cs="Arial"/>
          <w:sz w:val="18"/>
          <w:szCs w:val="18"/>
        </w:rPr>
      </w:pPr>
      <w:bookmarkStart w:id="45" w:name="page51"/>
      <w:bookmarkEnd w:id="45"/>
      <w:r>
        <w:rPr>
          <w:rFonts w:eastAsia="Arial" w:cs="Arial" w:ascii="Arial" w:hAnsi="Arial"/>
          <w:sz w:val="18"/>
          <w:szCs w:val="18"/>
        </w:rPr>
        <w:t>a certificate of a Responsible Officer of the Borrower either (A) attaching copies of all consents, licenses and approvals required in connection with the execution, delivery and performance by the Borrower and the validity against the Borrower of the Loan Documents to which it is a party, and such consents, licenses and approvals shall be in full force and effect, or (B) stating that no such consents, licenses or approvals are so required;</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1"/>
          <w:numId w:val="57"/>
        </w:numPr>
        <w:tabs>
          <w:tab w:val="clear" w:pos="720"/>
          <w:tab w:val="left" w:pos="2154" w:leader="none"/>
        </w:tabs>
        <w:spacing w:lineRule="auto" w:line="290"/>
        <w:ind w:firstLine="806" w:left="660"/>
        <w:jc w:val="both"/>
        <w:rPr>
          <w:rFonts w:ascii="Arial" w:hAnsi="Arial" w:eastAsia="Arial" w:cs="Arial"/>
          <w:sz w:val="16"/>
          <w:szCs w:val="16"/>
        </w:rPr>
      </w:pPr>
      <w:r>
        <w:rPr>
          <w:rFonts w:eastAsia="Arial" w:cs="Arial" w:ascii="Arial" w:hAnsi="Arial"/>
          <w:sz w:val="16"/>
          <w:szCs w:val="16"/>
        </w:rPr>
        <w:t xml:space="preserve">a certificate signed by a Responsible Officer of the Borrower certifying (A) that the conditions specified in </w:t>
      </w:r>
      <w:r>
        <w:rPr>
          <w:rFonts w:eastAsia="Arial" w:cs="Arial" w:ascii="Arial" w:hAnsi="Arial"/>
          <w:sz w:val="16"/>
          <w:szCs w:val="16"/>
          <w:u w:val="single"/>
        </w:rPr>
        <w:t>Sections 4.02(a)</w:t>
      </w:r>
      <w:r>
        <w:rPr>
          <w:rFonts w:eastAsia="Arial" w:cs="Arial" w:ascii="Arial" w:hAnsi="Arial"/>
          <w:sz w:val="16"/>
          <w:szCs w:val="16"/>
        </w:rPr>
        <w:t xml:space="preserve"> and </w:t>
      </w:r>
      <w:r>
        <w:rPr>
          <w:rFonts w:eastAsia="Arial" w:cs="Arial" w:ascii="Arial" w:hAnsi="Arial"/>
          <w:sz w:val="16"/>
          <w:szCs w:val="16"/>
          <w:u w:val="single"/>
        </w:rPr>
        <w:t>(b)</w:t>
      </w:r>
      <w:r>
        <w:rPr>
          <w:rFonts w:eastAsia="Arial" w:cs="Arial" w:ascii="Arial" w:hAnsi="Arial"/>
          <w:sz w:val="16"/>
          <w:szCs w:val="16"/>
        </w:rPr>
        <w:t xml:space="preserve"> have been satisfied; (B) that there has been no event or circumstance since the date of the Audited Financial Statements that has resulted or could reasonably be expected to result in, either individually or in the aggregate, a Material Adverse Effect; (C) there does not exist any pending or threatened in writing action, suit, investigation or proceeding in any court or before any arbitrator or Governmental Authority that (x) would, if determined adversely to the Borrower or any Subsidiary, materially and adversely affect the Borrower or the Borrower and its Subsidiaries, taken as a whole, or (y) purports to affect any transaction contemplated under this Agreement or any Loan Document or the ability of the Borrower to perform its respective obligations under this Agreement or any Loan Document; and (D) the current Debt Ratings;</w:t>
      </w:r>
    </w:p>
    <w:p>
      <w:pPr>
        <w:pStyle w:val="Normal"/>
        <w:spacing w:lineRule="exact" w:line="220"/>
        <w:rPr>
          <w:rFonts w:ascii="Arial" w:hAnsi="Arial" w:eastAsia="Arial" w:cs="Arial"/>
          <w:sz w:val="16"/>
          <w:szCs w:val="16"/>
        </w:rPr>
      </w:pPr>
      <w:r>
        <w:rPr>
          <w:rFonts w:eastAsia="Arial" w:cs="Arial" w:ascii="Arial" w:hAnsi="Arial"/>
          <w:sz w:val="16"/>
          <w:szCs w:val="16"/>
        </w:rPr>
      </w:r>
    </w:p>
    <w:p>
      <w:pPr>
        <w:pStyle w:val="Normal"/>
        <w:numPr>
          <w:ilvl w:val="1"/>
          <w:numId w:val="57"/>
        </w:numPr>
        <w:tabs>
          <w:tab w:val="clear" w:pos="720"/>
          <w:tab w:val="left" w:pos="2094" w:leader="none"/>
        </w:tabs>
        <w:spacing w:lineRule="auto" w:line="278"/>
        <w:ind w:firstLine="806" w:left="660"/>
        <w:rPr>
          <w:rFonts w:ascii="Arial" w:hAnsi="Arial" w:eastAsia="Arial" w:cs="Arial"/>
          <w:sz w:val="18"/>
          <w:szCs w:val="18"/>
        </w:rPr>
      </w:pPr>
      <w:r>
        <w:rPr>
          <w:rFonts w:eastAsia="Arial" w:cs="Arial" w:ascii="Arial" w:hAnsi="Arial"/>
          <w:sz w:val="18"/>
          <w:szCs w:val="18"/>
          <w:u w:val="single"/>
        </w:rPr>
        <w:t>Compliance Certificate</w:t>
      </w:r>
      <w:r>
        <w:rPr>
          <w:rFonts w:eastAsia="Arial" w:cs="Arial" w:ascii="Arial" w:hAnsi="Arial"/>
          <w:sz w:val="18"/>
          <w:szCs w:val="18"/>
        </w:rPr>
        <w:t>. The Arrangers shall have received a duly completed Compliance Certificate as of January 28, 2022, signed by a Responsible Officer of the Borrower.</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1"/>
          <w:numId w:val="57"/>
        </w:numPr>
        <w:tabs>
          <w:tab w:val="clear" w:pos="720"/>
          <w:tab w:val="left" w:pos="2139" w:leader="none"/>
        </w:tabs>
        <w:spacing w:lineRule="auto" w:line="278"/>
        <w:ind w:firstLine="806" w:left="660"/>
        <w:rPr>
          <w:rFonts w:ascii="Arial" w:hAnsi="Arial" w:eastAsia="Arial" w:cs="Arial"/>
          <w:sz w:val="18"/>
          <w:szCs w:val="18"/>
        </w:rPr>
      </w:pPr>
      <w:r>
        <w:rPr>
          <w:rFonts w:eastAsia="Arial" w:cs="Arial" w:ascii="Arial" w:hAnsi="Arial"/>
          <w:sz w:val="18"/>
          <w:szCs w:val="18"/>
        </w:rPr>
        <w:t>such other assurances, certificates, documents, consents or opinions as the Administrative Agent or the Required Lenders reasonably may require.</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58"/>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u w:val="single"/>
        </w:rPr>
        <w:t>Payment of Fees</w:t>
      </w:r>
      <w:r>
        <w:rPr>
          <w:rFonts w:eastAsia="Arial" w:cs="Arial" w:ascii="Arial" w:hAnsi="Arial"/>
          <w:sz w:val="18"/>
          <w:szCs w:val="18"/>
        </w:rPr>
        <w:t>. Any fees required to be paid on or before the Closing Date shall have been paid.</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58"/>
        </w:numPr>
        <w:tabs>
          <w:tab w:val="clear" w:pos="720"/>
          <w:tab w:val="left" w:pos="1550" w:leader="none"/>
        </w:tabs>
        <w:spacing w:lineRule="auto" w:line="257"/>
        <w:ind w:firstLine="656"/>
        <w:jc w:val="both"/>
        <w:rPr>
          <w:rFonts w:ascii="Arial" w:hAnsi="Arial" w:eastAsia="Arial" w:cs="Arial"/>
          <w:sz w:val="18"/>
          <w:szCs w:val="18"/>
        </w:rPr>
      </w:pPr>
      <w:r>
        <w:rPr>
          <w:rFonts w:eastAsia="Arial" w:cs="Arial" w:ascii="Arial" w:hAnsi="Arial"/>
          <w:sz w:val="18"/>
          <w:szCs w:val="18"/>
          <w:u w:val="single"/>
        </w:rPr>
        <w:t>Payment of Expenses</w:t>
      </w:r>
      <w:r>
        <w:rPr>
          <w:rFonts w:eastAsia="Arial" w:cs="Arial" w:ascii="Arial" w:hAnsi="Arial"/>
          <w:sz w:val="18"/>
          <w:szCs w:val="18"/>
        </w:rPr>
        <w:t>. Unless waived by the Administrative Agent, the Borrower shall have paid all fees, charges and disbursements of counsel (directly to such counsel if requested by the Administrative Agent) to the Administrative Agent to the extent invoiced prior to or on the Closing Date, plus such additional amounts of such fees, charges and disbursements as shall constitute its reasonable estimate of such fees, charges and disbursements incurred or to be incurred by it through the closing proceedings (</w:t>
      </w:r>
      <w:r>
        <w:rPr>
          <w:rFonts w:eastAsia="Arial" w:cs="Arial" w:ascii="Arial" w:hAnsi="Arial"/>
          <w:sz w:val="18"/>
          <w:szCs w:val="18"/>
          <w:u w:val="single"/>
        </w:rPr>
        <w:t>provided</w:t>
      </w:r>
      <w:r>
        <w:rPr>
          <w:rFonts w:eastAsia="Arial" w:cs="Arial" w:ascii="Arial" w:hAnsi="Arial"/>
          <w:sz w:val="18"/>
          <w:szCs w:val="18"/>
        </w:rPr>
        <w:t xml:space="preserve"> that such estimate shall not thereafter preclude a final settling of accounts between the Borrower and the Administrative Agent).</w:t>
      </w:r>
    </w:p>
    <w:p>
      <w:pPr>
        <w:pStyle w:val="Normal"/>
        <w:spacing w:lineRule="exact" w:line="241"/>
        <w:rPr>
          <w:rFonts w:ascii="Arial" w:hAnsi="Arial" w:eastAsia="Arial" w:cs="Arial"/>
          <w:sz w:val="18"/>
          <w:szCs w:val="18"/>
        </w:rPr>
      </w:pPr>
      <w:r>
        <w:rPr>
          <w:rFonts w:eastAsia="Arial" w:cs="Arial" w:ascii="Arial" w:hAnsi="Arial"/>
          <w:sz w:val="18"/>
          <w:szCs w:val="18"/>
        </w:rPr>
      </w:r>
    </w:p>
    <w:p>
      <w:pPr>
        <w:pStyle w:val="Normal"/>
        <w:numPr>
          <w:ilvl w:val="0"/>
          <w:numId w:val="58"/>
        </w:numPr>
        <w:tabs>
          <w:tab w:val="clear" w:pos="720"/>
          <w:tab w:val="left" w:pos="1506" w:leader="none"/>
        </w:tabs>
        <w:spacing w:lineRule="auto" w:line="257"/>
        <w:ind w:firstLine="656"/>
        <w:jc w:val="both"/>
        <w:rPr>
          <w:rFonts w:ascii="Arial" w:hAnsi="Arial" w:eastAsia="Arial" w:cs="Arial"/>
          <w:sz w:val="18"/>
          <w:szCs w:val="18"/>
        </w:rPr>
      </w:pPr>
      <w:r>
        <w:rPr>
          <w:rFonts w:eastAsia="Arial" w:cs="Arial" w:ascii="Arial" w:hAnsi="Arial"/>
          <w:sz w:val="18"/>
          <w:szCs w:val="18"/>
          <w:u w:val="single"/>
        </w:rPr>
        <w:t>Know Your Customer</w:t>
      </w:r>
      <w:r>
        <w:rPr>
          <w:rFonts w:eastAsia="Arial" w:cs="Arial" w:ascii="Arial" w:hAnsi="Arial"/>
          <w:sz w:val="18"/>
          <w:szCs w:val="18"/>
        </w:rPr>
        <w:t>. Upon the reasonable request of any Lender made at least ten days prior to the Closing Date, the Borrower shall have provided to such Lender the documentation and other information so requested in connection with applicable “know your customer” and anti-money-laundering rules and regulations, including the Act, in each case at least five days prior to the Closing Date. Upon the request of any Lender made at least five days prior to the Closing Date, if the Borrower qualifies as a “legal entity customer” under the Beneficial Ownership Regulation, it shall deliver a Beneficial Ownership Certification in relation to the Borrower.</w:t>
      </w:r>
    </w:p>
    <w:p>
      <w:pPr>
        <w:pStyle w:val="Normal"/>
        <w:spacing w:lineRule="exact" w:line="215"/>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7"/>
          <w:szCs w:val="17"/>
        </w:rPr>
        <w:t xml:space="preserve">Without limiting the generality of the provisions of </w:t>
      </w:r>
      <w:r>
        <w:rPr>
          <w:rFonts w:eastAsia="Arial" w:cs="Arial" w:ascii="Arial" w:hAnsi="Arial"/>
          <w:sz w:val="17"/>
          <w:szCs w:val="17"/>
          <w:u w:val="single"/>
        </w:rPr>
        <w:t>Section 9.03</w:t>
      </w:r>
      <w:r>
        <w:rPr>
          <w:rFonts w:eastAsia="Arial" w:cs="Arial" w:ascii="Arial" w:hAnsi="Arial"/>
          <w:sz w:val="17"/>
          <w:szCs w:val="17"/>
        </w:rPr>
        <w:t xml:space="preserve">, for purposes of determining compliance with the conditions specified in this </w:t>
      </w:r>
      <w:r>
        <w:rPr>
          <w:rFonts w:eastAsia="Arial" w:cs="Arial" w:ascii="Arial" w:hAnsi="Arial"/>
          <w:sz w:val="17"/>
          <w:szCs w:val="17"/>
          <w:u w:val="single"/>
        </w:rPr>
        <w:t>Section 4.01</w:t>
      </w:r>
      <w:r>
        <w:rPr>
          <w:rFonts w:eastAsia="Arial" w:cs="Arial" w:ascii="Arial" w:hAnsi="Arial"/>
          <w:sz w:val="17"/>
          <w:szCs w:val="17"/>
        </w:rPr>
        <w:t>, each Lender that has signed this Agreement shall be deemed to have consented to, approved or accepted or to be satisfied with, each document or other matter required thereunder to be consented to or approved by or acceptable or satisfactory to a Lender unless the Administrative Agent shall have received notice from such Lender prior to the proposed Closing Date specifying its objection thereto.</w:t>
      </w:r>
    </w:p>
    <w:p>
      <w:pPr>
        <w:pStyle w:val="Normal"/>
        <w:spacing w:lineRule="exact" w:line="369"/>
        <w:rPr>
          <w:sz w:val="20"/>
          <w:szCs w:val="20"/>
        </w:rPr>
      </w:pPr>
      <w:r>
        <w:rPr>
          <w:sz w:val="20"/>
          <w:szCs w:val="20"/>
        </w:rPr>
      </w:r>
    </w:p>
    <w:p>
      <w:pPr>
        <w:pStyle w:val="Normal"/>
        <w:jc w:val="center"/>
        <w:rPr>
          <w:sz w:val="20"/>
          <w:szCs w:val="20"/>
        </w:rPr>
      </w:pPr>
      <w:r>
        <w:rPr>
          <w:rFonts w:eastAsia="Arial" w:cs="Arial" w:ascii="Arial" w:hAnsi="Arial"/>
          <w:sz w:val="14"/>
          <w:szCs w:val="14"/>
        </w:rPr>
        <w:t>42</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45">
            <wp:simplePos x="0" y="0"/>
            <wp:positionH relativeFrom="column">
              <wp:posOffset>5080</wp:posOffset>
            </wp:positionH>
            <wp:positionV relativeFrom="paragraph">
              <wp:posOffset>38100</wp:posOffset>
            </wp:positionV>
            <wp:extent cx="7132320" cy="17145"/>
            <wp:effectExtent l="0" t="0" r="0" b="0"/>
            <wp:wrapNone/>
            <wp:docPr id="44"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65" descr=""/>
                    <pic:cNvPicPr>
                      <a:picLocks noChangeAspect="1" noChangeArrowheads="1"/>
                    </pic:cNvPicPr>
                  </pic:nvPicPr>
                  <pic:blipFill>
                    <a:blip r:embed="rId45"/>
                    <a:stretch>
                      <a:fillRect/>
                    </a:stretch>
                  </pic:blipFill>
                  <pic:spPr bwMode="auto">
                    <a:xfrm>
                      <a:off x="0" y="0"/>
                      <a:ext cx="7132320" cy="17145"/>
                    </a:xfrm>
                    <a:prstGeom prst="rect">
                      <a:avLst/>
                    </a:prstGeom>
                    <a:noFill/>
                  </pic:spPr>
                </pic:pic>
              </a:graphicData>
            </a:graphic>
          </wp:anchor>
        </w:drawing>
      </w:r>
    </w:p>
    <w:p>
      <w:pPr>
        <w:pStyle w:val="Normal"/>
        <w:spacing w:lineRule="auto" w:line="281"/>
        <w:ind w:firstLine="648"/>
        <w:rPr>
          <w:sz w:val="20"/>
          <w:szCs w:val="20"/>
        </w:rPr>
      </w:pPr>
      <w:bookmarkStart w:id="46" w:name="page52"/>
      <w:bookmarkEnd w:id="46"/>
      <w:r>
        <w:rPr>
          <w:rFonts w:eastAsia="Arial" w:cs="Arial" w:ascii="Arial" w:hAnsi="Arial"/>
          <w:b/>
          <w:bCs/>
          <w:sz w:val="18"/>
          <w:szCs w:val="18"/>
        </w:rPr>
        <w:t xml:space="preserve">4.02 Conditions to Closing Date. </w:t>
      </w:r>
      <w:r>
        <w:rPr>
          <w:rFonts w:eastAsia="Arial" w:cs="Arial" w:ascii="Arial" w:hAnsi="Arial"/>
          <w:sz w:val="18"/>
          <w:szCs w:val="18"/>
        </w:rPr>
        <w:t>The obligation of each Lender to make the Loan hereunder on the Closing Date and the Administrative</w:t>
      </w:r>
      <w:r>
        <w:rPr>
          <w:rFonts w:eastAsia="Arial" w:cs="Arial" w:ascii="Arial" w:hAnsi="Arial"/>
          <w:b/>
          <w:bCs/>
          <w:sz w:val="18"/>
          <w:szCs w:val="18"/>
        </w:rPr>
        <w:t xml:space="preserve"> </w:t>
      </w:r>
      <w:r>
        <w:rPr>
          <w:rFonts w:eastAsia="Arial" w:cs="Arial" w:ascii="Arial" w:hAnsi="Arial"/>
          <w:sz w:val="18"/>
          <w:szCs w:val="18"/>
        </w:rPr>
        <w:t>Agent’s receipt of the following:</w:t>
      </w:r>
    </w:p>
    <w:p>
      <w:pPr>
        <w:pStyle w:val="Normal"/>
        <w:spacing w:lineRule="exact" w:line="220"/>
        <w:rPr>
          <w:sz w:val="20"/>
          <w:szCs w:val="20"/>
        </w:rPr>
      </w:pPr>
      <w:r>
        <w:rPr>
          <w:sz w:val="20"/>
          <w:szCs w:val="20"/>
        </w:rPr>
      </w:r>
    </w:p>
    <w:p>
      <w:pPr>
        <w:pStyle w:val="Normal"/>
        <w:numPr>
          <w:ilvl w:val="0"/>
          <w:numId w:val="59"/>
        </w:numPr>
        <w:tabs>
          <w:tab w:val="clear" w:pos="720"/>
          <w:tab w:val="left" w:pos="1496" w:leader="none"/>
        </w:tabs>
        <w:spacing w:lineRule="auto" w:line="276"/>
        <w:ind w:firstLine="656"/>
        <w:jc w:val="both"/>
        <w:rPr>
          <w:rFonts w:ascii="Arial" w:hAnsi="Arial" w:eastAsia="Arial" w:cs="Arial"/>
          <w:sz w:val="17"/>
          <w:szCs w:val="17"/>
        </w:rPr>
      </w:pPr>
      <w:r>
        <w:rPr>
          <w:rFonts w:eastAsia="Arial" w:cs="Arial" w:ascii="Arial" w:hAnsi="Arial"/>
          <w:sz w:val="17"/>
          <w:szCs w:val="17"/>
        </w:rPr>
        <w:t xml:space="preserve">The representations and warranties of the Borrower contained in </w:t>
      </w:r>
      <w:r>
        <w:rPr>
          <w:rFonts w:eastAsia="Arial" w:cs="Arial" w:ascii="Arial" w:hAnsi="Arial"/>
          <w:sz w:val="17"/>
          <w:szCs w:val="17"/>
          <w:u w:val="single"/>
        </w:rPr>
        <w:t>Article V</w:t>
      </w:r>
      <w:r>
        <w:rPr>
          <w:rFonts w:eastAsia="Arial" w:cs="Arial" w:ascii="Arial" w:hAnsi="Arial"/>
          <w:sz w:val="17"/>
          <w:szCs w:val="17"/>
        </w:rPr>
        <w:t xml:space="preserve"> or any other Loan Document, or which are contained in any document furnished at any time under or in connection herewith or therewith, shall be true and correct on and as of the Closing Date, except to the extent that such representations and warranties specifically refer to an earlier date, in which case they shall be true and correct as of such earlier date, and except that for purposes of this </w:t>
      </w:r>
      <w:r>
        <w:rPr>
          <w:rFonts w:eastAsia="Arial" w:cs="Arial" w:ascii="Arial" w:hAnsi="Arial"/>
          <w:sz w:val="17"/>
          <w:szCs w:val="17"/>
          <w:u w:val="single"/>
        </w:rPr>
        <w:t>Section 4.02</w:t>
      </w:r>
      <w:r>
        <w:rPr>
          <w:rFonts w:eastAsia="Arial" w:cs="Arial" w:ascii="Arial" w:hAnsi="Arial"/>
          <w:sz w:val="17"/>
          <w:szCs w:val="17"/>
        </w:rPr>
        <w:t xml:space="preserve">, the representations and warranties contained in </w:t>
      </w:r>
      <w:r>
        <w:rPr>
          <w:rFonts w:eastAsia="Arial" w:cs="Arial" w:ascii="Arial" w:hAnsi="Arial"/>
          <w:sz w:val="17"/>
          <w:szCs w:val="17"/>
          <w:u w:val="single"/>
        </w:rPr>
        <w:t>subsections (a)</w:t>
      </w:r>
      <w:r>
        <w:rPr>
          <w:rFonts w:eastAsia="Arial" w:cs="Arial" w:ascii="Arial" w:hAnsi="Arial"/>
          <w:sz w:val="17"/>
          <w:szCs w:val="17"/>
        </w:rPr>
        <w:t xml:space="preserve"> and </w:t>
      </w:r>
      <w:r>
        <w:rPr>
          <w:rFonts w:eastAsia="Arial" w:cs="Arial" w:ascii="Arial" w:hAnsi="Arial"/>
          <w:sz w:val="17"/>
          <w:szCs w:val="17"/>
          <w:u w:val="single"/>
        </w:rPr>
        <w:t>(b)</w:t>
      </w:r>
      <w:r>
        <w:rPr>
          <w:rFonts w:eastAsia="Arial" w:cs="Arial" w:ascii="Arial" w:hAnsi="Arial"/>
          <w:sz w:val="17"/>
          <w:szCs w:val="17"/>
        </w:rPr>
        <w:t xml:space="preserve"> of </w:t>
      </w:r>
      <w:r>
        <w:rPr>
          <w:rFonts w:eastAsia="Arial" w:cs="Arial" w:ascii="Arial" w:hAnsi="Arial"/>
          <w:sz w:val="17"/>
          <w:szCs w:val="17"/>
          <w:u w:val="single"/>
        </w:rPr>
        <w:t>Section 5.05</w:t>
      </w:r>
      <w:r>
        <w:rPr>
          <w:rFonts w:eastAsia="Arial" w:cs="Arial" w:ascii="Arial" w:hAnsi="Arial"/>
          <w:sz w:val="17"/>
          <w:szCs w:val="17"/>
        </w:rPr>
        <w:t xml:space="preserve"> shall be deemed to refer to the most recent statements furnished pursuant to </w:t>
      </w:r>
      <w:r>
        <w:rPr>
          <w:rFonts w:eastAsia="Arial" w:cs="Arial" w:ascii="Arial" w:hAnsi="Arial"/>
          <w:sz w:val="17"/>
          <w:szCs w:val="17"/>
          <w:u w:val="single"/>
        </w:rPr>
        <w:t>subsections (a)</w:t>
      </w:r>
      <w:r>
        <w:rPr>
          <w:rFonts w:eastAsia="Arial" w:cs="Arial" w:ascii="Arial" w:hAnsi="Arial"/>
          <w:sz w:val="17"/>
          <w:szCs w:val="17"/>
        </w:rPr>
        <w:t xml:space="preserve"> and </w:t>
      </w:r>
      <w:r>
        <w:rPr>
          <w:rFonts w:eastAsia="Arial" w:cs="Arial" w:ascii="Arial" w:hAnsi="Arial"/>
          <w:sz w:val="17"/>
          <w:szCs w:val="17"/>
          <w:u w:val="single"/>
        </w:rPr>
        <w:t>(b)</w:t>
      </w:r>
      <w:r>
        <w:rPr>
          <w:rFonts w:eastAsia="Arial" w:cs="Arial" w:ascii="Arial" w:hAnsi="Arial"/>
          <w:sz w:val="17"/>
          <w:szCs w:val="17"/>
        </w:rPr>
        <w:t xml:space="preserve">, respectively, of </w:t>
      </w:r>
      <w:r>
        <w:rPr>
          <w:rFonts w:eastAsia="Arial" w:cs="Arial" w:ascii="Arial" w:hAnsi="Arial"/>
          <w:sz w:val="17"/>
          <w:szCs w:val="17"/>
          <w:u w:val="single"/>
        </w:rPr>
        <w:t>Section 6.01</w:t>
      </w:r>
      <w:r>
        <w:rPr>
          <w:rFonts w:eastAsia="Arial" w:cs="Arial" w:ascii="Arial" w:hAnsi="Arial"/>
          <w:sz w:val="17"/>
          <w:szCs w:val="17"/>
        </w:rPr>
        <w:t>;</w:t>
      </w:r>
    </w:p>
    <w:p>
      <w:pPr>
        <w:pStyle w:val="Normal"/>
        <w:spacing w:lineRule="exact" w:line="230"/>
        <w:rPr>
          <w:rFonts w:ascii="Arial" w:hAnsi="Arial" w:eastAsia="Arial" w:cs="Arial"/>
          <w:sz w:val="17"/>
          <w:szCs w:val="17"/>
        </w:rPr>
      </w:pPr>
      <w:r>
        <w:rPr>
          <w:rFonts w:eastAsia="Arial" w:cs="Arial" w:ascii="Arial" w:hAnsi="Arial"/>
          <w:sz w:val="17"/>
          <w:szCs w:val="17"/>
        </w:rPr>
      </w:r>
    </w:p>
    <w:p>
      <w:pPr>
        <w:pStyle w:val="Normal"/>
        <w:numPr>
          <w:ilvl w:val="0"/>
          <w:numId w:val="59"/>
        </w:numPr>
        <w:tabs>
          <w:tab w:val="clear" w:pos="720"/>
          <w:tab w:val="left" w:pos="1560" w:leader="none"/>
        </w:tabs>
        <w:ind w:hanging="904" w:left="1560"/>
        <w:rPr>
          <w:rFonts w:ascii="Arial" w:hAnsi="Arial" w:eastAsia="Arial" w:cs="Arial"/>
          <w:sz w:val="16"/>
          <w:szCs w:val="16"/>
        </w:rPr>
      </w:pPr>
      <w:r>
        <w:rPr>
          <w:rFonts w:eastAsia="Arial" w:cs="Arial" w:ascii="Arial" w:hAnsi="Arial"/>
          <w:sz w:val="16"/>
          <w:szCs w:val="16"/>
        </w:rPr>
        <w:t>no Default exists and is continuing as of the Closing Date or would result after giving effect to the funding of the Loan hereunder; and</w:t>
      </w:r>
    </w:p>
    <w:p>
      <w:pPr>
        <w:pStyle w:val="Normal"/>
        <w:spacing w:lineRule="exact" w:line="302"/>
        <w:rPr>
          <w:rFonts w:ascii="Arial" w:hAnsi="Arial" w:eastAsia="Arial" w:cs="Arial"/>
          <w:sz w:val="16"/>
          <w:szCs w:val="16"/>
        </w:rPr>
      </w:pPr>
      <w:r>
        <w:rPr>
          <w:rFonts w:eastAsia="Arial" w:cs="Arial" w:ascii="Arial" w:hAnsi="Arial"/>
          <w:sz w:val="16"/>
          <w:szCs w:val="16"/>
        </w:rPr>
      </w:r>
    </w:p>
    <w:p>
      <w:pPr>
        <w:pStyle w:val="Normal"/>
        <w:numPr>
          <w:ilvl w:val="0"/>
          <w:numId w:val="59"/>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rPr>
        <w:t>a written Loan Notice, appropriately completed and signed by a Responsible Officer of the Borrower.</w:t>
      </w:r>
    </w:p>
    <w:p>
      <w:pPr>
        <w:pStyle w:val="Normal"/>
        <w:spacing w:lineRule="exact" w:line="248"/>
        <w:rPr>
          <w:sz w:val="20"/>
          <w:szCs w:val="20"/>
        </w:rPr>
      </w:pPr>
      <w:r>
        <w:rPr>
          <w:sz w:val="20"/>
          <w:szCs w:val="20"/>
        </w:rPr>
      </w:r>
    </w:p>
    <w:p>
      <w:pPr>
        <w:pStyle w:val="Normal"/>
        <w:jc w:val="center"/>
        <w:rPr>
          <w:sz w:val="20"/>
          <w:szCs w:val="20"/>
        </w:rPr>
      </w:pPr>
      <w:r>
        <w:rPr>
          <w:rFonts w:eastAsia="Arial" w:cs="Arial" w:ascii="Arial" w:hAnsi="Arial"/>
          <w:b/>
          <w:bCs/>
          <w:sz w:val="18"/>
          <w:szCs w:val="18"/>
        </w:rPr>
        <w:t>ARTICLE V.</w:t>
      </w:r>
    </w:p>
    <w:p>
      <w:pPr>
        <w:pStyle w:val="Normal"/>
        <w:spacing w:lineRule="exact" w:line="27"/>
        <w:rPr>
          <w:sz w:val="20"/>
          <w:szCs w:val="20"/>
        </w:rPr>
      </w:pPr>
      <w:r>
        <w:rPr>
          <w:sz w:val="20"/>
          <w:szCs w:val="20"/>
        </w:rPr>
      </w:r>
    </w:p>
    <w:p>
      <w:pPr>
        <w:pStyle w:val="Normal"/>
        <w:ind w:right="-59"/>
        <w:jc w:val="center"/>
        <w:rPr>
          <w:sz w:val="20"/>
          <w:szCs w:val="20"/>
        </w:rPr>
      </w:pPr>
      <w:r>
        <w:rPr>
          <w:rFonts w:eastAsia="Arial" w:cs="Arial" w:ascii="Arial" w:hAnsi="Arial"/>
          <w:b/>
          <w:bCs/>
          <w:sz w:val="18"/>
          <w:szCs w:val="18"/>
        </w:rPr>
        <w:t>REPRESENTATIONS AND WARRANTIES</w:t>
      </w:r>
    </w:p>
    <w:p>
      <w:pPr>
        <w:pStyle w:val="Normal"/>
        <w:spacing w:lineRule="exact" w:line="238"/>
        <w:rPr>
          <w:sz w:val="20"/>
          <w:szCs w:val="20"/>
        </w:rPr>
      </w:pPr>
      <w:r>
        <w:rPr>
          <w:sz w:val="20"/>
          <w:szCs w:val="20"/>
        </w:rPr>
      </w:r>
    </w:p>
    <w:p>
      <w:pPr>
        <w:pStyle w:val="Normal"/>
        <w:ind w:left="660"/>
        <w:rPr>
          <w:sz w:val="20"/>
          <w:szCs w:val="20"/>
        </w:rPr>
      </w:pPr>
      <w:r>
        <w:rPr>
          <w:rFonts w:eastAsia="Arial" w:cs="Arial" w:ascii="Arial" w:hAnsi="Arial"/>
          <w:sz w:val="18"/>
          <w:szCs w:val="18"/>
        </w:rPr>
        <w:t>The Borrower represents and warrants to the Administrative Agent and the Lenders that:</w:t>
      </w:r>
    </w:p>
    <w:p>
      <w:pPr>
        <w:pStyle w:val="Normal"/>
        <w:spacing w:lineRule="exact" w:line="275"/>
        <w:rPr>
          <w:sz w:val="20"/>
          <w:szCs w:val="20"/>
        </w:rPr>
      </w:pPr>
      <w:r>
        <w:rPr>
          <w:sz w:val="20"/>
          <w:szCs w:val="20"/>
        </w:rPr>
      </w:r>
    </w:p>
    <w:p>
      <w:pPr>
        <w:pStyle w:val="Normal"/>
        <w:spacing w:lineRule="auto" w:line="274"/>
        <w:ind w:firstLine="648"/>
        <w:jc w:val="both"/>
        <w:rPr>
          <w:sz w:val="20"/>
          <w:szCs w:val="20"/>
        </w:rPr>
      </w:pPr>
      <w:r>
        <w:rPr>
          <w:rFonts w:eastAsia="Arial" w:cs="Arial" w:ascii="Arial" w:hAnsi="Arial"/>
          <w:b/>
          <w:bCs/>
          <w:sz w:val="17"/>
          <w:szCs w:val="17"/>
        </w:rPr>
        <w:t xml:space="preserve">5.01 Existence, Qualification and Power. </w:t>
      </w:r>
      <w:r>
        <w:rPr>
          <w:rFonts w:eastAsia="Arial" w:cs="Arial" w:ascii="Arial" w:hAnsi="Arial"/>
          <w:sz w:val="17"/>
          <w:szCs w:val="17"/>
        </w:rPr>
        <w:t>Each of the Borrower and its Subsidiaries (a) is duly organized or formed, validly existing and</w:t>
      </w:r>
      <w:r>
        <w:rPr>
          <w:rFonts w:eastAsia="Arial" w:cs="Arial" w:ascii="Arial" w:hAnsi="Arial"/>
          <w:b/>
          <w:bCs/>
          <w:sz w:val="17"/>
          <w:szCs w:val="17"/>
        </w:rPr>
        <w:t xml:space="preserve"> </w:t>
      </w:r>
      <w:r>
        <w:rPr>
          <w:rFonts w:eastAsia="Arial" w:cs="Arial" w:ascii="Arial" w:hAnsi="Arial"/>
          <w:sz w:val="17"/>
          <w:szCs w:val="17"/>
        </w:rPr>
        <w:t xml:space="preserve">in good standing under the Laws of the jurisdiction of its incorporation or organization, (b) has all requisite power and authority and all requisite governmental licenses, authorizations, consents and approvals to (i) own its assets and carry on its business and (ii) execute, deliver and perform its obligations under the Loan Documents to which it is a party, and (c) is duly qualified and is licensed and in good standing under the Laws of each jurisdiction where its ownership, lease or operation of properties or the conduct of its business requires such qualification or license; except in each case referred to in </w:t>
      </w:r>
      <w:r>
        <w:rPr>
          <w:rFonts w:eastAsia="Arial" w:cs="Arial" w:ascii="Arial" w:hAnsi="Arial"/>
          <w:sz w:val="17"/>
          <w:szCs w:val="17"/>
          <w:u w:val="single"/>
        </w:rPr>
        <w:t>clause (a)</w:t>
      </w:r>
      <w:r>
        <w:rPr>
          <w:rFonts w:eastAsia="Arial" w:cs="Arial" w:ascii="Arial" w:hAnsi="Arial"/>
          <w:sz w:val="17"/>
          <w:szCs w:val="17"/>
        </w:rPr>
        <w:t xml:space="preserve"> with respect to Subsidiaries other than a Material Subsidiary, and </w:t>
      </w:r>
      <w:r>
        <w:rPr>
          <w:rFonts w:eastAsia="Arial" w:cs="Arial" w:ascii="Arial" w:hAnsi="Arial"/>
          <w:sz w:val="17"/>
          <w:szCs w:val="17"/>
          <w:u w:val="single"/>
        </w:rPr>
        <w:t>clause (b)(i)</w:t>
      </w:r>
      <w:r>
        <w:rPr>
          <w:rFonts w:eastAsia="Arial" w:cs="Arial" w:ascii="Arial" w:hAnsi="Arial"/>
          <w:sz w:val="17"/>
          <w:szCs w:val="17"/>
        </w:rPr>
        <w:t xml:space="preserve"> or </w:t>
      </w:r>
      <w:r>
        <w:rPr>
          <w:rFonts w:eastAsia="Arial" w:cs="Arial" w:ascii="Arial" w:hAnsi="Arial"/>
          <w:sz w:val="17"/>
          <w:szCs w:val="17"/>
          <w:u w:val="single"/>
        </w:rPr>
        <w:t>(c)</w:t>
      </w:r>
      <w:r>
        <w:rPr>
          <w:rFonts w:eastAsia="Arial" w:cs="Arial" w:ascii="Arial" w:hAnsi="Arial"/>
          <w:sz w:val="17"/>
          <w:szCs w:val="17"/>
        </w:rPr>
        <w:t>, to the extent that failure to do so could not reasonably be expected to have a Material Adverse Effect. The Borrower is not an Affected Financial Institution.</w:t>
      </w:r>
    </w:p>
    <w:p>
      <w:pPr>
        <w:pStyle w:val="Normal"/>
        <w:spacing w:lineRule="exact" w:line="226"/>
        <w:rPr>
          <w:sz w:val="20"/>
          <w:szCs w:val="20"/>
        </w:rPr>
      </w:pPr>
      <w:r>
        <w:rPr>
          <w:sz w:val="20"/>
          <w:szCs w:val="20"/>
        </w:rPr>
      </w:r>
    </w:p>
    <w:p>
      <w:pPr>
        <w:pStyle w:val="Normal"/>
        <w:spacing w:lineRule="auto" w:line="254"/>
        <w:ind w:firstLine="648"/>
        <w:jc w:val="both"/>
        <w:rPr>
          <w:sz w:val="20"/>
          <w:szCs w:val="20"/>
        </w:rPr>
      </w:pPr>
      <w:r>
        <w:rPr>
          <w:rFonts w:eastAsia="Arial" w:cs="Arial" w:ascii="Arial" w:hAnsi="Arial"/>
          <w:b/>
          <w:bCs/>
          <w:sz w:val="18"/>
          <w:szCs w:val="18"/>
        </w:rPr>
        <w:t xml:space="preserve">5.02 Authorization; No Contravention. </w:t>
      </w:r>
      <w:r>
        <w:rPr>
          <w:rFonts w:eastAsia="Arial" w:cs="Arial" w:ascii="Arial" w:hAnsi="Arial"/>
          <w:sz w:val="18"/>
          <w:szCs w:val="18"/>
        </w:rPr>
        <w:t>The execution, delivery and performance by the Borrower of each Loan Document have been</w:t>
      </w:r>
      <w:r>
        <w:rPr>
          <w:rFonts w:eastAsia="Arial" w:cs="Arial" w:ascii="Arial" w:hAnsi="Arial"/>
          <w:b/>
          <w:bCs/>
          <w:sz w:val="18"/>
          <w:szCs w:val="18"/>
        </w:rPr>
        <w:t xml:space="preserve"> </w:t>
      </w:r>
      <w:r>
        <w:rPr>
          <w:rFonts w:eastAsia="Arial" w:cs="Arial" w:ascii="Arial" w:hAnsi="Arial"/>
          <w:sz w:val="18"/>
          <w:szCs w:val="18"/>
        </w:rPr>
        <w:t xml:space="preserve">duly authorized by all necessary corporate or other organizational action, and do not and will not (a) contravene the terms of the Borrower’s Organization Documents; (b) conflict with or result in any breach or contravention of, or the creation of any Lien under, or require any payment to be made under (i) any material Contractual Obligation to which it is a party or affecting it or the properties of the Borrower or any of its Subsidiaries or (ii) any order, injunction, writ or decree of any Governmental Authority or any arbitral award to which the Borrower or its property is subject; or (c) violate any Law. The Borrower and each Subsidiary thereof is in compliance with all Contractual Obligations referred to in </w:t>
      </w:r>
      <w:r>
        <w:rPr>
          <w:rFonts w:eastAsia="Arial" w:cs="Arial" w:ascii="Arial" w:hAnsi="Arial"/>
          <w:sz w:val="18"/>
          <w:szCs w:val="18"/>
          <w:u w:val="single"/>
        </w:rPr>
        <w:t>clause (b)(i)</w:t>
      </w:r>
      <w:r>
        <w:rPr>
          <w:rFonts w:eastAsia="Arial" w:cs="Arial" w:ascii="Arial" w:hAnsi="Arial"/>
          <w:sz w:val="18"/>
          <w:szCs w:val="18"/>
        </w:rPr>
        <w:t>, except to the extent that failure to do so could not reasonably be expected to have a Material Adverse Effect.</w:t>
      </w:r>
    </w:p>
    <w:p>
      <w:pPr>
        <w:pStyle w:val="Normal"/>
        <w:spacing w:lineRule="exact" w:line="243"/>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5.03 Governmental Authorization; Other Consents. </w:t>
      </w:r>
      <w:r>
        <w:rPr>
          <w:rFonts w:eastAsia="Arial" w:cs="Arial" w:ascii="Arial" w:hAnsi="Arial"/>
          <w:sz w:val="18"/>
          <w:szCs w:val="18"/>
        </w:rPr>
        <w:t>No approval, consent, exemption, authorization, or other action by, or notice to, or</w:t>
      </w:r>
      <w:r>
        <w:rPr>
          <w:rFonts w:eastAsia="Arial" w:cs="Arial" w:ascii="Arial" w:hAnsi="Arial"/>
          <w:b/>
          <w:bCs/>
          <w:sz w:val="18"/>
          <w:szCs w:val="18"/>
        </w:rPr>
        <w:t xml:space="preserve"> </w:t>
      </w:r>
      <w:r>
        <w:rPr>
          <w:rFonts w:eastAsia="Arial" w:cs="Arial" w:ascii="Arial" w:hAnsi="Arial"/>
          <w:sz w:val="18"/>
          <w:szCs w:val="18"/>
        </w:rPr>
        <w:t>filing with, any Governmental Authority or any other Person is necessary or required in connection with the execution, delivery or performance by, or enforcement against, the Borrower of this Agreement or any other Loan Document.</w:t>
      </w:r>
    </w:p>
    <w:p>
      <w:pPr>
        <w:pStyle w:val="Normal"/>
        <w:spacing w:lineRule="exact" w:line="378"/>
        <w:rPr>
          <w:sz w:val="20"/>
          <w:szCs w:val="20"/>
        </w:rPr>
      </w:pPr>
      <w:r>
        <w:rPr>
          <w:sz w:val="20"/>
          <w:szCs w:val="20"/>
        </w:rPr>
      </w:r>
    </w:p>
    <w:p>
      <w:pPr>
        <w:pStyle w:val="Normal"/>
        <w:jc w:val="center"/>
        <w:rPr>
          <w:sz w:val="20"/>
          <w:szCs w:val="20"/>
        </w:rPr>
      </w:pPr>
      <w:r>
        <w:rPr>
          <w:rFonts w:eastAsia="Arial" w:cs="Arial" w:ascii="Arial" w:hAnsi="Arial"/>
          <w:sz w:val="14"/>
          <w:szCs w:val="14"/>
        </w:rPr>
        <w:t>43</w:t>
      </w:r>
    </w:p>
    <w:p>
      <w:pPr>
        <w:sectPr>
          <w:type w:val="nextPage"/>
          <w:pgSz w:w="11906" w:h="16838"/>
          <w:pgMar w:left="320" w:right="339" w:gutter="0" w:header="0" w:top="148"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46">
            <wp:simplePos x="0" y="0"/>
            <wp:positionH relativeFrom="column">
              <wp:posOffset>5080</wp:posOffset>
            </wp:positionH>
            <wp:positionV relativeFrom="paragraph">
              <wp:posOffset>38100</wp:posOffset>
            </wp:positionV>
            <wp:extent cx="7132320" cy="17145"/>
            <wp:effectExtent l="0" t="0" r="0" b="0"/>
            <wp:wrapNone/>
            <wp:docPr id="45"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66" descr=""/>
                    <pic:cNvPicPr>
                      <a:picLocks noChangeAspect="1" noChangeArrowheads="1"/>
                    </pic:cNvPicPr>
                  </pic:nvPicPr>
                  <pic:blipFill>
                    <a:blip r:embed="rId46"/>
                    <a:stretch>
                      <a:fillRect/>
                    </a:stretch>
                  </pic:blipFill>
                  <pic:spPr bwMode="auto">
                    <a:xfrm>
                      <a:off x="0" y="0"/>
                      <a:ext cx="7132320" cy="17145"/>
                    </a:xfrm>
                    <a:prstGeom prst="rect">
                      <a:avLst/>
                    </a:prstGeom>
                    <a:noFill/>
                  </pic:spPr>
                </pic:pic>
              </a:graphicData>
            </a:graphic>
          </wp:anchor>
        </w:drawing>
      </w:r>
    </w:p>
    <w:p>
      <w:pPr>
        <w:pStyle w:val="Normal"/>
        <w:spacing w:lineRule="auto" w:line="266"/>
        <w:ind w:firstLine="648"/>
        <w:jc w:val="both"/>
        <w:rPr>
          <w:sz w:val="20"/>
          <w:szCs w:val="20"/>
        </w:rPr>
      </w:pPr>
      <w:bookmarkStart w:id="47" w:name="page53"/>
      <w:bookmarkEnd w:id="47"/>
      <w:r>
        <w:rPr>
          <w:rFonts w:eastAsia="Arial" w:cs="Arial" w:ascii="Arial" w:hAnsi="Arial"/>
          <w:b/>
          <w:bCs/>
          <w:sz w:val="18"/>
          <w:szCs w:val="18"/>
        </w:rPr>
        <w:t xml:space="preserve">5.04 Binding Effect. </w:t>
      </w:r>
      <w:r>
        <w:rPr>
          <w:rFonts w:eastAsia="Arial" w:cs="Arial" w:ascii="Arial" w:hAnsi="Arial"/>
          <w:sz w:val="18"/>
          <w:szCs w:val="18"/>
        </w:rPr>
        <w:t>This Agreement has been, and each other Loan Document, when delivered hereunder, will have been, duly executed</w:t>
      </w:r>
      <w:r>
        <w:rPr>
          <w:rFonts w:eastAsia="Arial" w:cs="Arial" w:ascii="Arial" w:hAnsi="Arial"/>
          <w:b/>
          <w:bCs/>
          <w:sz w:val="18"/>
          <w:szCs w:val="18"/>
        </w:rPr>
        <w:t xml:space="preserve"> </w:t>
      </w:r>
      <w:r>
        <w:rPr>
          <w:rFonts w:eastAsia="Arial" w:cs="Arial" w:ascii="Arial" w:hAnsi="Arial"/>
          <w:sz w:val="18"/>
          <w:szCs w:val="18"/>
        </w:rPr>
        <w:t>and delivered by the Borrower. This Agreement constitutes, and each other Loan Document when so delivered will constitute, a legal, valid and binding obligation of the Borrower, enforceable against the Borrower in accordance with its terms.</w:t>
      </w:r>
    </w:p>
    <w:p>
      <w:pPr>
        <w:pStyle w:val="Normal"/>
        <w:spacing w:lineRule="exact" w:line="230"/>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5.05</w:t>
      </w:r>
      <w:r>
        <w:rPr>
          <w:sz w:val="20"/>
          <w:szCs w:val="20"/>
        </w:rPr>
        <w:tab/>
      </w:r>
      <w:r>
        <w:rPr>
          <w:rFonts w:eastAsia="Arial" w:cs="Arial" w:ascii="Arial" w:hAnsi="Arial"/>
          <w:b/>
          <w:bCs/>
          <w:sz w:val="16"/>
          <w:szCs w:val="16"/>
        </w:rPr>
        <w:t>Financial Statements; No Material Adverse Effect.</w:t>
      </w:r>
    </w:p>
    <w:p>
      <w:pPr>
        <w:pStyle w:val="Normal"/>
        <w:spacing w:lineRule="exact" w:line="283"/>
        <w:rPr>
          <w:sz w:val="20"/>
          <w:szCs w:val="20"/>
        </w:rPr>
      </w:pPr>
      <w:r>
        <w:rPr>
          <w:sz w:val="20"/>
          <w:szCs w:val="20"/>
        </w:rPr>
      </w:r>
    </w:p>
    <w:p>
      <w:pPr>
        <w:pStyle w:val="Normal"/>
        <w:numPr>
          <w:ilvl w:val="0"/>
          <w:numId w:val="60"/>
        </w:numPr>
        <w:tabs>
          <w:tab w:val="clear" w:pos="720"/>
          <w:tab w:val="left" w:pos="1563" w:leader="none"/>
        </w:tabs>
        <w:spacing w:lineRule="auto" w:line="257"/>
        <w:ind w:firstLine="656"/>
        <w:jc w:val="both"/>
        <w:rPr>
          <w:rFonts w:ascii="Arial" w:hAnsi="Arial" w:eastAsia="Arial" w:cs="Arial"/>
          <w:sz w:val="18"/>
          <w:szCs w:val="18"/>
        </w:rPr>
      </w:pPr>
      <w:r>
        <w:rPr>
          <w:rFonts w:eastAsia="Arial" w:cs="Arial" w:ascii="Arial" w:hAnsi="Arial"/>
          <w:sz w:val="18"/>
          <w:szCs w:val="18"/>
        </w:rPr>
        <w:t>The Audited Financial Statements (i) were prepared in accordance with GAAP consistently applied throughout the period covered thereby, except as otherwise expressly noted therein; (ii) fairly present the financial condition of the Borrower and its Subsidiaries as of the date thereof and their results of operations for the period covered thereby in accordance with GAAP consistently applied throughout the period covered thereby, except as otherwise expressly noted therein; and (iii) show all material indebtedness and other liabilities, direct or contingent, of the Borrower and its Subsidiaries as of the date thereof.</w:t>
      </w:r>
    </w:p>
    <w:p>
      <w:pPr>
        <w:pStyle w:val="Normal"/>
        <w:spacing w:lineRule="exact" w:line="241"/>
        <w:rPr>
          <w:rFonts w:ascii="Arial" w:hAnsi="Arial" w:eastAsia="Arial" w:cs="Arial"/>
          <w:sz w:val="18"/>
          <w:szCs w:val="18"/>
        </w:rPr>
      </w:pPr>
      <w:r>
        <w:rPr>
          <w:rFonts w:eastAsia="Arial" w:cs="Arial" w:ascii="Arial" w:hAnsi="Arial"/>
          <w:sz w:val="18"/>
          <w:szCs w:val="18"/>
        </w:rPr>
      </w:r>
    </w:p>
    <w:p>
      <w:pPr>
        <w:pStyle w:val="Normal"/>
        <w:numPr>
          <w:ilvl w:val="0"/>
          <w:numId w:val="60"/>
        </w:numPr>
        <w:tabs>
          <w:tab w:val="clear" w:pos="720"/>
          <w:tab w:val="left" w:pos="1452" w:leader="none"/>
        </w:tabs>
        <w:spacing w:lineRule="auto" w:line="302"/>
        <w:ind w:firstLine="656"/>
        <w:jc w:val="both"/>
        <w:rPr>
          <w:rFonts w:ascii="Arial" w:hAnsi="Arial" w:eastAsia="Arial" w:cs="Arial"/>
          <w:sz w:val="16"/>
          <w:szCs w:val="16"/>
        </w:rPr>
      </w:pPr>
      <w:r>
        <w:rPr>
          <w:rFonts w:eastAsia="Arial" w:cs="Arial" w:ascii="Arial" w:hAnsi="Arial"/>
          <w:sz w:val="16"/>
          <w:szCs w:val="16"/>
        </w:rPr>
        <w:t>The unaudited consolidated balance sheet of the Borrower and its Subsidiaries dated January 28, 2022 (including the footnotes thereto), and the related consolidated statements of income or operations, shareholders’ equity and cash flows for the fiscal quarter ended on that date (i) were prepared in accordance with GAAP consistently applied throughout the period covered thereby, except as otherwise expressly noted therein, and (ii) fairly present the financial condition of the Borrower and its Subsidiaries as of the date thereof and their results of operations for the period covered thereby.</w:t>
      </w:r>
    </w:p>
    <w:p>
      <w:pPr>
        <w:pStyle w:val="Normal"/>
        <w:spacing w:lineRule="exact" w:line="211"/>
        <w:rPr>
          <w:rFonts w:ascii="Arial" w:hAnsi="Arial" w:eastAsia="Arial" w:cs="Arial"/>
          <w:sz w:val="16"/>
          <w:szCs w:val="16"/>
        </w:rPr>
      </w:pPr>
      <w:r>
        <w:rPr>
          <w:rFonts w:eastAsia="Arial" w:cs="Arial" w:ascii="Arial" w:hAnsi="Arial"/>
          <w:sz w:val="16"/>
          <w:szCs w:val="16"/>
        </w:rPr>
      </w:r>
    </w:p>
    <w:p>
      <w:pPr>
        <w:pStyle w:val="Normal"/>
        <w:numPr>
          <w:ilvl w:val="0"/>
          <w:numId w:val="60"/>
        </w:numPr>
        <w:tabs>
          <w:tab w:val="clear" w:pos="720"/>
          <w:tab w:val="left" w:pos="1590" w:leader="none"/>
        </w:tabs>
        <w:spacing w:lineRule="auto" w:line="278"/>
        <w:ind w:firstLine="656"/>
        <w:rPr>
          <w:rFonts w:ascii="Arial" w:hAnsi="Arial" w:eastAsia="Arial" w:cs="Arial"/>
          <w:sz w:val="18"/>
          <w:szCs w:val="18"/>
        </w:rPr>
      </w:pPr>
      <w:r>
        <w:rPr>
          <w:rFonts w:eastAsia="Arial" w:cs="Arial" w:ascii="Arial" w:hAnsi="Arial"/>
          <w:sz w:val="18"/>
          <w:szCs w:val="18"/>
        </w:rPr>
        <w:t>Since the date of the Audited Financial Statements, there has been no event or circumstance, either individually or in the aggregate, that has had or could reasonably be expected to have a Material Adverse Effect.</w:t>
      </w:r>
    </w:p>
    <w:p>
      <w:pPr>
        <w:pStyle w:val="Normal"/>
        <w:spacing w:lineRule="exact" w:line="220"/>
        <w:rPr>
          <w:sz w:val="20"/>
          <w:szCs w:val="20"/>
        </w:rPr>
      </w:pPr>
      <w:r>
        <w:rPr>
          <w:sz w:val="20"/>
          <w:szCs w:val="20"/>
        </w:rPr>
      </w:r>
    </w:p>
    <w:p>
      <w:pPr>
        <w:pStyle w:val="Normal"/>
        <w:spacing w:lineRule="auto" w:line="290"/>
        <w:ind w:firstLine="648"/>
        <w:jc w:val="both"/>
        <w:rPr>
          <w:sz w:val="20"/>
          <w:szCs w:val="20"/>
        </w:rPr>
      </w:pPr>
      <w:r>
        <w:rPr>
          <w:rFonts w:eastAsia="Arial" w:cs="Arial" w:ascii="Arial" w:hAnsi="Arial"/>
          <w:b/>
          <w:bCs/>
          <w:sz w:val="16"/>
          <w:szCs w:val="16"/>
        </w:rPr>
        <w:t xml:space="preserve">5.06 Litigation. </w:t>
      </w:r>
      <w:r>
        <w:rPr>
          <w:rFonts w:eastAsia="Arial" w:cs="Arial" w:ascii="Arial" w:hAnsi="Arial"/>
          <w:sz w:val="16"/>
          <w:szCs w:val="16"/>
        </w:rPr>
        <w:t>There are no actions, suits, proceedings, claims or disputes pending or, to the best knowledge of the Borrower after due</w:t>
      </w:r>
      <w:r>
        <w:rPr>
          <w:rFonts w:eastAsia="Arial" w:cs="Arial" w:ascii="Arial" w:hAnsi="Arial"/>
          <w:b/>
          <w:bCs/>
          <w:sz w:val="16"/>
          <w:szCs w:val="16"/>
        </w:rPr>
        <w:t xml:space="preserve"> </w:t>
      </w:r>
      <w:r>
        <w:rPr>
          <w:rFonts w:eastAsia="Arial" w:cs="Arial" w:ascii="Arial" w:hAnsi="Arial"/>
          <w:sz w:val="16"/>
          <w:szCs w:val="16"/>
        </w:rPr>
        <w:t xml:space="preserve">and diligent investigation, threatened in writing or contemplated, at law, in equity, in arbitration or before any Governmental Authority, by or against the Borrower or any of its Subsidiaries or against any of their properties or revenues that (a) purport to affect or pertain to this Agreement or any other Loan Document, or any of the transactions contemplated hereby, or (b) except as specifically disclosed in </w:t>
      </w:r>
      <w:r>
        <w:rPr>
          <w:rFonts w:eastAsia="Arial" w:cs="Arial" w:ascii="Arial" w:hAnsi="Arial"/>
          <w:sz w:val="16"/>
          <w:szCs w:val="16"/>
          <w:u w:val="single"/>
        </w:rPr>
        <w:t>Schedule 5.06</w:t>
      </w:r>
      <w:r>
        <w:rPr>
          <w:rFonts w:eastAsia="Arial" w:cs="Arial" w:ascii="Arial" w:hAnsi="Arial"/>
          <w:sz w:val="16"/>
          <w:szCs w:val="16"/>
        </w:rPr>
        <w:t xml:space="preserve">, either individually or in the aggregate, if determined adversely, could reasonably be expected to have a Material Adverse Effect, and there has been no adverse change in the status, or financial effect on the Borrower or any Subsidiary, of the matters described on </w:t>
      </w:r>
      <w:r>
        <w:rPr>
          <w:rFonts w:eastAsia="Arial" w:cs="Arial" w:ascii="Arial" w:hAnsi="Arial"/>
          <w:sz w:val="16"/>
          <w:szCs w:val="16"/>
          <w:u w:val="single"/>
        </w:rPr>
        <w:t>Schedule 5.06</w:t>
      </w:r>
      <w:r>
        <w:rPr>
          <w:rFonts w:eastAsia="Arial" w:cs="Arial" w:ascii="Arial" w:hAnsi="Arial"/>
          <w:sz w:val="16"/>
          <w:szCs w:val="16"/>
        </w:rPr>
        <w:t>. No injunction, writ, temporary restraining order or any order of any nature has been issued by any court or other Governmental Authority purporting to enjoin or restrain the execution, delivery or performance of this Agreement or any other Loan Document, or directing that the transactions provided for herein or therein not be consummated as herein or therein provided.</w:t>
      </w:r>
    </w:p>
    <w:p>
      <w:pPr>
        <w:pStyle w:val="Normal"/>
        <w:spacing w:lineRule="exact" w:line="213"/>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5.07 No Default. </w:t>
      </w:r>
      <w:r>
        <w:rPr>
          <w:rFonts w:eastAsia="Arial" w:cs="Arial" w:ascii="Arial" w:hAnsi="Arial"/>
          <w:sz w:val="18"/>
          <w:szCs w:val="18"/>
        </w:rPr>
        <w:t>Neither the Borrower nor any Subsidiary is in default under or with respect to any Contractual Obligation that could,</w:t>
      </w:r>
      <w:r>
        <w:rPr>
          <w:rFonts w:eastAsia="Arial" w:cs="Arial" w:ascii="Arial" w:hAnsi="Arial"/>
          <w:b/>
          <w:bCs/>
          <w:sz w:val="18"/>
          <w:szCs w:val="18"/>
        </w:rPr>
        <w:t xml:space="preserve"> </w:t>
      </w:r>
      <w:r>
        <w:rPr>
          <w:rFonts w:eastAsia="Arial" w:cs="Arial" w:ascii="Arial" w:hAnsi="Arial"/>
          <w:sz w:val="18"/>
          <w:szCs w:val="18"/>
        </w:rPr>
        <w:t>either individually or in the aggregate, reasonably be expected to have a Material Adverse Effect. No Default has occurred and is continuing or would result from the consummation of the transactions contemplated by this Agreement or any other Loan Document.</w:t>
      </w:r>
    </w:p>
    <w:p>
      <w:pPr>
        <w:pStyle w:val="Normal"/>
        <w:spacing w:lineRule="exact" w:line="230"/>
        <w:rPr>
          <w:sz w:val="20"/>
          <w:szCs w:val="20"/>
        </w:rPr>
      </w:pPr>
      <w:r>
        <w:rPr>
          <w:sz w:val="20"/>
          <w:szCs w:val="20"/>
        </w:rPr>
      </w:r>
    </w:p>
    <w:p>
      <w:pPr>
        <w:pStyle w:val="Normal"/>
        <w:spacing w:lineRule="auto" w:line="262"/>
        <w:ind w:firstLine="648"/>
        <w:jc w:val="both"/>
        <w:rPr>
          <w:sz w:val="20"/>
          <w:szCs w:val="20"/>
        </w:rPr>
      </w:pPr>
      <w:r>
        <w:rPr>
          <w:rFonts w:eastAsia="Arial" w:cs="Arial" w:ascii="Arial" w:hAnsi="Arial"/>
          <w:b/>
          <w:bCs/>
          <w:sz w:val="18"/>
          <w:szCs w:val="18"/>
        </w:rPr>
        <w:t xml:space="preserve">5.08 Ownership of Property; Liens. </w:t>
      </w:r>
      <w:r>
        <w:rPr>
          <w:rFonts w:eastAsia="Arial" w:cs="Arial" w:ascii="Arial" w:hAnsi="Arial"/>
          <w:sz w:val="18"/>
          <w:szCs w:val="18"/>
        </w:rPr>
        <w:t>The Borrower and each of its Subsidiaries has good record and marketable title in fee simple to, or</w:t>
      </w:r>
      <w:r>
        <w:rPr>
          <w:rFonts w:eastAsia="Arial" w:cs="Arial" w:ascii="Arial" w:hAnsi="Arial"/>
          <w:b/>
          <w:bCs/>
          <w:sz w:val="18"/>
          <w:szCs w:val="18"/>
        </w:rPr>
        <w:t xml:space="preserve"> </w:t>
      </w:r>
      <w:r>
        <w:rPr>
          <w:rFonts w:eastAsia="Arial" w:cs="Arial" w:ascii="Arial" w:hAnsi="Arial"/>
          <w:sz w:val="18"/>
          <w:szCs w:val="18"/>
        </w:rPr>
        <w:t xml:space="preserve">valid leasehold interests in, all real property necessary or used in the ordinary conduct of its business, except for such defects in title as could not, individually or in the aggregate, reasonably be expected to have a Material Adverse Effect. The property of the Borrower and its Subsidiaries is subject to no Liens, other than Liens permitted by </w:t>
      </w:r>
      <w:r>
        <w:rPr>
          <w:rFonts w:eastAsia="Arial" w:cs="Arial" w:ascii="Arial" w:hAnsi="Arial"/>
          <w:sz w:val="18"/>
          <w:szCs w:val="18"/>
          <w:u w:val="single"/>
        </w:rPr>
        <w:t>Section 7.01</w:t>
      </w:r>
      <w:r>
        <w:rPr>
          <w:rFonts w:eastAsia="Arial" w:cs="Arial" w:ascii="Arial" w:hAnsi="Arial"/>
          <w:sz w:val="18"/>
          <w:szCs w:val="18"/>
        </w:rPr>
        <w:t>.</w:t>
      </w:r>
    </w:p>
    <w:p>
      <w:pPr>
        <w:pStyle w:val="Normal"/>
        <w:spacing w:lineRule="exact" w:line="234"/>
        <w:rPr>
          <w:sz w:val="20"/>
          <w:szCs w:val="20"/>
        </w:rPr>
      </w:pPr>
      <w:r>
        <w:rPr>
          <w:sz w:val="20"/>
          <w:szCs w:val="20"/>
        </w:rPr>
      </w:r>
    </w:p>
    <w:p>
      <w:pPr>
        <w:pStyle w:val="Normal"/>
        <w:spacing w:lineRule="auto" w:line="281"/>
        <w:ind w:firstLine="648"/>
        <w:jc w:val="both"/>
        <w:rPr>
          <w:sz w:val="20"/>
          <w:szCs w:val="20"/>
        </w:rPr>
      </w:pPr>
      <w:r>
        <w:rPr>
          <w:rFonts w:eastAsia="Arial" w:cs="Arial" w:ascii="Arial" w:hAnsi="Arial"/>
          <w:b/>
          <w:bCs/>
          <w:sz w:val="18"/>
          <w:szCs w:val="18"/>
        </w:rPr>
        <w:t xml:space="preserve">5.09 Environmental Compliance. </w:t>
      </w:r>
      <w:r>
        <w:rPr>
          <w:rFonts w:eastAsia="Arial" w:cs="Arial" w:ascii="Arial" w:hAnsi="Arial"/>
          <w:sz w:val="18"/>
          <w:szCs w:val="18"/>
        </w:rPr>
        <w:t>The Borrower and its Subsidiaries conduct in the ordinary course of business a review of the effect of</w:t>
      </w:r>
      <w:r>
        <w:rPr>
          <w:rFonts w:eastAsia="Arial" w:cs="Arial" w:ascii="Arial" w:hAnsi="Arial"/>
          <w:b/>
          <w:bCs/>
          <w:sz w:val="18"/>
          <w:szCs w:val="18"/>
        </w:rPr>
        <w:t xml:space="preserve"> </w:t>
      </w:r>
      <w:r>
        <w:rPr>
          <w:rFonts w:eastAsia="Arial" w:cs="Arial" w:ascii="Arial" w:hAnsi="Arial"/>
          <w:sz w:val="18"/>
          <w:szCs w:val="18"/>
        </w:rPr>
        <w:t>existing Environmental Laws and claims alleging potential</w:t>
      </w:r>
    </w:p>
    <w:p>
      <w:pPr>
        <w:pStyle w:val="Normal"/>
        <w:spacing w:lineRule="exact" w:line="364"/>
        <w:rPr>
          <w:sz w:val="20"/>
          <w:szCs w:val="20"/>
        </w:rPr>
      </w:pPr>
      <w:r>
        <w:rPr>
          <w:sz w:val="20"/>
          <w:szCs w:val="20"/>
        </w:rPr>
      </w:r>
    </w:p>
    <w:p>
      <w:pPr>
        <w:pStyle w:val="Normal"/>
        <w:ind w:right="-19"/>
        <w:jc w:val="center"/>
        <w:rPr>
          <w:sz w:val="20"/>
          <w:szCs w:val="20"/>
        </w:rPr>
      </w:pPr>
      <w:r>
        <w:rPr>
          <w:rFonts w:eastAsia="Arial" w:cs="Arial" w:ascii="Arial" w:hAnsi="Arial"/>
          <w:sz w:val="14"/>
          <w:szCs w:val="14"/>
        </w:rPr>
        <w:t>44</w:t>
      </w:r>
    </w:p>
    <w:p>
      <w:pPr>
        <w:sectPr>
          <w:type w:val="nextPage"/>
          <w:pgSz w:w="11906" w:h="16838"/>
          <w:pgMar w:left="320" w:right="339" w:gutter="0" w:header="0" w:top="148"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47">
            <wp:simplePos x="0" y="0"/>
            <wp:positionH relativeFrom="column">
              <wp:posOffset>5080</wp:posOffset>
            </wp:positionH>
            <wp:positionV relativeFrom="paragraph">
              <wp:posOffset>38100</wp:posOffset>
            </wp:positionV>
            <wp:extent cx="7132320" cy="17145"/>
            <wp:effectExtent l="0" t="0" r="0" b="0"/>
            <wp:wrapNone/>
            <wp:docPr id="46"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67" descr=""/>
                    <pic:cNvPicPr>
                      <a:picLocks noChangeAspect="1" noChangeArrowheads="1"/>
                    </pic:cNvPicPr>
                  </pic:nvPicPr>
                  <pic:blipFill>
                    <a:blip r:embed="rId47"/>
                    <a:stretch>
                      <a:fillRect/>
                    </a:stretch>
                  </pic:blipFill>
                  <pic:spPr bwMode="auto">
                    <a:xfrm>
                      <a:off x="0" y="0"/>
                      <a:ext cx="7132320" cy="17145"/>
                    </a:xfrm>
                    <a:prstGeom prst="rect">
                      <a:avLst/>
                    </a:prstGeom>
                    <a:noFill/>
                  </pic:spPr>
                </pic:pic>
              </a:graphicData>
            </a:graphic>
          </wp:anchor>
        </w:drawing>
      </w:r>
    </w:p>
    <w:p>
      <w:pPr>
        <w:pStyle w:val="Normal"/>
        <w:spacing w:lineRule="auto" w:line="264"/>
        <w:jc w:val="both"/>
        <w:rPr>
          <w:sz w:val="20"/>
          <w:szCs w:val="20"/>
        </w:rPr>
      </w:pPr>
      <w:bookmarkStart w:id="48" w:name="page54"/>
      <w:bookmarkEnd w:id="48"/>
      <w:r>
        <w:rPr>
          <w:rFonts w:eastAsia="Arial" w:cs="Arial" w:ascii="Arial" w:hAnsi="Arial"/>
          <w:sz w:val="18"/>
          <w:szCs w:val="18"/>
        </w:rPr>
        <w:t>liability or responsibility for violation of any Environmental Law on their respective businesses, operations and properties, and as a result thereof the Borrower has reasonably concluded that</w:t>
      </w:r>
      <w:r>
        <w:rPr>
          <w:rFonts w:eastAsia="Arial" w:cs="Arial" w:ascii="Arial" w:hAnsi="Arial"/>
          <w:b/>
          <w:bCs/>
          <w:sz w:val="18"/>
          <w:szCs w:val="18"/>
        </w:rPr>
        <w:t>,</w:t>
      </w:r>
      <w:r>
        <w:rPr>
          <w:rFonts w:eastAsia="Arial" w:cs="Arial" w:ascii="Arial" w:hAnsi="Arial"/>
          <w:sz w:val="18"/>
          <w:szCs w:val="18"/>
        </w:rPr>
        <w:t xml:space="preserve"> except as specifically disclosed in </w:t>
      </w:r>
      <w:r>
        <w:rPr>
          <w:rFonts w:eastAsia="Arial" w:cs="Arial" w:ascii="Arial" w:hAnsi="Arial"/>
          <w:sz w:val="18"/>
          <w:szCs w:val="18"/>
          <w:u w:val="single"/>
        </w:rPr>
        <w:t>Schedule 5.09</w:t>
      </w:r>
      <w:r>
        <w:rPr>
          <w:rFonts w:eastAsia="Arial" w:cs="Arial" w:ascii="Arial" w:hAnsi="Arial"/>
          <w:sz w:val="18"/>
          <w:szCs w:val="18"/>
        </w:rPr>
        <w:t>, such Environmental Laws and claims could not, individually or in the aggregate, reasonably be expected to have a Material Adverse Effect.</w:t>
      </w:r>
    </w:p>
    <w:p>
      <w:pPr>
        <w:pStyle w:val="Normal"/>
        <w:spacing w:lineRule="exact" w:line="234"/>
        <w:rPr>
          <w:sz w:val="20"/>
          <w:szCs w:val="20"/>
        </w:rPr>
      </w:pPr>
      <w:r>
        <w:rPr>
          <w:sz w:val="20"/>
          <w:szCs w:val="20"/>
        </w:rPr>
      </w:r>
    </w:p>
    <w:p>
      <w:pPr>
        <w:pStyle w:val="Normal"/>
        <w:spacing w:lineRule="auto" w:line="262"/>
        <w:ind w:firstLine="648"/>
        <w:jc w:val="both"/>
        <w:rPr>
          <w:sz w:val="20"/>
          <w:szCs w:val="20"/>
        </w:rPr>
      </w:pPr>
      <w:r>
        <w:rPr>
          <w:rFonts w:eastAsia="Arial" w:cs="Arial" w:ascii="Arial" w:hAnsi="Arial"/>
          <w:b/>
          <w:bCs/>
          <w:sz w:val="18"/>
          <w:szCs w:val="18"/>
        </w:rPr>
        <w:t xml:space="preserve">5.10 Insurance. </w:t>
      </w:r>
      <w:r>
        <w:rPr>
          <w:rFonts w:eastAsia="Arial" w:cs="Arial" w:ascii="Arial" w:hAnsi="Arial"/>
          <w:sz w:val="18"/>
          <w:szCs w:val="18"/>
        </w:rPr>
        <w:t>Except as specifically disclosed in</w:t>
      </w:r>
      <w:r>
        <w:rPr>
          <w:rFonts w:eastAsia="Arial" w:cs="Arial" w:ascii="Arial" w:hAnsi="Arial"/>
          <w:b/>
          <w:bCs/>
          <w:sz w:val="18"/>
          <w:szCs w:val="18"/>
        </w:rPr>
        <w:t xml:space="preserve"> </w:t>
      </w:r>
      <w:r>
        <w:rPr>
          <w:rFonts w:eastAsia="Arial" w:cs="Arial" w:ascii="Arial" w:hAnsi="Arial"/>
          <w:sz w:val="18"/>
          <w:szCs w:val="18"/>
          <w:u w:val="single"/>
        </w:rPr>
        <w:t>Schedule 5.10</w:t>
      </w:r>
      <w:r>
        <w:rPr>
          <w:rFonts w:eastAsia="Arial" w:cs="Arial" w:ascii="Arial" w:hAnsi="Arial"/>
          <w:sz w:val="18"/>
          <w:szCs w:val="18"/>
        </w:rPr>
        <w:t>, the properties of the Borrower and its Subsidiaries are insured with</w:t>
      </w:r>
      <w:r>
        <w:rPr>
          <w:rFonts w:eastAsia="Arial" w:cs="Arial" w:ascii="Arial" w:hAnsi="Arial"/>
          <w:b/>
          <w:bCs/>
          <w:sz w:val="18"/>
          <w:szCs w:val="18"/>
        </w:rPr>
        <w:t xml:space="preserve"> </w:t>
      </w:r>
      <w:r>
        <w:rPr>
          <w:rFonts w:eastAsia="Arial" w:cs="Arial" w:ascii="Arial" w:hAnsi="Arial"/>
          <w:sz w:val="18"/>
          <w:szCs w:val="18"/>
        </w:rPr>
        <w:t>financially sound and reputable insurance companies not Affiliates of the Borrower, in such amounts, with such deductibles and covering such risks as are customarily carried by companies engaged in similar businesses and owning similar properties in localities where the Borrower or the applicable Subsidiary operates.</w:t>
      </w:r>
    </w:p>
    <w:p>
      <w:pPr>
        <w:pStyle w:val="Normal"/>
        <w:spacing w:lineRule="exact" w:line="234"/>
        <w:rPr>
          <w:sz w:val="20"/>
          <w:szCs w:val="20"/>
        </w:rPr>
      </w:pPr>
      <w:r>
        <w:rPr>
          <w:sz w:val="20"/>
          <w:szCs w:val="20"/>
        </w:rPr>
      </w:r>
    </w:p>
    <w:p>
      <w:pPr>
        <w:pStyle w:val="Normal"/>
        <w:spacing w:lineRule="auto" w:line="298"/>
        <w:ind w:firstLine="648"/>
        <w:jc w:val="both"/>
        <w:rPr>
          <w:sz w:val="20"/>
          <w:szCs w:val="20"/>
        </w:rPr>
      </w:pPr>
      <w:r>
        <w:rPr>
          <w:rFonts w:eastAsia="Arial" w:cs="Arial" w:ascii="Arial" w:hAnsi="Arial"/>
          <w:b/>
          <w:bCs/>
          <w:sz w:val="16"/>
          <w:szCs w:val="16"/>
        </w:rPr>
        <w:t xml:space="preserve">5.11 Taxes. </w:t>
      </w:r>
      <w:r>
        <w:rPr>
          <w:rFonts w:eastAsia="Arial" w:cs="Arial" w:ascii="Arial" w:hAnsi="Arial"/>
          <w:sz w:val="16"/>
          <w:szCs w:val="16"/>
        </w:rPr>
        <w:t>The Borrower and its Subsidiaries have filed all Federal, state and other material tax returns and reports required to be filed,</w:t>
      </w:r>
      <w:r>
        <w:rPr>
          <w:rFonts w:eastAsia="Arial" w:cs="Arial" w:ascii="Arial" w:hAnsi="Arial"/>
          <w:b/>
          <w:bCs/>
          <w:sz w:val="16"/>
          <w:szCs w:val="16"/>
        </w:rPr>
        <w:t xml:space="preserve"> </w:t>
      </w:r>
      <w:r>
        <w:rPr>
          <w:rFonts w:eastAsia="Arial" w:cs="Arial" w:ascii="Arial" w:hAnsi="Arial"/>
          <w:sz w:val="16"/>
          <w:szCs w:val="16"/>
        </w:rPr>
        <w:t>and have paid all Federal, state and other material taxes, assessments, fees and other governmental charges levied or imposed upon them or their properties, income or assets otherwise due and payable, except those which are being contested in good faith by appropriate proceedings diligently conducted and for which adequate reserves have been provided in accordance with GAAP. There is no proposed tax assessment against the Borrower or any Subsidiary that would, if made, have a Material Adverse Effect. Neither the Borrower nor any Subsidiary thereof is party to any tax sharing agreement.</w:t>
      </w:r>
    </w:p>
    <w:p>
      <w:pPr>
        <w:pStyle w:val="Normal"/>
        <w:spacing w:lineRule="exact" w:line="208"/>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5.12</w:t>
      </w:r>
      <w:r>
        <w:rPr>
          <w:sz w:val="20"/>
          <w:szCs w:val="20"/>
        </w:rPr>
        <w:tab/>
      </w:r>
      <w:r>
        <w:rPr>
          <w:rFonts w:eastAsia="Arial" w:cs="Arial" w:ascii="Arial" w:hAnsi="Arial"/>
          <w:b/>
          <w:bCs/>
          <w:sz w:val="16"/>
          <w:szCs w:val="16"/>
        </w:rPr>
        <w:t>ERISA Compliance.</w:t>
      </w:r>
    </w:p>
    <w:p>
      <w:pPr>
        <w:pStyle w:val="Normal"/>
        <w:spacing w:lineRule="exact" w:line="283"/>
        <w:rPr>
          <w:sz w:val="20"/>
          <w:szCs w:val="20"/>
        </w:rPr>
      </w:pPr>
      <w:r>
        <w:rPr>
          <w:sz w:val="20"/>
          <w:szCs w:val="20"/>
        </w:rPr>
      </w:r>
    </w:p>
    <w:p>
      <w:pPr>
        <w:pStyle w:val="Normal"/>
        <w:numPr>
          <w:ilvl w:val="0"/>
          <w:numId w:val="61"/>
        </w:numPr>
        <w:tabs>
          <w:tab w:val="clear" w:pos="720"/>
          <w:tab w:val="left" w:pos="1496" w:leader="none"/>
        </w:tabs>
        <w:spacing w:lineRule="auto" w:line="276"/>
        <w:ind w:firstLine="656"/>
        <w:jc w:val="both"/>
        <w:rPr>
          <w:rFonts w:ascii="Arial" w:hAnsi="Arial" w:eastAsia="Arial" w:cs="Arial"/>
          <w:sz w:val="17"/>
          <w:szCs w:val="17"/>
        </w:rPr>
      </w:pPr>
      <w:r>
        <w:rPr>
          <w:rFonts w:eastAsia="Arial" w:cs="Arial" w:ascii="Arial" w:hAnsi="Arial"/>
          <w:sz w:val="17"/>
          <w:szCs w:val="17"/>
        </w:rPr>
        <w:t>Each Plan is in compliance in all material respects with the applicable provisions of ERISA, the Code and other Federal or state laws. Each Pension Plan that is intended to be a qualified plan under Section 401(a) of the Code has received a favorable determination letter from the IRS to the effect that the form of such Plan is qualified under Section 401(a) of the Code and the trust related thereto has been determined by the IRS to be exempt from federal income tax under Section 501(a) of the Code, or an application for such a letter is currently being processed by the IRS. To the best knowledge of the Borrower, nothing has occurred that would prevent or cause the loss of such tax-qualified status.</w:t>
      </w:r>
    </w:p>
    <w:p>
      <w:pPr>
        <w:pStyle w:val="Normal"/>
        <w:spacing w:lineRule="exact" w:line="230"/>
        <w:rPr>
          <w:rFonts w:ascii="Arial" w:hAnsi="Arial" w:eastAsia="Arial" w:cs="Arial"/>
          <w:sz w:val="17"/>
          <w:szCs w:val="17"/>
        </w:rPr>
      </w:pPr>
      <w:r>
        <w:rPr>
          <w:rFonts w:eastAsia="Arial" w:cs="Arial" w:ascii="Arial" w:hAnsi="Arial"/>
          <w:sz w:val="17"/>
          <w:szCs w:val="17"/>
        </w:rPr>
      </w:r>
    </w:p>
    <w:p>
      <w:pPr>
        <w:pStyle w:val="Normal"/>
        <w:numPr>
          <w:ilvl w:val="0"/>
          <w:numId w:val="61"/>
        </w:numPr>
        <w:tabs>
          <w:tab w:val="clear" w:pos="720"/>
          <w:tab w:val="left" w:pos="1479" w:leader="none"/>
        </w:tabs>
        <w:spacing w:lineRule="auto" w:line="259"/>
        <w:ind w:firstLine="656"/>
        <w:jc w:val="both"/>
        <w:rPr>
          <w:rFonts w:ascii="Arial" w:hAnsi="Arial" w:eastAsia="Arial" w:cs="Arial"/>
          <w:sz w:val="18"/>
          <w:szCs w:val="18"/>
        </w:rPr>
      </w:pPr>
      <w:r>
        <w:rPr>
          <w:rFonts w:eastAsia="Arial" w:cs="Arial" w:ascii="Arial" w:hAnsi="Arial"/>
          <w:sz w:val="18"/>
          <w:szCs w:val="18"/>
        </w:rPr>
        <w:t>There are no pending or, to the best knowledge of the Borrower, threatened claims, actions or lawsuits, or action by any Governmental Authority, with respect to any Plan that could reasonably be expected to have a Material Adverse Effect. There has been no prohibited transaction or violation of the fiduciary responsibility rules with respect to any Plan that has resulted or could reasonably be expected to result in a Material Adverse Effect.</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0"/>
          <w:numId w:val="61"/>
        </w:numPr>
        <w:tabs>
          <w:tab w:val="clear" w:pos="720"/>
          <w:tab w:val="left" w:pos="1509" w:leader="none"/>
        </w:tabs>
        <w:spacing w:lineRule="auto" w:line="271"/>
        <w:ind w:firstLine="656"/>
        <w:jc w:val="both"/>
        <w:rPr>
          <w:rFonts w:ascii="Arial" w:hAnsi="Arial" w:eastAsia="Arial" w:cs="Arial"/>
          <w:sz w:val="17"/>
          <w:szCs w:val="17"/>
        </w:rPr>
      </w:pPr>
      <w:r>
        <w:rPr>
          <w:rFonts w:eastAsia="Arial" w:cs="Arial" w:ascii="Arial" w:hAnsi="Arial"/>
          <w:sz w:val="17"/>
          <w:szCs w:val="17"/>
        </w:rPr>
        <w:t>(i) No ERISA Event has occurred, and neither the Borrower nor any ERISA Affiliate is aware of any fact, event or circumstance that could reasonably be expected to constitute or result in an ERISA Event with respect to any Pension Plan; (ii) the Borrower and each ERISA Affiliate has met all applicable requirements under the Pension Funding Rules in respect of each Pension Plan, and no waiver of the minimum funding standards under the Pension Funding Rules has been applied for or obtained; (iii) as of the most recent valuation date for any Pension Plan, the funding target attainment percentage (as defined in Section 430(d)(2) of the Code) is 60% or higher and neither the Borrower nor any ERISA Affiliate knows of any facts or circumstances that could reasonably be expected to cause the funding target attainment percentage for any such plan to drop below 60% as of the most recent valuation date; (iv) neither the Borrower nor any ERISA Affiliate has incurred any liability to the PBGC other than for the payment of premiums, and there are no premium payments which have become due that are unpaid; and (v) neither the Borrower nor any ERISA Affiliate has engaged in a transaction that could be subject to Section 4069 or Section 4212(c) of ERISA.</w:t>
      </w:r>
    </w:p>
    <w:p>
      <w:pPr>
        <w:pStyle w:val="Normal"/>
        <w:spacing w:lineRule="exact" w:line="379"/>
        <w:rPr>
          <w:sz w:val="20"/>
          <w:szCs w:val="20"/>
        </w:rPr>
      </w:pPr>
      <w:r>
        <w:rPr>
          <w:sz w:val="20"/>
          <w:szCs w:val="20"/>
        </w:rPr>
      </w:r>
    </w:p>
    <w:p>
      <w:pPr>
        <w:pStyle w:val="Normal"/>
        <w:jc w:val="center"/>
        <w:rPr>
          <w:sz w:val="20"/>
          <w:szCs w:val="20"/>
        </w:rPr>
      </w:pPr>
      <w:r>
        <w:rPr>
          <w:rFonts w:eastAsia="Arial" w:cs="Arial" w:ascii="Arial" w:hAnsi="Arial"/>
          <w:sz w:val="14"/>
          <w:szCs w:val="14"/>
        </w:rPr>
        <w:t>45</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48">
            <wp:simplePos x="0" y="0"/>
            <wp:positionH relativeFrom="column">
              <wp:posOffset>5080</wp:posOffset>
            </wp:positionH>
            <wp:positionV relativeFrom="paragraph">
              <wp:posOffset>38100</wp:posOffset>
            </wp:positionV>
            <wp:extent cx="7132320" cy="17145"/>
            <wp:effectExtent l="0" t="0" r="0" b="0"/>
            <wp:wrapNone/>
            <wp:docPr id="47" name="Pictur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68" descr=""/>
                    <pic:cNvPicPr>
                      <a:picLocks noChangeAspect="1" noChangeArrowheads="1"/>
                    </pic:cNvPicPr>
                  </pic:nvPicPr>
                  <pic:blipFill>
                    <a:blip r:embed="rId48"/>
                    <a:stretch>
                      <a:fillRect/>
                    </a:stretch>
                  </pic:blipFill>
                  <pic:spPr bwMode="auto">
                    <a:xfrm>
                      <a:off x="0" y="0"/>
                      <a:ext cx="7132320" cy="17145"/>
                    </a:xfrm>
                    <a:prstGeom prst="rect">
                      <a:avLst/>
                    </a:prstGeom>
                    <a:noFill/>
                  </pic:spPr>
                </pic:pic>
              </a:graphicData>
            </a:graphic>
          </wp:anchor>
        </w:drawing>
      </w:r>
    </w:p>
    <w:p>
      <w:pPr>
        <w:pStyle w:val="Normal"/>
        <w:numPr>
          <w:ilvl w:val="0"/>
          <w:numId w:val="62"/>
        </w:numPr>
        <w:tabs>
          <w:tab w:val="clear" w:pos="720"/>
          <w:tab w:val="left" w:pos="1560" w:leader="none"/>
        </w:tabs>
        <w:spacing w:lineRule="auto" w:line="278"/>
        <w:ind w:firstLine="656"/>
        <w:rPr>
          <w:rFonts w:ascii="Arial" w:hAnsi="Arial" w:eastAsia="Arial" w:cs="Arial"/>
          <w:sz w:val="18"/>
          <w:szCs w:val="18"/>
        </w:rPr>
      </w:pPr>
      <w:bookmarkStart w:id="49" w:name="page55"/>
      <w:bookmarkEnd w:id="49"/>
      <w:r>
        <w:rPr>
          <w:rFonts w:eastAsia="Arial" w:cs="Arial" w:ascii="Arial" w:hAnsi="Arial"/>
          <w:sz w:val="18"/>
          <w:szCs w:val="18"/>
        </w:rPr>
        <w:t>On and as of the Closing Date, the Borrower is not and will not be using “plan assets” (within the meaning of 29 CFR § 2510.3-101, as modified by Section 3(42) of ERISA or otherwise) of one or more Benefit Plans in connection with the Loans.</w:t>
      </w:r>
    </w:p>
    <w:p>
      <w:pPr>
        <w:pStyle w:val="Normal"/>
        <w:spacing w:lineRule="exact" w:line="220"/>
        <w:rPr>
          <w:sz w:val="20"/>
          <w:szCs w:val="20"/>
        </w:rPr>
      </w:pPr>
      <w:r>
        <w:rPr>
          <w:sz w:val="20"/>
          <w:szCs w:val="20"/>
        </w:rPr>
      </w:r>
    </w:p>
    <w:p>
      <w:pPr>
        <w:pStyle w:val="Normal"/>
        <w:spacing w:lineRule="auto" w:line="259"/>
        <w:ind w:firstLine="648"/>
        <w:jc w:val="both"/>
        <w:rPr>
          <w:sz w:val="20"/>
          <w:szCs w:val="20"/>
        </w:rPr>
      </w:pPr>
      <w:r>
        <w:rPr>
          <w:rFonts w:eastAsia="Arial" w:cs="Arial" w:ascii="Arial" w:hAnsi="Arial"/>
          <w:b/>
          <w:bCs/>
          <w:sz w:val="18"/>
          <w:szCs w:val="18"/>
        </w:rPr>
        <w:t xml:space="preserve">5.13 Subsidiaries; Equity Interests. </w:t>
      </w:r>
      <w:r>
        <w:rPr>
          <w:rFonts w:eastAsia="Arial" w:cs="Arial" w:ascii="Arial" w:hAnsi="Arial"/>
          <w:sz w:val="18"/>
          <w:szCs w:val="18"/>
        </w:rPr>
        <w:t>As of the Closing Date, the Borrower has no Subsidiaries other than those specifically disclosed in</w:t>
      </w:r>
      <w:r>
        <w:rPr>
          <w:rFonts w:eastAsia="Arial" w:cs="Arial" w:ascii="Arial" w:hAnsi="Arial"/>
          <w:b/>
          <w:bCs/>
          <w:sz w:val="18"/>
          <w:szCs w:val="18"/>
        </w:rPr>
        <w:t xml:space="preserve"> </w:t>
      </w:r>
      <w:r>
        <w:rPr>
          <w:rFonts w:eastAsia="Arial" w:cs="Arial" w:ascii="Arial" w:hAnsi="Arial"/>
          <w:sz w:val="18"/>
          <w:szCs w:val="18"/>
          <w:u w:val="single"/>
        </w:rPr>
        <w:t>Part (a)</w:t>
      </w:r>
      <w:r>
        <w:rPr>
          <w:rFonts w:eastAsia="Arial" w:cs="Arial" w:ascii="Arial" w:hAnsi="Arial"/>
          <w:sz w:val="18"/>
          <w:szCs w:val="18"/>
        </w:rPr>
        <w:t xml:space="preserve"> of </w:t>
      </w:r>
      <w:r>
        <w:rPr>
          <w:rFonts w:eastAsia="Arial" w:cs="Arial" w:ascii="Arial" w:hAnsi="Arial"/>
          <w:sz w:val="18"/>
          <w:szCs w:val="18"/>
          <w:u w:val="single"/>
        </w:rPr>
        <w:t>Schedule 5.13</w:t>
      </w:r>
      <w:r>
        <w:rPr>
          <w:rFonts w:eastAsia="Arial" w:cs="Arial" w:ascii="Arial" w:hAnsi="Arial"/>
          <w:sz w:val="18"/>
          <w:szCs w:val="18"/>
        </w:rPr>
        <w:t xml:space="preserve">, and all of the outstanding Equity Interests in such Material Subsidiaries have been validly issued, are fully paid and nonassessable and are owned directly or indirectly by the Borrower (other than directors’ qualifying shares required by law) in the amounts specified on Part (a) of </w:t>
      </w:r>
      <w:r>
        <w:rPr>
          <w:rFonts w:eastAsia="Arial" w:cs="Arial" w:ascii="Arial" w:hAnsi="Arial"/>
          <w:sz w:val="18"/>
          <w:szCs w:val="18"/>
          <w:u w:val="single"/>
        </w:rPr>
        <w:t>Schedule 5.13</w:t>
      </w:r>
      <w:r>
        <w:rPr>
          <w:rFonts w:eastAsia="Arial" w:cs="Arial" w:ascii="Arial" w:hAnsi="Arial"/>
          <w:sz w:val="18"/>
          <w:szCs w:val="18"/>
        </w:rPr>
        <w:t xml:space="preserve"> free and clear of all Liens. As of the Closing Date, the Borrower has no equity investments in any other corporation or entity other than those specifically disclosed in </w:t>
      </w:r>
      <w:r>
        <w:rPr>
          <w:rFonts w:eastAsia="Arial" w:cs="Arial" w:ascii="Arial" w:hAnsi="Arial"/>
          <w:sz w:val="18"/>
          <w:szCs w:val="18"/>
          <w:u w:val="single"/>
        </w:rPr>
        <w:t>Part (b)</w:t>
      </w:r>
      <w:r>
        <w:rPr>
          <w:rFonts w:eastAsia="Arial" w:cs="Arial" w:ascii="Arial" w:hAnsi="Arial"/>
          <w:sz w:val="18"/>
          <w:szCs w:val="18"/>
        </w:rPr>
        <w:t xml:space="preserve"> of </w:t>
      </w:r>
      <w:r>
        <w:rPr>
          <w:rFonts w:eastAsia="Arial" w:cs="Arial" w:ascii="Arial" w:hAnsi="Arial"/>
          <w:sz w:val="18"/>
          <w:szCs w:val="18"/>
          <w:u w:val="single"/>
        </w:rPr>
        <w:t>Schedule 5.13</w:t>
      </w:r>
      <w:r>
        <w:rPr>
          <w:rFonts w:eastAsia="Arial" w:cs="Arial" w:ascii="Arial" w:hAnsi="Arial"/>
          <w:sz w:val="18"/>
          <w:szCs w:val="18"/>
        </w:rPr>
        <w:t>.</w:t>
      </w:r>
    </w:p>
    <w:p>
      <w:pPr>
        <w:pStyle w:val="Normal"/>
        <w:spacing w:lineRule="exact" w:line="237"/>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5.14</w:t>
      </w:r>
      <w:r>
        <w:rPr>
          <w:sz w:val="20"/>
          <w:szCs w:val="20"/>
        </w:rPr>
        <w:tab/>
      </w:r>
      <w:r>
        <w:rPr>
          <w:rFonts w:eastAsia="Arial" w:cs="Arial" w:ascii="Arial" w:hAnsi="Arial"/>
          <w:b/>
          <w:bCs/>
          <w:sz w:val="16"/>
          <w:szCs w:val="16"/>
        </w:rPr>
        <w:t>Margin Regulations; Investment Company Act.</w:t>
      </w:r>
    </w:p>
    <w:p>
      <w:pPr>
        <w:pStyle w:val="Normal"/>
        <w:spacing w:lineRule="exact" w:line="283"/>
        <w:rPr>
          <w:sz w:val="20"/>
          <w:szCs w:val="20"/>
        </w:rPr>
      </w:pPr>
      <w:r>
        <w:rPr>
          <w:sz w:val="20"/>
          <w:szCs w:val="20"/>
        </w:rPr>
      </w:r>
    </w:p>
    <w:p>
      <w:pPr>
        <w:pStyle w:val="Normal"/>
        <w:numPr>
          <w:ilvl w:val="0"/>
          <w:numId w:val="63"/>
        </w:numPr>
        <w:tabs>
          <w:tab w:val="clear" w:pos="720"/>
          <w:tab w:val="left" w:pos="1536" w:leader="none"/>
        </w:tabs>
        <w:spacing w:lineRule="auto" w:line="276"/>
        <w:ind w:firstLine="656"/>
        <w:jc w:val="both"/>
        <w:rPr>
          <w:rFonts w:ascii="Arial" w:hAnsi="Arial" w:eastAsia="Arial" w:cs="Arial"/>
          <w:sz w:val="17"/>
          <w:szCs w:val="17"/>
        </w:rPr>
      </w:pPr>
      <w:r>
        <w:rPr>
          <w:rFonts w:eastAsia="Arial" w:cs="Arial" w:ascii="Arial" w:hAnsi="Arial"/>
          <w:sz w:val="17"/>
          <w:szCs w:val="17"/>
        </w:rPr>
        <w:t xml:space="preserve">The Borrower is not engaged and will not engage, principally or as one of its important activities, in the business of purchasing or carrying margin stock (within the meaning of Regulation U issued by the FRB), or extending credit for the purpose of purchasing or carrying margin stock. Following the application of the proceeds of the Borrowing not more than 25% of the value of the assets (either of the Borrower only or of the Borrower and its Subsidiaries on a consolidated basis) subject to the provisions of </w:t>
      </w:r>
      <w:r>
        <w:rPr>
          <w:rFonts w:eastAsia="Arial" w:cs="Arial" w:ascii="Arial" w:hAnsi="Arial"/>
          <w:sz w:val="17"/>
          <w:szCs w:val="17"/>
          <w:u w:val="single"/>
        </w:rPr>
        <w:t>Section 7.01</w:t>
      </w:r>
      <w:r>
        <w:rPr>
          <w:rFonts w:eastAsia="Arial" w:cs="Arial" w:ascii="Arial" w:hAnsi="Arial"/>
          <w:sz w:val="17"/>
          <w:szCs w:val="17"/>
        </w:rPr>
        <w:t xml:space="preserve"> or </w:t>
      </w:r>
      <w:r>
        <w:rPr>
          <w:rFonts w:eastAsia="Arial" w:cs="Arial" w:ascii="Arial" w:hAnsi="Arial"/>
          <w:sz w:val="17"/>
          <w:szCs w:val="17"/>
          <w:u w:val="single"/>
        </w:rPr>
        <w:t>Section 7.02</w:t>
      </w:r>
      <w:r>
        <w:rPr>
          <w:rFonts w:eastAsia="Arial" w:cs="Arial" w:ascii="Arial" w:hAnsi="Arial"/>
          <w:sz w:val="17"/>
          <w:szCs w:val="17"/>
        </w:rPr>
        <w:t xml:space="preserve"> or subject to any restriction contained in any agreement or instrument between the Borrower and any Lender or any Affiliate of any Lender relating to Indebtedness will be margin stock.</w:t>
      </w:r>
    </w:p>
    <w:p>
      <w:pPr>
        <w:pStyle w:val="Normal"/>
        <w:spacing w:lineRule="exact" w:line="230"/>
        <w:rPr>
          <w:rFonts w:ascii="Arial" w:hAnsi="Arial" w:eastAsia="Arial" w:cs="Arial"/>
          <w:sz w:val="17"/>
          <w:szCs w:val="17"/>
        </w:rPr>
      </w:pPr>
      <w:r>
        <w:rPr>
          <w:rFonts w:eastAsia="Arial" w:cs="Arial" w:ascii="Arial" w:hAnsi="Arial"/>
          <w:sz w:val="17"/>
          <w:szCs w:val="17"/>
        </w:rPr>
      </w:r>
    </w:p>
    <w:p>
      <w:pPr>
        <w:pStyle w:val="Normal"/>
        <w:numPr>
          <w:ilvl w:val="0"/>
          <w:numId w:val="63"/>
        </w:numPr>
        <w:tabs>
          <w:tab w:val="clear" w:pos="720"/>
          <w:tab w:val="left" w:pos="1546" w:leader="none"/>
        </w:tabs>
        <w:spacing w:lineRule="auto" w:line="278"/>
        <w:ind w:firstLine="656"/>
        <w:rPr>
          <w:rFonts w:ascii="Arial" w:hAnsi="Arial" w:eastAsia="Arial" w:cs="Arial"/>
          <w:sz w:val="18"/>
          <w:szCs w:val="18"/>
        </w:rPr>
      </w:pPr>
      <w:r>
        <w:rPr>
          <w:rFonts w:eastAsia="Arial" w:cs="Arial" w:ascii="Arial" w:hAnsi="Arial"/>
          <w:sz w:val="18"/>
          <w:szCs w:val="18"/>
        </w:rPr>
        <w:t>None of the Borrower, any Person Controlling the Borrower, or any Subsidiary is or is required to be registered as an “investment company” under the Investment Company Act of 1940.</w:t>
      </w:r>
    </w:p>
    <w:p>
      <w:pPr>
        <w:pStyle w:val="Normal"/>
        <w:spacing w:lineRule="exact" w:line="220"/>
        <w:rPr>
          <w:sz w:val="20"/>
          <w:szCs w:val="20"/>
        </w:rPr>
      </w:pPr>
      <w:r>
        <w:rPr>
          <w:sz w:val="20"/>
          <w:szCs w:val="20"/>
        </w:rPr>
      </w:r>
    </w:p>
    <w:p>
      <w:pPr>
        <w:pStyle w:val="Normal"/>
        <w:spacing w:lineRule="auto" w:line="271"/>
        <w:ind w:firstLine="648"/>
        <w:jc w:val="both"/>
        <w:rPr>
          <w:sz w:val="20"/>
          <w:szCs w:val="20"/>
        </w:rPr>
      </w:pPr>
      <w:r>
        <w:rPr>
          <w:rFonts w:eastAsia="Arial" w:cs="Arial" w:ascii="Arial" w:hAnsi="Arial"/>
          <w:b/>
          <w:bCs/>
          <w:sz w:val="17"/>
          <w:szCs w:val="17"/>
        </w:rPr>
        <w:t xml:space="preserve">5.15 Copyrights, Patents, Trademarks and Licenses, Etc. </w:t>
      </w:r>
      <w:r>
        <w:rPr>
          <w:rFonts w:eastAsia="Arial" w:cs="Arial" w:ascii="Arial" w:hAnsi="Arial"/>
          <w:sz w:val="17"/>
          <w:szCs w:val="17"/>
        </w:rPr>
        <w:t>Each of the Borrower and its Subsidiaries own or are licensed or otherwise</w:t>
      </w:r>
      <w:r>
        <w:rPr>
          <w:rFonts w:eastAsia="Arial" w:cs="Arial" w:ascii="Arial" w:hAnsi="Arial"/>
          <w:b/>
          <w:bCs/>
          <w:sz w:val="17"/>
          <w:szCs w:val="17"/>
        </w:rPr>
        <w:t xml:space="preserve"> </w:t>
      </w:r>
      <w:r>
        <w:rPr>
          <w:rFonts w:eastAsia="Arial" w:cs="Arial" w:ascii="Arial" w:hAnsi="Arial"/>
          <w:sz w:val="17"/>
          <w:szCs w:val="17"/>
        </w:rPr>
        <w:t>have the right to use all of the patents, trademarks, service marks, trade names, copyrights, contractual franchises, authorizations and other rights that are reasonably necessary in the best business judgment of the Borrower for the operation of their respective businesses, without conflict with the rights of any other Person which could reasonably be expected to have a Material Adverse Effect. To the best knowledge of the Borrower, as of the date hereof, no slogan or other advertising device, product, process, method, substance, part or other material now employed, or now contemplated to be employed, by the Borrower or any Subsidiary infringes upon any rights held by any other Person and no claim or litigation regarding any of the foregoing is pending or threatened, and no patent, invention, device, application, principle or any statute, law, rule, regulation, standard or code is pending or, to the knowledge of the Borrower, proposed, which, in any case, could reasonably be expected to have a Material Adverse Effect.</w:t>
      </w:r>
    </w:p>
    <w:p>
      <w:pPr>
        <w:pStyle w:val="Normal"/>
        <w:spacing w:lineRule="exact" w:line="226"/>
        <w:rPr>
          <w:sz w:val="20"/>
          <w:szCs w:val="20"/>
        </w:rPr>
      </w:pPr>
      <w:r>
        <w:rPr>
          <w:sz w:val="20"/>
          <w:szCs w:val="20"/>
        </w:rPr>
      </w:r>
    </w:p>
    <w:p>
      <w:pPr>
        <w:pStyle w:val="Normal"/>
        <w:spacing w:lineRule="auto" w:line="271"/>
        <w:ind w:firstLine="648"/>
        <w:jc w:val="both"/>
        <w:rPr>
          <w:sz w:val="20"/>
          <w:szCs w:val="20"/>
        </w:rPr>
      </w:pPr>
      <w:r>
        <w:rPr>
          <w:rFonts w:eastAsia="Arial" w:cs="Arial" w:ascii="Arial" w:hAnsi="Arial"/>
          <w:b/>
          <w:bCs/>
          <w:sz w:val="17"/>
          <w:szCs w:val="17"/>
        </w:rPr>
        <w:t xml:space="preserve">5.16 Disclosure. </w:t>
      </w:r>
      <w:r>
        <w:rPr>
          <w:rFonts w:eastAsia="Arial" w:cs="Arial" w:ascii="Arial" w:hAnsi="Arial"/>
          <w:sz w:val="17"/>
          <w:szCs w:val="17"/>
        </w:rPr>
        <w:t>The Borrower has disclosed to the Administrative Agent and the Lenders all agreements, instruments and corporate or</w:t>
      </w:r>
      <w:r>
        <w:rPr>
          <w:rFonts w:eastAsia="Arial" w:cs="Arial" w:ascii="Arial" w:hAnsi="Arial"/>
          <w:b/>
          <w:bCs/>
          <w:sz w:val="17"/>
          <w:szCs w:val="17"/>
        </w:rPr>
        <w:t xml:space="preserve"> </w:t>
      </w:r>
      <w:r>
        <w:rPr>
          <w:rFonts w:eastAsia="Arial" w:cs="Arial" w:ascii="Arial" w:hAnsi="Arial"/>
          <w:sz w:val="17"/>
          <w:szCs w:val="17"/>
        </w:rPr>
        <w:t xml:space="preserve">other restrictions to which it or any of its Subsidiaries is subject, and all other matters known to it, that, individually or in the aggregate, could reasonably be expected to result in a Material Adverse Effect. No report, financial statement, certificate or other information furnished (in writing) by or on behalf of the Borrower to the Administrative Agent or any Lender in connection with the transactions contemplated hereby and the negotiation of this Agreement or delivered hereunder or under any other Loan Document (in each case, as modified or supplemented by other information so furnished) contains any material misstatement of fact or omits to state any material fact necessary to make the statements therein, in the light of the circumstances under which they were made, not misleading; </w:t>
      </w:r>
      <w:r>
        <w:rPr>
          <w:rFonts w:eastAsia="Arial" w:cs="Arial" w:ascii="Arial" w:hAnsi="Arial"/>
          <w:sz w:val="17"/>
          <w:szCs w:val="17"/>
          <w:u w:val="single"/>
        </w:rPr>
        <w:t>provided</w:t>
      </w:r>
      <w:r>
        <w:rPr>
          <w:rFonts w:eastAsia="Arial" w:cs="Arial" w:ascii="Arial" w:hAnsi="Arial"/>
          <w:sz w:val="17"/>
          <w:szCs w:val="17"/>
        </w:rPr>
        <w:t xml:space="preserve"> that, with respect to projected financial information, the Borrower represents only that such information was prepared in good faith based upon assumptions believed to be reasonable at the time.</w:t>
      </w:r>
    </w:p>
    <w:p>
      <w:pPr>
        <w:pStyle w:val="Normal"/>
        <w:spacing w:lineRule="exact" w:line="374"/>
        <w:rPr>
          <w:sz w:val="20"/>
          <w:szCs w:val="20"/>
        </w:rPr>
      </w:pPr>
      <w:r>
        <w:rPr>
          <w:sz w:val="20"/>
          <w:szCs w:val="20"/>
        </w:rPr>
      </w:r>
    </w:p>
    <w:p>
      <w:pPr>
        <w:pStyle w:val="Normal"/>
        <w:jc w:val="center"/>
        <w:rPr>
          <w:sz w:val="20"/>
          <w:szCs w:val="20"/>
        </w:rPr>
      </w:pPr>
      <w:r>
        <w:rPr>
          <w:rFonts w:eastAsia="Arial" w:cs="Arial" w:ascii="Arial" w:hAnsi="Arial"/>
          <w:sz w:val="14"/>
          <w:szCs w:val="14"/>
        </w:rPr>
        <w:t>46</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49">
            <wp:simplePos x="0" y="0"/>
            <wp:positionH relativeFrom="column">
              <wp:posOffset>5080</wp:posOffset>
            </wp:positionH>
            <wp:positionV relativeFrom="paragraph">
              <wp:posOffset>38100</wp:posOffset>
            </wp:positionV>
            <wp:extent cx="7132320" cy="17145"/>
            <wp:effectExtent l="0" t="0" r="0" b="0"/>
            <wp:wrapNone/>
            <wp:docPr id="48"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69" descr=""/>
                    <pic:cNvPicPr>
                      <a:picLocks noChangeAspect="1" noChangeArrowheads="1"/>
                    </pic:cNvPicPr>
                  </pic:nvPicPr>
                  <pic:blipFill>
                    <a:blip r:embed="rId49"/>
                    <a:stretch>
                      <a:fillRect/>
                    </a:stretch>
                  </pic:blipFill>
                  <pic:spPr bwMode="auto">
                    <a:xfrm>
                      <a:off x="0" y="0"/>
                      <a:ext cx="7132320" cy="17145"/>
                    </a:xfrm>
                    <a:prstGeom prst="rect">
                      <a:avLst/>
                    </a:prstGeom>
                    <a:noFill/>
                  </pic:spPr>
                </pic:pic>
              </a:graphicData>
            </a:graphic>
          </wp:anchor>
        </w:drawing>
      </w:r>
    </w:p>
    <w:p>
      <w:pPr>
        <w:pStyle w:val="Normal"/>
        <w:spacing w:lineRule="auto" w:line="281"/>
        <w:ind w:firstLine="648"/>
        <w:jc w:val="both"/>
        <w:rPr>
          <w:sz w:val="20"/>
          <w:szCs w:val="20"/>
        </w:rPr>
      </w:pPr>
      <w:bookmarkStart w:id="50" w:name="page56"/>
      <w:bookmarkEnd w:id="50"/>
      <w:r>
        <w:rPr>
          <w:rFonts w:eastAsia="Arial" w:cs="Arial" w:ascii="Arial" w:hAnsi="Arial"/>
          <w:b/>
          <w:bCs/>
          <w:sz w:val="17"/>
          <w:szCs w:val="17"/>
        </w:rPr>
        <w:t xml:space="preserve">5.17 Compliance with Laws. </w:t>
      </w:r>
      <w:r>
        <w:rPr>
          <w:rFonts w:eastAsia="Arial" w:cs="Arial" w:ascii="Arial" w:hAnsi="Arial"/>
          <w:sz w:val="17"/>
          <w:szCs w:val="17"/>
        </w:rPr>
        <w:t>Each of the Borrower and its Subsidiaries are in compliance in all material respects with the requirements of</w:t>
      </w:r>
      <w:r>
        <w:rPr>
          <w:rFonts w:eastAsia="Arial" w:cs="Arial" w:ascii="Arial" w:hAnsi="Arial"/>
          <w:b/>
          <w:bCs/>
          <w:sz w:val="17"/>
          <w:szCs w:val="17"/>
        </w:rPr>
        <w:t xml:space="preserve"> </w:t>
      </w:r>
      <w:r>
        <w:rPr>
          <w:rFonts w:eastAsia="Arial" w:cs="Arial" w:ascii="Arial" w:hAnsi="Arial"/>
          <w:sz w:val="17"/>
          <w:szCs w:val="17"/>
        </w:rPr>
        <w:t>all Laws and all orders, writs, injunctions and decrees applicable to it or to its properties, except in such instances in which (a) such requirement of Law or order, writ, injunction or decree is being contested in good faith by appropriate proceedings diligently conducted or (b) the failure to comply therewith, either individually or in the aggregate, could not reasonably be expected to have a Material Adverse Effect.</w:t>
      </w:r>
    </w:p>
    <w:p>
      <w:pPr>
        <w:pStyle w:val="Normal"/>
        <w:spacing w:lineRule="exact" w:line="219"/>
        <w:rPr>
          <w:sz w:val="20"/>
          <w:szCs w:val="20"/>
        </w:rPr>
      </w:pPr>
      <w:r>
        <w:rPr>
          <w:sz w:val="20"/>
          <w:szCs w:val="20"/>
        </w:rPr>
      </w:r>
    </w:p>
    <w:p>
      <w:pPr>
        <w:pStyle w:val="Normal"/>
        <w:spacing w:lineRule="auto" w:line="281"/>
        <w:ind w:firstLine="648"/>
        <w:jc w:val="both"/>
        <w:rPr>
          <w:sz w:val="20"/>
          <w:szCs w:val="20"/>
        </w:rPr>
      </w:pPr>
      <w:r>
        <w:rPr>
          <w:rFonts w:eastAsia="Arial" w:cs="Arial" w:ascii="Arial" w:hAnsi="Arial"/>
          <w:b/>
          <w:bCs/>
          <w:sz w:val="18"/>
          <w:szCs w:val="18"/>
        </w:rPr>
        <w:t xml:space="preserve">5.18 Taxpayer Identification Number; Other Identifying Information. </w:t>
      </w:r>
      <w:r>
        <w:rPr>
          <w:rFonts w:eastAsia="Arial" w:cs="Arial" w:ascii="Arial" w:hAnsi="Arial"/>
          <w:sz w:val="18"/>
          <w:szCs w:val="18"/>
        </w:rPr>
        <w:t>The true and correct U.S. taxpayer identification number of the</w:t>
      </w:r>
      <w:r>
        <w:rPr>
          <w:rFonts w:eastAsia="Arial" w:cs="Arial" w:ascii="Arial" w:hAnsi="Arial"/>
          <w:b/>
          <w:bCs/>
          <w:sz w:val="18"/>
          <w:szCs w:val="18"/>
        </w:rPr>
        <w:t xml:space="preserve"> </w:t>
      </w:r>
      <w:r>
        <w:rPr>
          <w:rFonts w:eastAsia="Arial" w:cs="Arial" w:ascii="Arial" w:hAnsi="Arial"/>
          <w:sz w:val="18"/>
          <w:szCs w:val="18"/>
        </w:rPr>
        <w:t xml:space="preserve">Borrower is set forth on </w:t>
      </w:r>
      <w:r>
        <w:rPr>
          <w:rFonts w:eastAsia="Arial" w:cs="Arial" w:ascii="Arial" w:hAnsi="Arial"/>
          <w:sz w:val="18"/>
          <w:szCs w:val="18"/>
          <w:u w:val="single"/>
        </w:rPr>
        <w:t>Schedule 10.02</w:t>
      </w:r>
      <w:r>
        <w:rPr>
          <w:rFonts w:eastAsia="Arial" w:cs="Arial" w:ascii="Arial" w:hAnsi="Arial"/>
          <w:sz w:val="18"/>
          <w:szCs w:val="18"/>
        </w:rPr>
        <w:t>.</w:t>
      </w:r>
    </w:p>
    <w:p>
      <w:pPr>
        <w:pStyle w:val="Normal"/>
        <w:spacing w:lineRule="exact" w:line="216"/>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5.19 OFAC. </w:t>
      </w:r>
      <w:r>
        <w:rPr>
          <w:rFonts w:eastAsia="Arial" w:cs="Arial" w:ascii="Arial" w:hAnsi="Arial"/>
          <w:sz w:val="18"/>
          <w:szCs w:val="18"/>
        </w:rPr>
        <w:t>Neither the Borrower, nor any of its Subsidiaries, nor, to the knowledge of the Borrower and its Subsidiaries, any director,</w:t>
      </w:r>
      <w:r>
        <w:rPr>
          <w:rFonts w:eastAsia="Arial" w:cs="Arial" w:ascii="Arial" w:hAnsi="Arial"/>
          <w:b/>
          <w:bCs/>
          <w:sz w:val="18"/>
          <w:szCs w:val="18"/>
        </w:rPr>
        <w:t xml:space="preserve"> </w:t>
      </w:r>
      <w:r>
        <w:rPr>
          <w:rFonts w:eastAsia="Arial" w:cs="Arial" w:ascii="Arial" w:hAnsi="Arial"/>
          <w:sz w:val="18"/>
          <w:szCs w:val="18"/>
        </w:rPr>
        <w:t>officer, employee, agent, affiliate or representative thereof, is an individual or entity currently the subject of any Sanctions, nor is the Borrower or any Subsidiary located, organized or resident in a Designated Jurisdiction.</w:t>
      </w:r>
    </w:p>
    <w:p>
      <w:pPr>
        <w:pStyle w:val="Normal"/>
        <w:spacing w:lineRule="exact" w:line="230"/>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5.20 Anti-Corruption Laws. </w:t>
      </w:r>
      <w:r>
        <w:rPr>
          <w:rFonts w:eastAsia="Arial" w:cs="Arial" w:ascii="Arial" w:hAnsi="Arial"/>
          <w:sz w:val="18"/>
          <w:szCs w:val="18"/>
        </w:rPr>
        <w:t>The Borrower and each of its Subsidiaries, to the knowledge of the Borrower and its Subsidiaries, have used</w:t>
      </w:r>
      <w:r>
        <w:rPr>
          <w:rFonts w:eastAsia="Arial" w:cs="Arial" w:ascii="Arial" w:hAnsi="Arial"/>
          <w:b/>
          <w:bCs/>
          <w:sz w:val="18"/>
          <w:szCs w:val="18"/>
        </w:rPr>
        <w:t xml:space="preserve"> </w:t>
      </w:r>
      <w:r>
        <w:rPr>
          <w:rFonts w:eastAsia="Arial" w:cs="Arial" w:ascii="Arial" w:hAnsi="Arial"/>
          <w:sz w:val="18"/>
          <w:szCs w:val="18"/>
        </w:rPr>
        <w:t>reasonable efforts to conduct their businesses in compliance with applicable anti-corruption laws, and have instituted and maintained policies and procedures designed to promote and achieve compliance with such laws.</w:t>
      </w:r>
    </w:p>
    <w:p>
      <w:pPr>
        <w:pStyle w:val="Normal"/>
        <w:spacing w:lineRule="exact" w:line="230"/>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5.21 Beneficial Ownership. </w:t>
      </w:r>
      <w:r>
        <w:rPr>
          <w:rFonts w:eastAsia="Arial" w:cs="Arial" w:ascii="Arial" w:hAnsi="Arial"/>
          <w:sz w:val="18"/>
          <w:szCs w:val="18"/>
        </w:rPr>
        <w:t>The information included in the Beneficial Ownership Certification, if applicable, provided by the Borrower</w:t>
      </w:r>
      <w:r>
        <w:rPr>
          <w:rFonts w:eastAsia="Arial" w:cs="Arial" w:ascii="Arial" w:hAnsi="Arial"/>
          <w:b/>
          <w:bCs/>
          <w:sz w:val="18"/>
          <w:szCs w:val="18"/>
        </w:rPr>
        <w:t xml:space="preserve"> </w:t>
      </w:r>
      <w:r>
        <w:rPr>
          <w:rFonts w:eastAsia="Arial" w:cs="Arial" w:ascii="Arial" w:hAnsi="Arial"/>
          <w:sz w:val="18"/>
          <w:szCs w:val="18"/>
        </w:rPr>
        <w:t>on or prior to the Closing Date, as updated from time to time in accordance with this Agreement, is true, complete and correct in all respects as of the Closing Date and as of the date any such update is delivered.</w:t>
      </w:r>
    </w:p>
    <w:p>
      <w:pPr>
        <w:pStyle w:val="Normal"/>
        <w:spacing w:lineRule="exact" w:line="230"/>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5.22</w:t>
      </w:r>
      <w:r>
        <w:rPr>
          <w:sz w:val="20"/>
          <w:szCs w:val="20"/>
        </w:rPr>
        <w:tab/>
      </w:r>
      <w:r>
        <w:rPr>
          <w:rFonts w:eastAsia="Arial" w:cs="Arial" w:ascii="Arial" w:hAnsi="Arial"/>
          <w:b/>
          <w:bCs/>
          <w:sz w:val="16"/>
          <w:szCs w:val="16"/>
        </w:rPr>
        <w:t>Covered Entity</w:t>
      </w:r>
      <w:r>
        <w:rPr>
          <w:rFonts w:eastAsia="Arial" w:cs="Arial" w:ascii="Arial" w:hAnsi="Arial"/>
          <w:sz w:val="16"/>
          <w:szCs w:val="16"/>
        </w:rPr>
        <w:t>. The Borrower is not a Covered Entity.</w:t>
      </w:r>
    </w:p>
    <w:p>
      <w:pPr>
        <w:pStyle w:val="Normal"/>
        <w:spacing w:lineRule="exact" w:line="279"/>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5.23</w:t>
      </w:r>
      <w:r>
        <w:rPr>
          <w:sz w:val="20"/>
          <w:szCs w:val="20"/>
        </w:rPr>
        <w:tab/>
      </w:r>
      <w:r>
        <w:rPr>
          <w:rFonts w:eastAsia="Arial" w:cs="Arial" w:ascii="Arial" w:hAnsi="Arial"/>
          <w:b/>
          <w:bCs/>
          <w:sz w:val="16"/>
          <w:szCs w:val="16"/>
        </w:rPr>
        <w:t>Affected Financial Institution</w:t>
      </w:r>
      <w:r>
        <w:rPr>
          <w:rFonts w:eastAsia="Arial" w:cs="Arial" w:ascii="Arial" w:hAnsi="Arial"/>
          <w:sz w:val="16"/>
          <w:szCs w:val="16"/>
        </w:rPr>
        <w:t>. The Borrower is not an Affected Financial Institution.</w:t>
      </w:r>
    </w:p>
    <w:p>
      <w:pPr>
        <w:pStyle w:val="Normal"/>
        <w:spacing w:lineRule="exact" w:line="252"/>
        <w:rPr>
          <w:sz w:val="20"/>
          <w:szCs w:val="20"/>
        </w:rPr>
      </w:pPr>
      <w:r>
        <w:rPr>
          <w:sz w:val="20"/>
          <w:szCs w:val="20"/>
        </w:rPr>
      </w:r>
    </w:p>
    <w:p>
      <w:pPr>
        <w:pStyle w:val="Normal"/>
        <w:jc w:val="center"/>
        <w:rPr>
          <w:sz w:val="20"/>
          <w:szCs w:val="20"/>
        </w:rPr>
      </w:pPr>
      <w:r>
        <w:rPr>
          <w:rFonts w:eastAsia="Arial" w:cs="Arial" w:ascii="Arial" w:hAnsi="Arial"/>
          <w:b/>
          <w:bCs/>
          <w:sz w:val="18"/>
          <w:szCs w:val="18"/>
        </w:rPr>
        <w:t>ARTICLE VI.</w:t>
      </w:r>
    </w:p>
    <w:p>
      <w:pPr>
        <w:pStyle w:val="Normal"/>
        <w:spacing w:lineRule="exact" w:line="27"/>
        <w:rPr>
          <w:sz w:val="20"/>
          <w:szCs w:val="20"/>
        </w:rPr>
      </w:pPr>
      <w:r>
        <w:rPr>
          <w:sz w:val="20"/>
          <w:szCs w:val="20"/>
        </w:rPr>
      </w:r>
    </w:p>
    <w:p>
      <w:pPr>
        <w:pStyle w:val="Normal"/>
        <w:jc w:val="center"/>
        <w:rPr>
          <w:sz w:val="20"/>
          <w:szCs w:val="20"/>
        </w:rPr>
      </w:pPr>
      <w:r>
        <w:rPr>
          <w:rFonts w:eastAsia="Arial" w:cs="Arial" w:ascii="Arial" w:hAnsi="Arial"/>
          <w:b/>
          <w:bCs/>
          <w:sz w:val="18"/>
          <w:szCs w:val="18"/>
        </w:rPr>
        <w:t>AFFIRMATIVE COVENANTS</w:t>
      </w:r>
    </w:p>
    <w:p>
      <w:pPr>
        <w:pStyle w:val="Normal"/>
        <w:spacing w:lineRule="exact" w:line="238"/>
        <w:rPr>
          <w:sz w:val="20"/>
          <w:szCs w:val="20"/>
        </w:rPr>
      </w:pPr>
      <w:r>
        <w:rPr>
          <w:sz w:val="20"/>
          <w:szCs w:val="20"/>
        </w:rPr>
      </w:r>
    </w:p>
    <w:p>
      <w:pPr>
        <w:pStyle w:val="Normal"/>
        <w:ind w:left="660"/>
        <w:rPr>
          <w:sz w:val="20"/>
          <w:szCs w:val="20"/>
        </w:rPr>
      </w:pPr>
      <w:r>
        <w:rPr>
          <w:rFonts w:eastAsia="Arial" w:cs="Arial" w:ascii="Arial" w:hAnsi="Arial"/>
          <w:sz w:val="16"/>
          <w:szCs w:val="16"/>
        </w:rPr>
        <w:t>So long as any Lender shall have any Commitment hereunder or any Loan or other Obligation hereunder shall remain unpaid or unsatisfied, the</w:t>
      </w:r>
    </w:p>
    <w:p>
      <w:pPr>
        <w:pStyle w:val="Normal"/>
        <w:spacing w:lineRule="exact" w:line="46"/>
        <w:rPr>
          <w:sz w:val="20"/>
          <w:szCs w:val="20"/>
        </w:rPr>
      </w:pPr>
      <w:r>
        <w:rPr>
          <w:sz w:val="20"/>
          <w:szCs w:val="20"/>
        </w:rPr>
      </w:r>
    </w:p>
    <w:p>
      <w:pPr>
        <w:pStyle w:val="Normal"/>
        <w:rPr>
          <w:sz w:val="20"/>
          <w:szCs w:val="20"/>
        </w:rPr>
      </w:pPr>
      <w:r>
        <w:rPr>
          <w:rFonts w:eastAsia="Arial" w:cs="Arial" w:ascii="Arial" w:hAnsi="Arial"/>
          <w:sz w:val="18"/>
          <w:szCs w:val="18"/>
        </w:rPr>
        <w:t xml:space="preserve">Borrower shall, and shall (except in the case of the covenants set forth in </w:t>
      </w:r>
      <w:r>
        <w:rPr>
          <w:rFonts w:eastAsia="Arial" w:cs="Arial" w:ascii="Arial" w:hAnsi="Arial"/>
          <w:sz w:val="18"/>
          <w:szCs w:val="18"/>
          <w:u w:val="single"/>
        </w:rPr>
        <w:t>Sections 6.01</w:t>
      </w:r>
      <w:r>
        <w:rPr>
          <w:rFonts w:eastAsia="Arial" w:cs="Arial" w:ascii="Arial" w:hAnsi="Arial"/>
          <w:sz w:val="18"/>
          <w:szCs w:val="18"/>
        </w:rPr>
        <w:t xml:space="preserve">, </w:t>
      </w:r>
      <w:r>
        <w:rPr>
          <w:rFonts w:eastAsia="Arial" w:cs="Arial" w:ascii="Arial" w:hAnsi="Arial"/>
          <w:sz w:val="18"/>
          <w:szCs w:val="18"/>
          <w:u w:val="single"/>
        </w:rPr>
        <w:t>6.02</w:t>
      </w:r>
      <w:r>
        <w:rPr>
          <w:rFonts w:eastAsia="Arial" w:cs="Arial" w:ascii="Arial" w:hAnsi="Arial"/>
          <w:sz w:val="18"/>
          <w:szCs w:val="18"/>
        </w:rPr>
        <w:t xml:space="preserve">, and </w:t>
      </w:r>
      <w:r>
        <w:rPr>
          <w:rFonts w:eastAsia="Arial" w:cs="Arial" w:ascii="Arial" w:hAnsi="Arial"/>
          <w:sz w:val="18"/>
          <w:szCs w:val="18"/>
          <w:u w:val="single"/>
        </w:rPr>
        <w:t>6.03</w:t>
      </w:r>
      <w:r>
        <w:rPr>
          <w:rFonts w:eastAsia="Arial" w:cs="Arial" w:ascii="Arial" w:hAnsi="Arial"/>
          <w:sz w:val="18"/>
          <w:szCs w:val="18"/>
        </w:rPr>
        <w:t>) cause each Subsidiary to:</w:t>
      </w:r>
    </w:p>
    <w:p>
      <w:pPr>
        <w:pStyle w:val="Normal"/>
        <w:spacing w:lineRule="exact" w:line="261"/>
        <w:rPr>
          <w:sz w:val="20"/>
          <w:szCs w:val="20"/>
        </w:rPr>
      </w:pPr>
      <w:r>
        <w:rPr>
          <w:sz w:val="20"/>
          <w:szCs w:val="20"/>
        </w:rPr>
      </w:r>
    </w:p>
    <w:p>
      <w:pPr>
        <w:pStyle w:val="Normal"/>
        <w:spacing w:lineRule="auto" w:line="281"/>
        <w:ind w:firstLine="648"/>
        <w:jc w:val="both"/>
        <w:rPr>
          <w:sz w:val="20"/>
          <w:szCs w:val="20"/>
        </w:rPr>
      </w:pPr>
      <w:r>
        <w:rPr>
          <w:rFonts w:eastAsia="Arial" w:cs="Arial" w:ascii="Arial" w:hAnsi="Arial"/>
          <w:b/>
          <w:bCs/>
          <w:sz w:val="18"/>
          <w:szCs w:val="18"/>
        </w:rPr>
        <w:t xml:space="preserve">6.01 Financial Statements. </w:t>
      </w:r>
      <w:r>
        <w:rPr>
          <w:rFonts w:eastAsia="Arial" w:cs="Arial" w:ascii="Arial" w:hAnsi="Arial"/>
          <w:sz w:val="18"/>
          <w:szCs w:val="18"/>
        </w:rPr>
        <w:t>Deliver to the Administrative Agent and each Lender, in form and detail satisfactory to the Administrative</w:t>
      </w:r>
      <w:r>
        <w:rPr>
          <w:rFonts w:eastAsia="Arial" w:cs="Arial" w:ascii="Arial" w:hAnsi="Arial"/>
          <w:b/>
          <w:bCs/>
          <w:sz w:val="18"/>
          <w:szCs w:val="18"/>
        </w:rPr>
        <w:t xml:space="preserve"> </w:t>
      </w:r>
      <w:r>
        <w:rPr>
          <w:rFonts w:eastAsia="Arial" w:cs="Arial" w:ascii="Arial" w:hAnsi="Arial"/>
          <w:sz w:val="18"/>
          <w:szCs w:val="18"/>
        </w:rPr>
        <w:t>Agent and the Required Lenders:</w:t>
      </w:r>
    </w:p>
    <w:p>
      <w:pPr>
        <w:pStyle w:val="Normal"/>
        <w:spacing w:lineRule="exact" w:line="220"/>
        <w:rPr>
          <w:sz w:val="20"/>
          <w:szCs w:val="20"/>
        </w:rPr>
      </w:pPr>
      <w:r>
        <w:rPr>
          <w:sz w:val="20"/>
          <w:szCs w:val="20"/>
        </w:rPr>
      </w:r>
    </w:p>
    <w:p>
      <w:pPr>
        <w:pStyle w:val="Normal"/>
        <w:numPr>
          <w:ilvl w:val="0"/>
          <w:numId w:val="64"/>
        </w:numPr>
        <w:tabs>
          <w:tab w:val="clear" w:pos="720"/>
          <w:tab w:val="left" w:pos="1550" w:leader="none"/>
        </w:tabs>
        <w:spacing w:lineRule="auto" w:line="254"/>
        <w:ind w:firstLine="656"/>
        <w:jc w:val="both"/>
        <w:rPr>
          <w:rFonts w:ascii="Arial" w:hAnsi="Arial" w:eastAsia="Arial" w:cs="Arial"/>
          <w:sz w:val="18"/>
          <w:szCs w:val="18"/>
        </w:rPr>
      </w:pPr>
      <w:r>
        <w:rPr>
          <w:rFonts w:eastAsia="Arial" w:cs="Arial" w:ascii="Arial" w:hAnsi="Arial"/>
          <w:sz w:val="18"/>
          <w:szCs w:val="18"/>
        </w:rPr>
        <w:t>as soon as available, but in any event within 120 days after the end of each fiscal year of the Borrower (or such longer time period as may be permitted by the SEC, including pursuant to Rule 12b-25 or other SEC permitted extensions), a consolidated balance sheet of the Borrower and its Subsidiaries as at the end of such fiscal year, and the related consolidated statements of income or operations, stockholders’ equity and cash flows for such fiscal year, setting forth in each case in comparative form the figures for the previous fiscal year, all in reasonable detail and prepared in accordance with GAAP, such consolidated statements to be audited and accompanied by a report and opinion of an independent certified public accountant of nationally recognized standing reasonably acceptable to the Required Lenders, which report and opinion shall be prepared in accordance with generally accepted auditing standards and shall not be subject to any “going concern” or like qualification or exception or any qualification or exception as to the scope of such audit; and</w:t>
      </w:r>
    </w:p>
    <w:p>
      <w:pPr>
        <w:pStyle w:val="Normal"/>
        <w:spacing w:lineRule="exact" w:line="390"/>
        <w:rPr>
          <w:sz w:val="20"/>
          <w:szCs w:val="20"/>
        </w:rPr>
      </w:pPr>
      <w:r>
        <w:rPr>
          <w:sz w:val="20"/>
          <w:szCs w:val="20"/>
        </w:rPr>
      </w:r>
    </w:p>
    <w:p>
      <w:pPr>
        <w:pStyle w:val="Normal"/>
        <w:jc w:val="center"/>
        <w:rPr>
          <w:sz w:val="20"/>
          <w:szCs w:val="20"/>
        </w:rPr>
      </w:pPr>
      <w:r>
        <w:rPr>
          <w:rFonts w:eastAsia="Arial" w:cs="Arial" w:ascii="Arial" w:hAnsi="Arial"/>
          <w:sz w:val="14"/>
          <w:szCs w:val="14"/>
        </w:rPr>
        <w:t>47</w:t>
      </w:r>
    </w:p>
    <w:p>
      <w:pPr>
        <w:sectPr>
          <w:type w:val="nextPage"/>
          <w:pgSz w:w="11906" w:h="16838"/>
          <w:pgMar w:left="320" w:right="339" w:gutter="0" w:header="0" w:top="148"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50">
            <wp:simplePos x="0" y="0"/>
            <wp:positionH relativeFrom="column">
              <wp:posOffset>5080</wp:posOffset>
            </wp:positionH>
            <wp:positionV relativeFrom="paragraph">
              <wp:posOffset>38100</wp:posOffset>
            </wp:positionV>
            <wp:extent cx="7132320" cy="17145"/>
            <wp:effectExtent l="0" t="0" r="0" b="0"/>
            <wp:wrapNone/>
            <wp:docPr id="49"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70" descr=""/>
                    <pic:cNvPicPr>
                      <a:picLocks noChangeAspect="1" noChangeArrowheads="1"/>
                    </pic:cNvPicPr>
                  </pic:nvPicPr>
                  <pic:blipFill>
                    <a:blip r:embed="rId50"/>
                    <a:stretch>
                      <a:fillRect/>
                    </a:stretch>
                  </pic:blipFill>
                  <pic:spPr bwMode="auto">
                    <a:xfrm>
                      <a:off x="0" y="0"/>
                      <a:ext cx="7132320" cy="17145"/>
                    </a:xfrm>
                    <a:prstGeom prst="rect">
                      <a:avLst/>
                    </a:prstGeom>
                    <a:noFill/>
                  </pic:spPr>
                </pic:pic>
              </a:graphicData>
            </a:graphic>
          </wp:anchor>
        </w:drawing>
      </w:r>
    </w:p>
    <w:p>
      <w:pPr>
        <w:pStyle w:val="Normal"/>
        <w:numPr>
          <w:ilvl w:val="0"/>
          <w:numId w:val="65"/>
        </w:numPr>
        <w:tabs>
          <w:tab w:val="clear" w:pos="720"/>
          <w:tab w:val="left" w:pos="1519" w:leader="none"/>
        </w:tabs>
        <w:spacing w:lineRule="auto" w:line="271"/>
        <w:ind w:firstLine="656"/>
        <w:jc w:val="both"/>
        <w:rPr>
          <w:rFonts w:ascii="Arial" w:hAnsi="Arial" w:eastAsia="Arial" w:cs="Arial"/>
          <w:sz w:val="17"/>
          <w:szCs w:val="17"/>
        </w:rPr>
      </w:pPr>
      <w:bookmarkStart w:id="51" w:name="page57"/>
      <w:bookmarkEnd w:id="51"/>
      <w:r>
        <w:rPr>
          <w:rFonts w:eastAsia="Arial" w:cs="Arial" w:ascii="Arial" w:hAnsi="Arial"/>
          <w:sz w:val="17"/>
          <w:szCs w:val="17"/>
        </w:rPr>
        <w:t>as soon as available, but in any event within 50 days after the end of each of the first three fiscal quarters of each fiscal year of the Borrower (or such longer time period as may be permitted by the SEC, including pursuant to Rule 12b-25 or other SEC permitted extensions), a consolidated balance sheet of the Borrower and its Subsidiaries as at the end of such fiscal quarter, and the related consolidated statements of income or operations, stockholders’ equity and cash flows for such fiscal quarter and for the portion of the Borrower’s fiscal year then ended, setting forth in each case in comparative form the figures for the corresponding fiscal quarter of the previous fiscal year and the corresponding portion of the previous fiscal year, all in reasonable detail, such consolidated statements to be certified by a Responsible Officer of the Borrower as fairly presenting the financial condition, results of operations, stockholders’ equity and cash flows of the Borrower and its Subsidiaries in accordance with GAAP, subject only to normal year-end audit adjustments and the absence of footnotes.</w:t>
      </w:r>
    </w:p>
    <w:p>
      <w:pPr>
        <w:pStyle w:val="Normal"/>
        <w:spacing w:lineRule="exact" w:line="205"/>
        <w:rPr>
          <w:sz w:val="20"/>
          <w:szCs w:val="20"/>
        </w:rPr>
      </w:pPr>
      <w:r>
        <w:rPr>
          <w:sz w:val="20"/>
          <w:szCs w:val="20"/>
        </w:rPr>
      </w:r>
    </w:p>
    <w:p>
      <w:pPr>
        <w:pStyle w:val="Normal"/>
        <w:spacing w:lineRule="auto" w:line="264"/>
        <w:jc w:val="both"/>
        <w:rPr>
          <w:sz w:val="20"/>
          <w:szCs w:val="20"/>
        </w:rPr>
      </w:pPr>
      <w:r>
        <w:rPr>
          <w:rFonts w:eastAsia="Arial" w:cs="Arial" w:ascii="Arial" w:hAnsi="Arial"/>
          <w:sz w:val="18"/>
          <w:szCs w:val="18"/>
        </w:rPr>
        <w:t xml:space="preserve">As to any information contained in materials furnished pursuant to </w:t>
      </w:r>
      <w:r>
        <w:rPr>
          <w:rFonts w:eastAsia="Arial" w:cs="Arial" w:ascii="Arial" w:hAnsi="Arial"/>
          <w:sz w:val="18"/>
          <w:szCs w:val="18"/>
          <w:u w:val="single"/>
        </w:rPr>
        <w:t>Section 6.02(c)</w:t>
      </w:r>
      <w:r>
        <w:rPr>
          <w:rFonts w:eastAsia="Arial" w:cs="Arial" w:ascii="Arial" w:hAnsi="Arial"/>
          <w:sz w:val="18"/>
          <w:szCs w:val="18"/>
        </w:rPr>
        <w:t xml:space="preserve">, the Borrower shall not be separately required to furnish such information under </w:t>
      </w:r>
      <w:r>
        <w:rPr>
          <w:rFonts w:eastAsia="Arial" w:cs="Arial" w:ascii="Arial" w:hAnsi="Arial"/>
          <w:sz w:val="18"/>
          <w:szCs w:val="18"/>
          <w:u w:val="single"/>
        </w:rPr>
        <w:t>clause (a)</w:t>
      </w:r>
      <w:r>
        <w:rPr>
          <w:rFonts w:eastAsia="Arial" w:cs="Arial" w:ascii="Arial" w:hAnsi="Arial"/>
          <w:sz w:val="18"/>
          <w:szCs w:val="18"/>
        </w:rPr>
        <w:t xml:space="preserve"> or </w:t>
      </w:r>
      <w:r>
        <w:rPr>
          <w:rFonts w:eastAsia="Arial" w:cs="Arial" w:ascii="Arial" w:hAnsi="Arial"/>
          <w:sz w:val="18"/>
          <w:szCs w:val="18"/>
          <w:u w:val="single"/>
        </w:rPr>
        <w:t>(b)</w:t>
      </w:r>
      <w:r>
        <w:rPr>
          <w:rFonts w:eastAsia="Arial" w:cs="Arial" w:ascii="Arial" w:hAnsi="Arial"/>
          <w:sz w:val="18"/>
          <w:szCs w:val="18"/>
        </w:rPr>
        <w:t xml:space="preserve"> above, but the foregoing shall not be in derogation of the obligation of the Borrower to furnish the information and materials described in </w:t>
      </w:r>
      <w:r>
        <w:rPr>
          <w:rFonts w:eastAsia="Arial" w:cs="Arial" w:ascii="Arial" w:hAnsi="Arial"/>
          <w:sz w:val="18"/>
          <w:szCs w:val="18"/>
          <w:u w:val="single"/>
        </w:rPr>
        <w:t>clauses (a)</w:t>
      </w:r>
      <w:r>
        <w:rPr>
          <w:rFonts w:eastAsia="Arial" w:cs="Arial" w:ascii="Arial" w:hAnsi="Arial"/>
          <w:sz w:val="18"/>
          <w:szCs w:val="18"/>
        </w:rPr>
        <w:t xml:space="preserve"> and </w:t>
      </w:r>
      <w:r>
        <w:rPr>
          <w:rFonts w:eastAsia="Arial" w:cs="Arial" w:ascii="Arial" w:hAnsi="Arial"/>
          <w:sz w:val="18"/>
          <w:szCs w:val="18"/>
          <w:u w:val="single"/>
        </w:rPr>
        <w:t>(b)</w:t>
      </w:r>
      <w:r>
        <w:rPr>
          <w:rFonts w:eastAsia="Arial" w:cs="Arial" w:ascii="Arial" w:hAnsi="Arial"/>
          <w:sz w:val="18"/>
          <w:szCs w:val="18"/>
        </w:rPr>
        <w:t xml:space="preserve"> above at the times specified therein.</w:t>
      </w:r>
    </w:p>
    <w:p>
      <w:pPr>
        <w:pStyle w:val="Normal"/>
        <w:spacing w:lineRule="exact" w:line="234"/>
        <w:rPr>
          <w:sz w:val="20"/>
          <w:szCs w:val="20"/>
        </w:rPr>
      </w:pPr>
      <w:r>
        <w:rPr>
          <w:sz w:val="20"/>
          <w:szCs w:val="20"/>
        </w:rPr>
      </w:r>
    </w:p>
    <w:p>
      <w:pPr>
        <w:pStyle w:val="Normal"/>
        <w:tabs>
          <w:tab w:val="clear" w:pos="720"/>
          <w:tab w:val="left" w:pos="1540" w:leader="none"/>
          <w:tab w:val="left" w:pos="4240" w:leader="none"/>
        </w:tabs>
        <w:ind w:left="660"/>
        <w:rPr>
          <w:sz w:val="20"/>
          <w:szCs w:val="20"/>
        </w:rPr>
      </w:pPr>
      <w:r>
        <w:rPr>
          <w:rFonts w:eastAsia="Arial" w:cs="Arial" w:ascii="Arial" w:hAnsi="Arial"/>
          <w:b/>
          <w:bCs/>
          <w:sz w:val="18"/>
          <w:szCs w:val="18"/>
        </w:rPr>
        <w:t>6.02</w:t>
      </w:r>
      <w:r>
        <w:rPr>
          <w:sz w:val="20"/>
          <w:szCs w:val="20"/>
        </w:rPr>
        <w:tab/>
      </w:r>
      <w:r>
        <w:rPr>
          <w:rFonts w:eastAsia="Arial" w:cs="Arial" w:ascii="Arial" w:hAnsi="Arial"/>
          <w:b/>
          <w:bCs/>
          <w:sz w:val="18"/>
          <w:szCs w:val="18"/>
        </w:rPr>
        <w:t>Certificates; Other Information.</w:t>
      </w:r>
      <w:r>
        <w:rPr>
          <w:sz w:val="20"/>
          <w:szCs w:val="20"/>
        </w:rPr>
        <w:tab/>
      </w:r>
      <w:r>
        <w:rPr>
          <w:rFonts w:eastAsia="Arial" w:cs="Arial" w:ascii="Arial" w:hAnsi="Arial"/>
          <w:sz w:val="17"/>
          <w:szCs w:val="17"/>
        </w:rPr>
        <w:t>Deliver to the Administrative Agent and each Lender, in form and detail satisfactory to the</w:t>
      </w:r>
    </w:p>
    <w:p>
      <w:pPr>
        <w:pStyle w:val="Normal"/>
        <w:spacing w:lineRule="exact" w:line="27"/>
        <w:rPr>
          <w:sz w:val="20"/>
          <w:szCs w:val="20"/>
        </w:rPr>
      </w:pPr>
      <w:r>
        <w:rPr>
          <w:sz w:val="20"/>
          <w:szCs w:val="20"/>
        </w:rPr>
      </w:r>
    </w:p>
    <w:p>
      <w:pPr>
        <w:pStyle w:val="Normal"/>
        <w:rPr>
          <w:sz w:val="20"/>
          <w:szCs w:val="20"/>
        </w:rPr>
      </w:pPr>
      <w:r>
        <w:rPr>
          <w:rFonts w:eastAsia="Arial" w:cs="Arial" w:ascii="Arial" w:hAnsi="Arial"/>
          <w:sz w:val="18"/>
          <w:szCs w:val="18"/>
        </w:rPr>
        <w:t>Administrative Agent and the Required Lenders:</w:t>
      </w:r>
    </w:p>
    <w:p>
      <w:pPr>
        <w:pStyle w:val="Normal"/>
        <w:spacing w:lineRule="exact" w:line="265"/>
        <w:rPr>
          <w:sz w:val="20"/>
          <w:szCs w:val="20"/>
        </w:rPr>
      </w:pPr>
      <w:r>
        <w:rPr>
          <w:sz w:val="20"/>
          <w:szCs w:val="20"/>
        </w:rPr>
      </w:r>
    </w:p>
    <w:p>
      <w:pPr>
        <w:pStyle w:val="Normal"/>
        <w:numPr>
          <w:ilvl w:val="0"/>
          <w:numId w:val="66"/>
        </w:numPr>
        <w:tabs>
          <w:tab w:val="clear" w:pos="720"/>
          <w:tab w:val="left" w:pos="1698" w:leader="none"/>
        </w:tabs>
        <w:spacing w:lineRule="auto" w:line="278"/>
        <w:ind w:firstLine="656"/>
        <w:rPr>
          <w:rFonts w:ascii="Arial" w:hAnsi="Arial" w:eastAsia="Arial" w:cs="Arial"/>
          <w:sz w:val="18"/>
          <w:szCs w:val="18"/>
        </w:rPr>
      </w:pPr>
      <w:r>
        <w:rPr>
          <w:rFonts w:eastAsia="Arial" w:cs="Arial" w:ascii="Arial" w:hAnsi="Arial"/>
          <w:sz w:val="18"/>
          <w:szCs w:val="18"/>
        </w:rPr>
        <w:t xml:space="preserve">concurrently with the delivery of the financial statements referred to in </w:t>
      </w:r>
      <w:r>
        <w:rPr>
          <w:rFonts w:eastAsia="Arial" w:cs="Arial" w:ascii="Arial" w:hAnsi="Arial"/>
          <w:sz w:val="18"/>
          <w:szCs w:val="18"/>
          <w:u w:val="single"/>
        </w:rPr>
        <w:t>Sections 6.01(a)</w:t>
      </w:r>
      <w:r>
        <w:rPr>
          <w:rFonts w:eastAsia="Arial" w:cs="Arial" w:ascii="Arial" w:hAnsi="Arial"/>
          <w:sz w:val="18"/>
          <w:szCs w:val="18"/>
        </w:rPr>
        <w:t xml:space="preserve"> and </w:t>
      </w:r>
      <w:r>
        <w:rPr>
          <w:rFonts w:eastAsia="Arial" w:cs="Arial" w:ascii="Arial" w:hAnsi="Arial"/>
          <w:sz w:val="18"/>
          <w:szCs w:val="18"/>
          <w:u w:val="single"/>
        </w:rPr>
        <w:t>(b)</w:t>
      </w:r>
      <w:r>
        <w:rPr>
          <w:rFonts w:eastAsia="Arial" w:cs="Arial" w:ascii="Arial" w:hAnsi="Arial"/>
          <w:sz w:val="18"/>
          <w:szCs w:val="18"/>
        </w:rPr>
        <w:t>, a duly completed Compliance Certificate signed by a Responsible Officer of the Borrower;</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66"/>
        </w:numPr>
        <w:tabs>
          <w:tab w:val="clear" w:pos="720"/>
          <w:tab w:val="left" w:pos="1560" w:leader="none"/>
        </w:tabs>
        <w:spacing w:lineRule="auto" w:line="264"/>
        <w:ind w:firstLine="656" w:right="20"/>
        <w:jc w:val="both"/>
        <w:rPr>
          <w:rFonts w:ascii="Arial" w:hAnsi="Arial" w:eastAsia="Arial" w:cs="Arial"/>
          <w:sz w:val="18"/>
          <w:szCs w:val="18"/>
        </w:rPr>
      </w:pPr>
      <w:r>
        <w:rPr>
          <w:rFonts w:eastAsia="Arial" w:cs="Arial" w:ascii="Arial" w:hAnsi="Arial"/>
          <w:sz w:val="18"/>
          <w:szCs w:val="18"/>
        </w:rPr>
        <w:t>promptly after any request by the Administrative Agent or any Lender, copies of any detailed audit reports, management letters or recommendations submitted to the board of directors (or the audit committee of the board of directors) of the Borrower by independent accountants in connection with the accounts or books of the Borrower or any Subsidiary, or any audit of any of them;</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66"/>
        </w:numPr>
        <w:tabs>
          <w:tab w:val="clear" w:pos="720"/>
          <w:tab w:val="left" w:pos="1509" w:leader="none"/>
        </w:tabs>
        <w:spacing w:lineRule="auto" w:line="259"/>
        <w:ind w:firstLine="656"/>
        <w:jc w:val="both"/>
        <w:rPr>
          <w:rFonts w:ascii="Arial" w:hAnsi="Arial" w:eastAsia="Arial" w:cs="Arial"/>
          <w:sz w:val="18"/>
          <w:szCs w:val="18"/>
        </w:rPr>
      </w:pPr>
      <w:r>
        <w:rPr>
          <w:rFonts w:eastAsia="Arial" w:cs="Arial" w:ascii="Arial" w:hAnsi="Arial"/>
          <w:sz w:val="18"/>
          <w:szCs w:val="18"/>
        </w:rPr>
        <w:t>promptly after the same are available, copies of each annual report, proxy or financial statement or other report or communication sent to the stockholders of the Borrower, and copies of all annual, regular, periodic and special reports and registration statements which the Borrower may file or be required to file with the SEC under Section 13 or 15(d) of the Exchange Act, and not otherwise required to be delivered to the Administrative Agent pursuant hereto;</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0"/>
          <w:numId w:val="66"/>
        </w:numPr>
        <w:tabs>
          <w:tab w:val="clear" w:pos="720"/>
          <w:tab w:val="left" w:pos="1857" w:leader="none"/>
        </w:tabs>
        <w:spacing w:lineRule="auto" w:line="278"/>
        <w:ind w:firstLine="656"/>
        <w:rPr>
          <w:rFonts w:ascii="Arial" w:hAnsi="Arial" w:eastAsia="Arial" w:cs="Arial"/>
          <w:sz w:val="18"/>
          <w:szCs w:val="18"/>
        </w:rPr>
      </w:pPr>
      <w:r>
        <w:rPr>
          <w:rFonts w:eastAsia="Arial" w:cs="Arial" w:ascii="Arial" w:hAnsi="Arial"/>
          <w:sz w:val="18"/>
          <w:szCs w:val="18"/>
        </w:rPr>
        <w:t>concurrently with the closing of a Receivables Purchase Facility, a copy of the documentation related thereto certified by a Responsible Officer as being true, correct and complete;</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66"/>
        </w:numPr>
        <w:tabs>
          <w:tab w:val="clear" w:pos="720"/>
          <w:tab w:val="left" w:pos="1496" w:leader="none"/>
        </w:tabs>
        <w:spacing w:lineRule="auto" w:line="278"/>
        <w:ind w:firstLine="656"/>
        <w:jc w:val="both"/>
        <w:rPr>
          <w:rFonts w:ascii="Arial" w:hAnsi="Arial" w:eastAsia="Arial" w:cs="Arial"/>
          <w:sz w:val="17"/>
          <w:szCs w:val="17"/>
        </w:rPr>
      </w:pPr>
      <w:r>
        <w:rPr>
          <w:rFonts w:eastAsia="Arial" w:cs="Arial" w:ascii="Arial" w:hAnsi="Arial"/>
          <w:sz w:val="17"/>
          <w:szCs w:val="17"/>
        </w:rPr>
        <w:t>so long as it is not precluded from doing so by the rules of the SEC or other comparable agency, promptly, and in any event within five Business Days after receipt thereof by the Borrower or any Subsidiary, copies of each notice or other correspondence, other than routine comments on filed documents, received from the SEC (or comparable agency in any applicable non-U.S. jurisdiction) concerning any investigation (whether formal or informal) by such agency regarding financial or other operational results of the Borrower or any Subsidiary;</w:t>
      </w:r>
    </w:p>
    <w:p>
      <w:pPr>
        <w:pStyle w:val="Normal"/>
        <w:spacing w:lineRule="exact" w:line="225"/>
        <w:rPr>
          <w:rFonts w:ascii="Arial" w:hAnsi="Arial" w:eastAsia="Arial" w:cs="Arial"/>
          <w:sz w:val="17"/>
          <w:szCs w:val="17"/>
        </w:rPr>
      </w:pPr>
      <w:r>
        <w:rPr>
          <w:rFonts w:eastAsia="Arial" w:cs="Arial" w:ascii="Arial" w:hAnsi="Arial"/>
          <w:sz w:val="17"/>
          <w:szCs w:val="17"/>
        </w:rPr>
      </w:r>
    </w:p>
    <w:p>
      <w:pPr>
        <w:pStyle w:val="Normal"/>
        <w:numPr>
          <w:ilvl w:val="0"/>
          <w:numId w:val="66"/>
        </w:numPr>
        <w:tabs>
          <w:tab w:val="clear" w:pos="720"/>
          <w:tab w:val="left" w:pos="1584" w:leader="none"/>
        </w:tabs>
        <w:spacing w:lineRule="auto" w:line="264"/>
        <w:ind w:firstLine="656"/>
        <w:jc w:val="both"/>
        <w:rPr>
          <w:rFonts w:ascii="Arial" w:hAnsi="Arial" w:eastAsia="Arial" w:cs="Arial"/>
          <w:sz w:val="18"/>
          <w:szCs w:val="18"/>
        </w:rPr>
      </w:pPr>
      <w:r>
        <w:rPr>
          <w:rFonts w:eastAsia="Arial" w:cs="Arial" w:ascii="Arial" w:hAnsi="Arial"/>
          <w:sz w:val="18"/>
          <w:szCs w:val="18"/>
        </w:rPr>
        <w:t>promptly following any request therefor, information and documentation reasonably requested by the Administrative Agent or any Lender for purposes of compliance with applicable “know your customer” requirements under the Act, the Beneficial Ownership Regulation or other applicable anti-money laundering laws; and</w:t>
      </w:r>
    </w:p>
    <w:p>
      <w:pPr>
        <w:pStyle w:val="Normal"/>
        <w:spacing w:lineRule="exact" w:line="382"/>
        <w:rPr>
          <w:sz w:val="20"/>
          <w:szCs w:val="20"/>
        </w:rPr>
      </w:pPr>
      <w:r>
        <w:rPr>
          <w:sz w:val="20"/>
          <w:szCs w:val="20"/>
        </w:rPr>
      </w:r>
    </w:p>
    <w:p>
      <w:pPr>
        <w:pStyle w:val="Normal"/>
        <w:jc w:val="center"/>
        <w:rPr>
          <w:sz w:val="20"/>
          <w:szCs w:val="20"/>
        </w:rPr>
      </w:pPr>
      <w:r>
        <w:rPr>
          <w:rFonts w:eastAsia="Arial" w:cs="Arial" w:ascii="Arial" w:hAnsi="Arial"/>
          <w:sz w:val="14"/>
          <w:szCs w:val="14"/>
        </w:rPr>
        <w:t>48</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51">
            <wp:simplePos x="0" y="0"/>
            <wp:positionH relativeFrom="column">
              <wp:posOffset>5080</wp:posOffset>
            </wp:positionH>
            <wp:positionV relativeFrom="paragraph">
              <wp:posOffset>38100</wp:posOffset>
            </wp:positionV>
            <wp:extent cx="7132320" cy="17145"/>
            <wp:effectExtent l="0" t="0" r="0" b="0"/>
            <wp:wrapNone/>
            <wp:docPr id="50" name="Pictu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71" descr=""/>
                    <pic:cNvPicPr>
                      <a:picLocks noChangeAspect="1" noChangeArrowheads="1"/>
                    </pic:cNvPicPr>
                  </pic:nvPicPr>
                  <pic:blipFill>
                    <a:blip r:embed="rId51"/>
                    <a:stretch>
                      <a:fillRect/>
                    </a:stretch>
                  </pic:blipFill>
                  <pic:spPr bwMode="auto">
                    <a:xfrm>
                      <a:off x="0" y="0"/>
                      <a:ext cx="7132320" cy="17145"/>
                    </a:xfrm>
                    <a:prstGeom prst="rect">
                      <a:avLst/>
                    </a:prstGeom>
                    <a:noFill/>
                  </pic:spPr>
                </pic:pic>
              </a:graphicData>
            </a:graphic>
          </wp:anchor>
        </w:drawing>
      </w:r>
    </w:p>
    <w:p>
      <w:pPr>
        <w:pStyle w:val="Normal"/>
        <w:numPr>
          <w:ilvl w:val="0"/>
          <w:numId w:val="67"/>
        </w:numPr>
        <w:tabs>
          <w:tab w:val="clear" w:pos="720"/>
          <w:tab w:val="left" w:pos="1600" w:leader="none"/>
        </w:tabs>
        <w:spacing w:lineRule="auto" w:line="307"/>
        <w:ind w:firstLine="656" w:right="20"/>
        <w:rPr>
          <w:rFonts w:ascii="Arial" w:hAnsi="Arial" w:eastAsia="Arial" w:cs="Arial"/>
          <w:sz w:val="17"/>
          <w:szCs w:val="17"/>
        </w:rPr>
      </w:pPr>
      <w:bookmarkStart w:id="52" w:name="page58"/>
      <w:bookmarkEnd w:id="52"/>
      <w:r>
        <w:rPr>
          <w:rFonts w:eastAsia="Arial" w:cs="Arial" w:ascii="Arial" w:hAnsi="Arial"/>
          <w:sz w:val="17"/>
          <w:szCs w:val="17"/>
        </w:rPr>
        <w:t>promptly, such additional information regarding the business, financial or corporate affairs of the Borrower or any Subsidiary, or compliance with the terms of the Loan Documents, as the Administrative Agent or any Lender may from time to time reasonably request.</w:t>
      </w:r>
    </w:p>
    <w:p>
      <w:pPr>
        <w:pStyle w:val="Normal"/>
        <w:spacing w:lineRule="exact" w:line="173"/>
        <w:rPr>
          <w:sz w:val="20"/>
          <w:szCs w:val="20"/>
        </w:rPr>
      </w:pPr>
      <w:r>
        <w:rPr>
          <w:sz w:val="20"/>
          <w:szCs w:val="20"/>
        </w:rPr>
      </w:r>
    </w:p>
    <w:p>
      <w:pPr>
        <w:pStyle w:val="Normal"/>
        <w:spacing w:lineRule="auto" w:line="288"/>
        <w:ind w:firstLine="648"/>
        <w:jc w:val="both"/>
        <w:rPr>
          <w:sz w:val="20"/>
          <w:szCs w:val="20"/>
        </w:rPr>
      </w:pPr>
      <w:r>
        <w:rPr>
          <w:rFonts w:eastAsia="Arial" w:cs="Arial" w:ascii="Arial" w:hAnsi="Arial"/>
          <w:sz w:val="16"/>
          <w:szCs w:val="16"/>
        </w:rPr>
        <w:t xml:space="preserve">Documents required to be delivered pursuant to </w:t>
      </w:r>
      <w:r>
        <w:rPr>
          <w:rFonts w:eastAsia="Arial" w:cs="Arial" w:ascii="Arial" w:hAnsi="Arial"/>
          <w:sz w:val="16"/>
          <w:szCs w:val="16"/>
          <w:u w:val="single"/>
        </w:rPr>
        <w:t>Section 6.01(a)</w:t>
      </w:r>
      <w:r>
        <w:rPr>
          <w:rFonts w:eastAsia="Arial" w:cs="Arial" w:ascii="Arial" w:hAnsi="Arial"/>
          <w:sz w:val="16"/>
          <w:szCs w:val="16"/>
        </w:rPr>
        <w:t xml:space="preserve"> or </w:t>
      </w:r>
      <w:r>
        <w:rPr>
          <w:rFonts w:eastAsia="Arial" w:cs="Arial" w:ascii="Arial" w:hAnsi="Arial"/>
          <w:sz w:val="16"/>
          <w:szCs w:val="16"/>
          <w:u w:val="single"/>
        </w:rPr>
        <w:t>(b)</w:t>
      </w:r>
      <w:r>
        <w:rPr>
          <w:rFonts w:eastAsia="Arial" w:cs="Arial" w:ascii="Arial" w:hAnsi="Arial"/>
          <w:sz w:val="16"/>
          <w:szCs w:val="16"/>
        </w:rPr>
        <w:t xml:space="preserve"> or </w:t>
      </w:r>
      <w:r>
        <w:rPr>
          <w:rFonts w:eastAsia="Arial" w:cs="Arial" w:ascii="Arial" w:hAnsi="Arial"/>
          <w:sz w:val="16"/>
          <w:szCs w:val="16"/>
          <w:u w:val="single"/>
        </w:rPr>
        <w:t>Section 6.02(c)</w:t>
      </w:r>
      <w:r>
        <w:rPr>
          <w:rFonts w:eastAsia="Arial" w:cs="Arial" w:ascii="Arial" w:hAnsi="Arial"/>
          <w:sz w:val="16"/>
          <w:szCs w:val="16"/>
        </w:rPr>
        <w:t xml:space="preserve"> (to the extent any such documents are included in materials otherwise filed with the SEC) may be delivered electronically and if so delivered, shall be deemed to have been delivered on the date (i) on which the Borrower posts such documents, or provides a link thereto on the Borrower’s website on the Internet at the website address listed on </w:t>
      </w:r>
      <w:r>
        <w:rPr>
          <w:rFonts w:eastAsia="Arial" w:cs="Arial" w:ascii="Arial" w:hAnsi="Arial"/>
          <w:sz w:val="16"/>
          <w:szCs w:val="16"/>
          <w:u w:val="single"/>
        </w:rPr>
        <w:t>Schedule 10.02</w:t>
      </w:r>
      <w:r>
        <w:rPr>
          <w:rFonts w:eastAsia="Arial" w:cs="Arial" w:ascii="Arial" w:hAnsi="Arial"/>
          <w:sz w:val="16"/>
          <w:szCs w:val="16"/>
        </w:rPr>
        <w:t>; or</w:t>
      </w:r>
    </w:p>
    <w:p>
      <w:pPr>
        <w:pStyle w:val="Normal"/>
        <w:spacing w:lineRule="exact" w:line="2"/>
        <w:rPr>
          <w:sz w:val="20"/>
          <w:szCs w:val="20"/>
        </w:rPr>
      </w:pPr>
      <w:r>
        <w:rPr>
          <w:sz w:val="20"/>
          <w:szCs w:val="20"/>
        </w:rPr>
      </w:r>
    </w:p>
    <w:p>
      <w:pPr>
        <w:pStyle w:val="Normal"/>
        <w:numPr>
          <w:ilvl w:val="0"/>
          <w:numId w:val="68"/>
        </w:numPr>
        <w:tabs>
          <w:tab w:val="clear" w:pos="720"/>
          <w:tab w:val="left" w:pos="272" w:leader="none"/>
        </w:tabs>
        <w:spacing w:lineRule="auto" w:line="290"/>
        <w:ind w:firstLine="8"/>
        <w:jc w:val="both"/>
        <w:rPr>
          <w:rFonts w:ascii="Arial" w:hAnsi="Arial" w:eastAsia="Arial" w:cs="Arial"/>
          <w:sz w:val="16"/>
          <w:szCs w:val="16"/>
        </w:rPr>
      </w:pPr>
      <w:r>
        <w:rPr>
          <w:rFonts w:eastAsia="Arial" w:cs="Arial" w:ascii="Arial" w:hAnsi="Arial"/>
          <w:sz w:val="16"/>
          <w:szCs w:val="16"/>
        </w:rPr>
        <w:t xml:space="preserve">on which such documents are posted on the Borrower’s behalf on an Internet or intranet website, if any, to which each Lender and the Administrative Agent have access (whether a commercial, third-party website or whether sponsored by the Administrative Agent); </w:t>
      </w:r>
      <w:r>
        <w:rPr>
          <w:rFonts w:eastAsia="Arial" w:cs="Arial" w:ascii="Arial" w:hAnsi="Arial"/>
          <w:sz w:val="16"/>
          <w:szCs w:val="16"/>
          <w:u w:val="single"/>
        </w:rPr>
        <w:t>provided</w:t>
      </w:r>
      <w:r>
        <w:rPr>
          <w:rFonts w:eastAsia="Arial" w:cs="Arial" w:ascii="Arial" w:hAnsi="Arial"/>
          <w:sz w:val="16"/>
          <w:szCs w:val="16"/>
        </w:rPr>
        <w:t xml:space="preserve"> that the Borrower shall deliver paper copies of such documents to the Administrative Agent or any Lender that requests the Borrower to deliver such paper copies until a written request to cease delivering paper copies is given by the Administrative Agent or such Lender. The Administrative Agent shall have no obligation to request the delivery or to maintain copies of the documents referred to above, and in any event shall have no responsibility to monitor compliance by the Borrower with any such request for delivery, and each Lender shall be solely responsible for requesting delivery to it or maintaining its copies of such documents.</w:t>
      </w:r>
    </w:p>
    <w:p>
      <w:pPr>
        <w:pStyle w:val="Normal"/>
        <w:spacing w:lineRule="exact" w:line="191"/>
        <w:rPr>
          <w:sz w:val="20"/>
          <w:szCs w:val="20"/>
        </w:rPr>
      </w:pPr>
      <w:r>
        <w:rPr>
          <w:sz w:val="20"/>
          <w:szCs w:val="20"/>
        </w:rPr>
      </w:r>
    </w:p>
    <w:p>
      <w:pPr>
        <w:pStyle w:val="Normal"/>
        <w:spacing w:lineRule="auto" w:line="269"/>
        <w:ind w:firstLine="648"/>
        <w:jc w:val="both"/>
        <w:rPr>
          <w:sz w:val="20"/>
          <w:szCs w:val="20"/>
        </w:rPr>
      </w:pPr>
      <w:r>
        <w:rPr>
          <w:rFonts w:eastAsia="Arial" w:cs="Arial" w:ascii="Arial" w:hAnsi="Arial"/>
          <w:sz w:val="17"/>
          <w:szCs w:val="17"/>
        </w:rPr>
        <w:t>The Borrower hereby acknowledges that (a) the Administrative Agent and/or the Arrangers will make available to the Lenders materials and/or information provided by or on behalf of the Borrower hereunder (collectively, “Borrower Materials”) by posting the Borrower Materials on IntraLinks, Syndtrak or another similar electronic system (the “</w:t>
      </w:r>
      <w:r>
        <w:rPr>
          <w:rFonts w:eastAsia="Arial" w:cs="Arial" w:ascii="Arial" w:hAnsi="Arial"/>
          <w:sz w:val="17"/>
          <w:szCs w:val="17"/>
          <w:u w:val="single"/>
        </w:rPr>
        <w:t>Platform</w:t>
      </w:r>
      <w:r>
        <w:rPr>
          <w:rFonts w:eastAsia="Arial" w:cs="Arial" w:ascii="Arial" w:hAnsi="Arial"/>
          <w:sz w:val="17"/>
          <w:szCs w:val="17"/>
        </w:rPr>
        <w:t>”) and (b) certain of the Lenders (each, a “</w:t>
      </w:r>
      <w:r>
        <w:rPr>
          <w:rFonts w:eastAsia="Arial" w:cs="Arial" w:ascii="Arial" w:hAnsi="Arial"/>
          <w:sz w:val="17"/>
          <w:szCs w:val="17"/>
          <w:u w:val="single"/>
        </w:rPr>
        <w:t>Public Lender</w:t>
      </w:r>
      <w:r>
        <w:rPr>
          <w:rFonts w:eastAsia="Arial" w:cs="Arial" w:ascii="Arial" w:hAnsi="Arial"/>
          <w:sz w:val="17"/>
          <w:szCs w:val="17"/>
        </w:rPr>
        <w:t>”) may have personnel who do not wish to receive material non-public information with respect to the Borrower or its Affiliates, or the respective securities of any of the foregoing, and who may be engaged in investment and other market-related activities with respect to such Persons’ securities. The Borrower hereby agrees that (w) all Borrower Materials that are to be made available to Public Lenders shall be clearly and conspicuously marked “PUBLIC” which, at a minimum, shall mean that the word “PUBLIC” shall appear prominently on the first page thereof; (x) by marking Borrower Materials “PUBLIC”, the Borrower shall be deemed to have authorized the Administrative Agent, the Arrangers and the Lenders to treat such Borrower Materials as not containing any material non-public information with respect to the Borrower or its securities for purposes of United States Federal and state securities laws (</w:t>
      </w:r>
      <w:r>
        <w:rPr>
          <w:rFonts w:eastAsia="Arial" w:cs="Arial" w:ascii="Arial" w:hAnsi="Arial"/>
          <w:sz w:val="17"/>
          <w:szCs w:val="17"/>
          <w:u w:val="single"/>
        </w:rPr>
        <w:t>provided</w:t>
      </w:r>
      <w:r>
        <w:rPr>
          <w:rFonts w:eastAsia="Arial" w:cs="Arial" w:ascii="Arial" w:hAnsi="Arial"/>
          <w:sz w:val="17"/>
          <w:szCs w:val="17"/>
        </w:rPr>
        <w:t xml:space="preserve">, </w:t>
      </w:r>
      <w:r>
        <w:rPr>
          <w:rFonts w:eastAsia="Arial" w:cs="Arial" w:ascii="Arial" w:hAnsi="Arial"/>
          <w:sz w:val="17"/>
          <w:szCs w:val="17"/>
          <w:u w:val="single"/>
        </w:rPr>
        <w:t>however</w:t>
      </w:r>
      <w:r>
        <w:rPr>
          <w:rFonts w:eastAsia="Arial" w:cs="Arial" w:ascii="Arial" w:hAnsi="Arial"/>
          <w:sz w:val="17"/>
          <w:szCs w:val="17"/>
        </w:rPr>
        <w:t xml:space="preserve">, that to the extent such Borrower Materials constitute Information, they shall be treated as set forth in </w:t>
      </w:r>
      <w:r>
        <w:rPr>
          <w:rFonts w:eastAsia="Arial" w:cs="Arial" w:ascii="Arial" w:hAnsi="Arial"/>
          <w:sz w:val="17"/>
          <w:szCs w:val="17"/>
          <w:u w:val="single"/>
        </w:rPr>
        <w:t>Section 10.07</w:t>
      </w:r>
      <w:r>
        <w:rPr>
          <w:rFonts w:eastAsia="Arial" w:cs="Arial" w:ascii="Arial" w:hAnsi="Arial"/>
          <w:sz w:val="17"/>
          <w:szCs w:val="17"/>
        </w:rPr>
        <w:t>); (y) all Borrower Materials marked “PUBLIC” are permitted to be made available through a portion of the Platform designated “Public Side Information”; and (z) the Administrative Agent and the Arrangers shall be entitled to treat any Borrower Materials that are not marked “PUBLIC” as being suitable only for posting on a portion of the Platform not designated “Public Side Information”.</w:t>
      </w:r>
    </w:p>
    <w:p>
      <w:pPr>
        <w:pStyle w:val="Normal"/>
        <w:spacing w:lineRule="exact" w:line="236"/>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6.03</w:t>
      </w:r>
      <w:r>
        <w:rPr>
          <w:sz w:val="20"/>
          <w:szCs w:val="20"/>
        </w:rPr>
        <w:tab/>
      </w:r>
      <w:r>
        <w:rPr>
          <w:rFonts w:eastAsia="Arial" w:cs="Arial" w:ascii="Arial" w:hAnsi="Arial"/>
          <w:b/>
          <w:bCs/>
          <w:sz w:val="16"/>
          <w:szCs w:val="16"/>
        </w:rPr>
        <w:t xml:space="preserve">Notices. </w:t>
      </w:r>
      <w:r>
        <w:rPr>
          <w:rFonts w:eastAsia="Arial" w:cs="Arial" w:ascii="Arial" w:hAnsi="Arial"/>
          <w:sz w:val="16"/>
          <w:szCs w:val="16"/>
        </w:rPr>
        <w:t>Promptly notify the Administrative Agent and each Lender:</w:t>
      </w:r>
    </w:p>
    <w:p>
      <w:pPr>
        <w:pStyle w:val="Normal"/>
        <w:spacing w:lineRule="exact" w:line="283"/>
        <w:rPr>
          <w:sz w:val="20"/>
          <w:szCs w:val="20"/>
        </w:rPr>
      </w:pPr>
      <w:r>
        <w:rPr>
          <w:sz w:val="20"/>
          <w:szCs w:val="20"/>
        </w:rPr>
      </w:r>
    </w:p>
    <w:p>
      <w:pPr>
        <w:pStyle w:val="Normal"/>
        <w:numPr>
          <w:ilvl w:val="1"/>
          <w:numId w:val="69"/>
        </w:numPr>
        <w:tabs>
          <w:tab w:val="clear" w:pos="720"/>
          <w:tab w:val="left" w:pos="1482" w:leader="none"/>
        </w:tabs>
        <w:spacing w:lineRule="auto" w:line="278"/>
        <w:ind w:firstLine="656"/>
        <w:rPr>
          <w:rFonts w:ascii="Arial" w:hAnsi="Arial" w:eastAsia="Arial" w:cs="Arial"/>
          <w:sz w:val="18"/>
          <w:szCs w:val="18"/>
        </w:rPr>
      </w:pPr>
      <w:r>
        <w:rPr>
          <w:rFonts w:eastAsia="Arial" w:cs="Arial" w:ascii="Arial" w:hAnsi="Arial"/>
          <w:sz w:val="18"/>
          <w:szCs w:val="18"/>
        </w:rPr>
        <w:t>of the occurrence of any Default or Event of Default, and of the occurrence or existence of any event or circumstance that foreseeably will become a Default or Event of Default;</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1"/>
          <w:numId w:val="69"/>
        </w:numPr>
        <w:tabs>
          <w:tab w:val="clear" w:pos="720"/>
          <w:tab w:val="left" w:pos="1492" w:leader="none"/>
        </w:tabs>
        <w:spacing w:lineRule="auto" w:line="286"/>
        <w:ind w:firstLine="656"/>
        <w:jc w:val="both"/>
        <w:rPr>
          <w:rFonts w:ascii="Arial" w:hAnsi="Arial" w:eastAsia="Arial" w:cs="Arial"/>
          <w:sz w:val="16"/>
          <w:szCs w:val="16"/>
        </w:rPr>
      </w:pPr>
      <w:r>
        <w:rPr>
          <w:rFonts w:eastAsia="Arial" w:cs="Arial" w:ascii="Arial" w:hAnsi="Arial"/>
          <w:sz w:val="16"/>
          <w:szCs w:val="16"/>
        </w:rPr>
        <w:t xml:space="preserve">of any matter that has resulted or could reasonably be expected to result in a Material Adverse Effect, including (i) breach or non-performance of, or any default under, a Contractual Obligation of the Borrower or any Subsidiary; (ii) any dispute, litigation, investigation, proceeding or suspension between the Borrower or any Subsidiary and any Governmental Authority; or (iii) the commencement of, or any material development in, any litigation or proceeding affecting the Borrower or any Subsidiary, including pursuant to any applicable Environmental Laws in each case under </w:t>
      </w:r>
      <w:r>
        <w:rPr>
          <w:rFonts w:eastAsia="Arial" w:cs="Arial" w:ascii="Arial" w:hAnsi="Arial"/>
          <w:sz w:val="16"/>
          <w:szCs w:val="16"/>
          <w:u w:val="single"/>
        </w:rPr>
        <w:t>clauses (i)</w:t>
      </w:r>
      <w:r>
        <w:rPr>
          <w:rFonts w:eastAsia="Arial" w:cs="Arial" w:ascii="Arial" w:hAnsi="Arial"/>
          <w:sz w:val="16"/>
          <w:szCs w:val="16"/>
        </w:rPr>
        <w:t>,</w:t>
      </w:r>
    </w:p>
    <w:p>
      <w:pPr>
        <w:pStyle w:val="Normal"/>
        <w:spacing w:lineRule="exact" w:line="1"/>
        <w:rPr>
          <w:rFonts w:ascii="Arial" w:hAnsi="Arial" w:eastAsia="Arial" w:cs="Arial"/>
          <w:sz w:val="16"/>
          <w:szCs w:val="16"/>
        </w:rPr>
      </w:pPr>
      <w:r>
        <w:rPr>
          <w:rFonts w:eastAsia="Arial" w:cs="Arial" w:ascii="Arial" w:hAnsi="Arial"/>
          <w:sz w:val="16"/>
          <w:szCs w:val="16"/>
        </w:rPr>
      </w:r>
    </w:p>
    <w:p>
      <w:pPr>
        <w:pStyle w:val="Normal"/>
        <w:numPr>
          <w:ilvl w:val="0"/>
          <w:numId w:val="70"/>
        </w:numPr>
        <w:tabs>
          <w:tab w:val="clear" w:pos="720"/>
          <w:tab w:val="left" w:pos="265" w:leader="none"/>
        </w:tabs>
        <w:spacing w:lineRule="auto" w:line="262"/>
        <w:ind w:firstLine="8"/>
        <w:rPr>
          <w:rFonts w:ascii="Arial" w:hAnsi="Arial" w:eastAsia="Arial" w:cs="Arial"/>
          <w:sz w:val="18"/>
          <w:szCs w:val="18"/>
          <w:u w:val="single"/>
        </w:rPr>
      </w:pPr>
      <w:r>
        <w:rPr>
          <w:rFonts w:eastAsia="Arial" w:cs="Arial" w:ascii="Arial" w:hAnsi="Arial"/>
          <w:sz w:val="18"/>
          <w:szCs w:val="18"/>
        </w:rPr>
        <w:t xml:space="preserve">or </w:t>
      </w:r>
      <w:r>
        <w:rPr>
          <w:rFonts w:eastAsia="Arial" w:cs="Arial" w:ascii="Arial" w:hAnsi="Arial"/>
          <w:sz w:val="18"/>
          <w:szCs w:val="18"/>
          <w:u w:val="single"/>
        </w:rPr>
        <w:t>(iii)</w:t>
      </w:r>
      <w:r>
        <w:rPr>
          <w:rFonts w:eastAsia="Arial" w:cs="Arial" w:ascii="Arial" w:hAnsi="Arial"/>
          <w:sz w:val="18"/>
          <w:szCs w:val="18"/>
        </w:rPr>
        <w:t xml:space="preserve"> above, which (A) is reasonably likely to create liability to the Borrower in excess of $75,000,000 in any individual circumstance or in excess of $125,000,000 in the aggregate for all such circumstances, or (B) is otherwise</w:t>
      </w:r>
    </w:p>
    <w:p>
      <w:pPr>
        <w:pStyle w:val="Normal"/>
        <w:spacing w:lineRule="exact" w:line="383"/>
        <w:rPr>
          <w:sz w:val="20"/>
          <w:szCs w:val="20"/>
        </w:rPr>
      </w:pPr>
      <w:r>
        <w:rPr>
          <w:sz w:val="20"/>
          <w:szCs w:val="20"/>
        </w:rPr>
      </w:r>
    </w:p>
    <w:p>
      <w:pPr>
        <w:pStyle w:val="Normal"/>
        <w:jc w:val="center"/>
        <w:rPr>
          <w:sz w:val="20"/>
          <w:szCs w:val="20"/>
        </w:rPr>
      </w:pPr>
      <w:r>
        <w:rPr>
          <w:rFonts w:eastAsia="Arial" w:cs="Arial" w:ascii="Arial" w:hAnsi="Arial"/>
          <w:sz w:val="14"/>
          <w:szCs w:val="14"/>
        </w:rPr>
        <w:t>49</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52">
            <wp:simplePos x="0" y="0"/>
            <wp:positionH relativeFrom="column">
              <wp:posOffset>5080</wp:posOffset>
            </wp:positionH>
            <wp:positionV relativeFrom="paragraph">
              <wp:posOffset>38100</wp:posOffset>
            </wp:positionV>
            <wp:extent cx="7132320" cy="17145"/>
            <wp:effectExtent l="0" t="0" r="0" b="0"/>
            <wp:wrapNone/>
            <wp:docPr id="51" name="Pictur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72" descr=""/>
                    <pic:cNvPicPr>
                      <a:picLocks noChangeAspect="1" noChangeArrowheads="1"/>
                    </pic:cNvPicPr>
                  </pic:nvPicPr>
                  <pic:blipFill>
                    <a:blip r:embed="rId52"/>
                    <a:stretch>
                      <a:fillRect/>
                    </a:stretch>
                  </pic:blipFill>
                  <pic:spPr bwMode="auto">
                    <a:xfrm>
                      <a:off x="0" y="0"/>
                      <a:ext cx="7132320" cy="17145"/>
                    </a:xfrm>
                    <a:prstGeom prst="rect">
                      <a:avLst/>
                    </a:prstGeom>
                    <a:noFill/>
                  </pic:spPr>
                </pic:pic>
              </a:graphicData>
            </a:graphic>
          </wp:anchor>
        </w:drawing>
      </w:r>
    </w:p>
    <w:p>
      <w:pPr>
        <w:pStyle w:val="Normal"/>
        <w:rPr>
          <w:sz w:val="20"/>
          <w:szCs w:val="20"/>
        </w:rPr>
      </w:pPr>
      <w:bookmarkStart w:id="53" w:name="page59"/>
      <w:bookmarkEnd w:id="53"/>
      <w:r>
        <w:rPr>
          <w:rFonts w:eastAsia="Arial" w:cs="Arial" w:ascii="Arial" w:hAnsi="Arial"/>
          <w:sz w:val="17"/>
          <w:szCs w:val="17"/>
        </w:rPr>
        <w:t>reasonably likely to have a Material Adverse Effect and (iv) other matter that has resulted or is reasonably likely to result in a Material Adverse Effect;</w:t>
      </w:r>
    </w:p>
    <w:p>
      <w:pPr>
        <w:pStyle w:val="Normal"/>
        <w:spacing w:lineRule="exact" w:line="291"/>
        <w:rPr>
          <w:sz w:val="20"/>
          <w:szCs w:val="20"/>
        </w:rPr>
      </w:pPr>
      <w:r>
        <w:rPr>
          <w:sz w:val="20"/>
          <w:szCs w:val="20"/>
        </w:rPr>
      </w:r>
    </w:p>
    <w:p>
      <w:pPr>
        <w:pStyle w:val="Normal"/>
        <w:numPr>
          <w:ilvl w:val="0"/>
          <w:numId w:val="71"/>
        </w:numPr>
        <w:tabs>
          <w:tab w:val="clear" w:pos="720"/>
          <w:tab w:val="left" w:pos="1644" w:leader="none"/>
        </w:tabs>
        <w:spacing w:lineRule="auto" w:line="286"/>
        <w:ind w:firstLine="656" w:right="20"/>
        <w:jc w:val="both"/>
        <w:rPr>
          <w:rFonts w:ascii="Arial" w:hAnsi="Arial" w:eastAsia="Arial" w:cs="Arial"/>
          <w:sz w:val="17"/>
          <w:szCs w:val="17"/>
        </w:rPr>
      </w:pPr>
      <w:r>
        <w:rPr>
          <w:rFonts w:eastAsia="Arial" w:cs="Arial" w:ascii="Arial" w:hAnsi="Arial"/>
          <w:sz w:val="17"/>
          <w:szCs w:val="17"/>
        </w:rPr>
        <w:t>of the occurrence of any of the following events affecting the Borrower or any ERISA Affiliate (but in no event more than 10 days after such event), and deliver to the Administrative Agent and each Lender a copy of any notice with respect to such event that is filed with a Governmental Authority and any notice delivered by a Governmental Authority to the Borrower or any ERISA Affiliate with respect to such event:</w:t>
      </w:r>
    </w:p>
    <w:p>
      <w:pPr>
        <w:pStyle w:val="Normal"/>
        <w:spacing w:lineRule="exact" w:line="219"/>
        <w:rPr>
          <w:rFonts w:ascii="Arial" w:hAnsi="Arial" w:eastAsia="Arial" w:cs="Arial"/>
          <w:sz w:val="17"/>
          <w:szCs w:val="17"/>
        </w:rPr>
      </w:pPr>
      <w:r>
        <w:rPr>
          <w:rFonts w:eastAsia="Arial" w:cs="Arial" w:ascii="Arial" w:hAnsi="Arial"/>
          <w:sz w:val="17"/>
          <w:szCs w:val="17"/>
        </w:rPr>
      </w:r>
    </w:p>
    <w:p>
      <w:pPr>
        <w:pStyle w:val="Normal"/>
        <w:numPr>
          <w:ilvl w:val="1"/>
          <w:numId w:val="71"/>
        </w:numPr>
        <w:tabs>
          <w:tab w:val="clear" w:pos="720"/>
          <w:tab w:val="left" w:pos="2180" w:leader="none"/>
        </w:tabs>
        <w:ind w:hanging="714" w:left="2180"/>
        <w:rPr>
          <w:rFonts w:ascii="Arial" w:hAnsi="Arial" w:eastAsia="Arial" w:cs="Arial"/>
          <w:sz w:val="18"/>
          <w:szCs w:val="18"/>
        </w:rPr>
      </w:pPr>
      <w:r>
        <w:rPr>
          <w:rFonts w:eastAsia="Arial" w:cs="Arial" w:ascii="Arial" w:hAnsi="Arial"/>
          <w:sz w:val="18"/>
          <w:szCs w:val="18"/>
        </w:rPr>
        <w:t>an ERISA Event;</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1"/>
          <w:numId w:val="71"/>
        </w:numPr>
        <w:tabs>
          <w:tab w:val="clear" w:pos="720"/>
          <w:tab w:val="left" w:pos="2180" w:leader="none"/>
        </w:tabs>
        <w:ind w:hanging="714" w:left="2180"/>
        <w:rPr>
          <w:rFonts w:ascii="Arial" w:hAnsi="Arial" w:eastAsia="Arial" w:cs="Arial"/>
          <w:sz w:val="18"/>
          <w:szCs w:val="18"/>
        </w:rPr>
      </w:pPr>
      <w:r>
        <w:rPr>
          <w:rFonts w:eastAsia="Arial" w:cs="Arial" w:ascii="Arial" w:hAnsi="Arial"/>
          <w:sz w:val="18"/>
          <w:szCs w:val="18"/>
        </w:rPr>
        <w:t>a material increase in the Unfunded Pension Liability of any Pension Plan;</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1"/>
          <w:numId w:val="71"/>
        </w:numPr>
        <w:tabs>
          <w:tab w:val="clear" w:pos="720"/>
          <w:tab w:val="left" w:pos="2120" w:leader="none"/>
        </w:tabs>
        <w:ind w:hanging="654" w:left="2120"/>
        <w:rPr>
          <w:rFonts w:ascii="Arial" w:hAnsi="Arial" w:eastAsia="Arial" w:cs="Arial"/>
          <w:sz w:val="16"/>
          <w:szCs w:val="16"/>
        </w:rPr>
      </w:pPr>
      <w:r>
        <w:rPr>
          <w:rFonts w:eastAsia="Arial" w:cs="Arial" w:ascii="Arial" w:hAnsi="Arial"/>
          <w:sz w:val="16"/>
          <w:szCs w:val="16"/>
        </w:rPr>
        <w:t>the adoption of, or the commencement of contributions to, any Plan subject to Section 412 of the Code by the Borrower or any</w:t>
      </w:r>
    </w:p>
    <w:p>
      <w:pPr>
        <w:pStyle w:val="Normal"/>
        <w:spacing w:lineRule="exact" w:line="46"/>
        <w:rPr>
          <w:rFonts w:ascii="Arial" w:hAnsi="Arial" w:eastAsia="Arial" w:cs="Arial"/>
          <w:sz w:val="16"/>
          <w:szCs w:val="16"/>
        </w:rPr>
      </w:pPr>
      <w:r>
        <w:rPr>
          <w:rFonts w:eastAsia="Arial" w:cs="Arial" w:ascii="Arial" w:hAnsi="Arial"/>
          <w:sz w:val="16"/>
          <w:szCs w:val="16"/>
        </w:rPr>
      </w:r>
    </w:p>
    <w:p>
      <w:pPr>
        <w:pStyle w:val="Normal"/>
        <w:ind w:left="660"/>
        <w:rPr>
          <w:rFonts w:ascii="Arial" w:hAnsi="Arial" w:eastAsia="Arial" w:cs="Arial"/>
          <w:sz w:val="16"/>
          <w:szCs w:val="16"/>
        </w:rPr>
      </w:pPr>
      <w:r>
        <w:rPr>
          <w:rFonts w:eastAsia="Arial" w:cs="Arial" w:ascii="Arial" w:hAnsi="Arial"/>
          <w:sz w:val="18"/>
          <w:szCs w:val="18"/>
        </w:rPr>
        <w:t>ERISA Affiliate; or</w:t>
      </w:r>
    </w:p>
    <w:p>
      <w:pPr>
        <w:pStyle w:val="Normal"/>
        <w:spacing w:lineRule="exact" w:line="264"/>
        <w:rPr>
          <w:rFonts w:ascii="Arial" w:hAnsi="Arial" w:eastAsia="Arial" w:cs="Arial"/>
          <w:sz w:val="16"/>
          <w:szCs w:val="16"/>
        </w:rPr>
      </w:pPr>
      <w:r>
        <w:rPr>
          <w:rFonts w:eastAsia="Arial" w:cs="Arial" w:ascii="Arial" w:hAnsi="Arial"/>
          <w:sz w:val="16"/>
          <w:szCs w:val="16"/>
        </w:rPr>
      </w:r>
    </w:p>
    <w:p>
      <w:pPr>
        <w:pStyle w:val="Normal"/>
        <w:numPr>
          <w:ilvl w:val="1"/>
          <w:numId w:val="71"/>
        </w:numPr>
        <w:tabs>
          <w:tab w:val="clear" w:pos="720"/>
          <w:tab w:val="left" w:pos="2121" w:leader="none"/>
        </w:tabs>
        <w:spacing w:lineRule="auto" w:line="278"/>
        <w:ind w:firstLine="806" w:left="660" w:right="20"/>
        <w:rPr>
          <w:rFonts w:ascii="Arial" w:hAnsi="Arial" w:eastAsia="Arial" w:cs="Arial"/>
          <w:sz w:val="18"/>
          <w:szCs w:val="18"/>
        </w:rPr>
      </w:pPr>
      <w:r>
        <w:rPr>
          <w:rFonts w:eastAsia="Arial" w:cs="Arial" w:ascii="Arial" w:hAnsi="Arial"/>
          <w:sz w:val="18"/>
          <w:szCs w:val="18"/>
        </w:rPr>
        <w:t>the adoption of any amendment to a Plan subject to Section 412 of the Code, if such amendment results in a material increase in contributions or Unfunded Pension Liability;</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71"/>
        </w:numPr>
        <w:tabs>
          <w:tab w:val="clear" w:pos="720"/>
          <w:tab w:val="left" w:pos="1573" w:leader="none"/>
        </w:tabs>
        <w:spacing w:lineRule="auto" w:line="343"/>
        <w:ind w:firstLine="656" w:right="20"/>
        <w:rPr>
          <w:rFonts w:ascii="Arial" w:hAnsi="Arial" w:eastAsia="Arial" w:cs="Arial"/>
          <w:sz w:val="16"/>
          <w:szCs w:val="16"/>
        </w:rPr>
      </w:pPr>
      <w:r>
        <w:rPr>
          <w:rFonts w:eastAsia="Arial" w:cs="Arial" w:ascii="Arial" w:hAnsi="Arial"/>
          <w:sz w:val="16"/>
          <w:szCs w:val="16"/>
        </w:rPr>
        <w:t xml:space="preserve">of any material change in accounting policies or financial reporting practices by the Borrower or any of its consolidated Subsidiaries not reflected in periodic reports filed by the Borrower with the SEC, including any determination by the Borrower referred to in </w:t>
      </w:r>
      <w:r>
        <w:rPr>
          <w:rFonts w:eastAsia="Arial" w:cs="Arial" w:ascii="Arial" w:hAnsi="Arial"/>
          <w:sz w:val="16"/>
          <w:szCs w:val="16"/>
          <w:u w:val="single"/>
        </w:rPr>
        <w:t>Section 2.08(b)</w:t>
      </w:r>
      <w:r>
        <w:rPr>
          <w:rFonts w:eastAsia="Arial" w:cs="Arial" w:ascii="Arial" w:hAnsi="Arial"/>
          <w:sz w:val="16"/>
          <w:szCs w:val="16"/>
        </w:rPr>
        <w:t>;</w:t>
      </w:r>
    </w:p>
    <w:p>
      <w:pPr>
        <w:pStyle w:val="Normal"/>
        <w:spacing w:lineRule="exact" w:line="177"/>
        <w:rPr>
          <w:rFonts w:ascii="Arial" w:hAnsi="Arial" w:eastAsia="Arial" w:cs="Arial"/>
          <w:sz w:val="16"/>
          <w:szCs w:val="16"/>
        </w:rPr>
      </w:pPr>
      <w:r>
        <w:rPr>
          <w:rFonts w:eastAsia="Arial" w:cs="Arial" w:ascii="Arial" w:hAnsi="Arial"/>
          <w:sz w:val="16"/>
          <w:szCs w:val="16"/>
        </w:rPr>
      </w:r>
    </w:p>
    <w:p>
      <w:pPr>
        <w:pStyle w:val="Normal"/>
        <w:numPr>
          <w:ilvl w:val="0"/>
          <w:numId w:val="71"/>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rPr>
        <w:t>of any announcement by Moody’s or S&amp;P of any change in a Debt Rating;</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71"/>
        </w:numPr>
        <w:tabs>
          <w:tab w:val="clear" w:pos="720"/>
          <w:tab w:val="left" w:pos="1759" w:leader="none"/>
        </w:tabs>
        <w:spacing w:lineRule="auto" w:line="278"/>
        <w:ind w:firstLine="656"/>
        <w:rPr>
          <w:rFonts w:ascii="Arial" w:hAnsi="Arial" w:eastAsia="Arial" w:cs="Arial"/>
          <w:sz w:val="18"/>
          <w:szCs w:val="18"/>
        </w:rPr>
      </w:pPr>
      <w:r>
        <w:rPr>
          <w:rFonts w:eastAsia="Arial" w:cs="Arial" w:ascii="Arial" w:hAnsi="Arial"/>
          <w:sz w:val="18"/>
          <w:szCs w:val="18"/>
        </w:rPr>
        <w:t>of any change in the information provided in the Beneficial Ownership Certification that would result in a change to the list of beneficial owners identified in such certification; and</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71"/>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rPr>
        <w:t>of the TCC Trigger Event.</w:t>
      </w:r>
    </w:p>
    <w:p>
      <w:pPr>
        <w:pStyle w:val="Normal"/>
        <w:spacing w:lineRule="exact" w:line="252"/>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 xml:space="preserve">Each notice pursuant to this </w:t>
      </w:r>
      <w:r>
        <w:rPr>
          <w:rFonts w:eastAsia="Arial" w:cs="Arial" w:ascii="Arial" w:hAnsi="Arial"/>
          <w:sz w:val="18"/>
          <w:szCs w:val="18"/>
          <w:u w:val="single"/>
        </w:rPr>
        <w:t>Section 6.03</w:t>
      </w:r>
      <w:r>
        <w:rPr>
          <w:rFonts w:eastAsia="Arial" w:cs="Arial" w:ascii="Arial" w:hAnsi="Arial"/>
          <w:sz w:val="18"/>
          <w:szCs w:val="18"/>
        </w:rPr>
        <w:t xml:space="preserve"> (other than </w:t>
      </w:r>
      <w:r>
        <w:rPr>
          <w:rFonts w:eastAsia="Arial" w:cs="Arial" w:ascii="Arial" w:hAnsi="Arial"/>
          <w:sz w:val="18"/>
          <w:szCs w:val="18"/>
          <w:u w:val="single"/>
        </w:rPr>
        <w:t>Section 6.03(e</w:t>
      </w:r>
      <w:r>
        <w:rPr>
          <w:rFonts w:eastAsia="Arial" w:cs="Arial" w:ascii="Arial" w:hAnsi="Arial"/>
          <w:sz w:val="18"/>
          <w:szCs w:val="18"/>
        </w:rPr>
        <w:t xml:space="preserve">)) shall be accompanied by a statement of a Responsible Officer of the Borrower setting forth details of the occurrence referred to therein and stating what action the Borrower has taken and proposes to take with respect thereto. Each notice pursuant to </w:t>
      </w:r>
      <w:r>
        <w:rPr>
          <w:rFonts w:eastAsia="Arial" w:cs="Arial" w:ascii="Arial" w:hAnsi="Arial"/>
          <w:sz w:val="18"/>
          <w:szCs w:val="18"/>
          <w:u w:val="single"/>
        </w:rPr>
        <w:t>Section 6.03(a)</w:t>
      </w:r>
      <w:r>
        <w:rPr>
          <w:rFonts w:eastAsia="Arial" w:cs="Arial" w:ascii="Arial" w:hAnsi="Arial"/>
          <w:sz w:val="18"/>
          <w:szCs w:val="18"/>
        </w:rPr>
        <w:t xml:space="preserve"> shall describe with particularity any and all provisions of this Agreement and any other Loan Document that have been or foreseeably will be breached or violated.</w:t>
      </w:r>
    </w:p>
    <w:p>
      <w:pPr>
        <w:pStyle w:val="Normal"/>
        <w:spacing w:lineRule="exact" w:line="237"/>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6.04 Anti-Corruption Laws; Sanctions. </w:t>
      </w:r>
      <w:r>
        <w:rPr>
          <w:rFonts w:eastAsia="Arial" w:cs="Arial" w:ascii="Arial" w:hAnsi="Arial"/>
          <w:sz w:val="18"/>
          <w:szCs w:val="18"/>
        </w:rPr>
        <w:t>Use reasonable efforts to conduct its business in compliance with the United States Foreign</w:t>
      </w:r>
      <w:r>
        <w:rPr>
          <w:rFonts w:eastAsia="Arial" w:cs="Arial" w:ascii="Arial" w:hAnsi="Arial"/>
          <w:b/>
          <w:bCs/>
          <w:sz w:val="18"/>
          <w:szCs w:val="18"/>
        </w:rPr>
        <w:t xml:space="preserve"> </w:t>
      </w:r>
      <w:r>
        <w:rPr>
          <w:rFonts w:eastAsia="Arial" w:cs="Arial" w:ascii="Arial" w:hAnsi="Arial"/>
          <w:sz w:val="18"/>
          <w:szCs w:val="18"/>
        </w:rPr>
        <w:t>Corrupt Practices Act of 1977, the UK Bribery Act 2010, and other applicable anti-corruption legislation in other jurisdictions and with all applicable Sanctions, and maintain policies and procedures designed to promote and achieve compliance with such laws and Sanctions.</w:t>
      </w:r>
    </w:p>
    <w:p>
      <w:pPr>
        <w:pStyle w:val="Normal"/>
        <w:spacing w:lineRule="exact" w:line="230"/>
        <w:rPr>
          <w:sz w:val="20"/>
          <w:szCs w:val="20"/>
        </w:rPr>
      </w:pPr>
      <w:r>
        <w:rPr>
          <w:sz w:val="20"/>
          <w:szCs w:val="20"/>
        </w:rPr>
      </w:r>
    </w:p>
    <w:p>
      <w:pPr>
        <w:pStyle w:val="Normal"/>
        <w:spacing w:lineRule="auto" w:line="254"/>
        <w:ind w:firstLine="648"/>
        <w:jc w:val="both"/>
        <w:rPr>
          <w:sz w:val="20"/>
          <w:szCs w:val="20"/>
        </w:rPr>
      </w:pPr>
      <w:r>
        <w:rPr>
          <w:rFonts w:eastAsia="Arial" w:cs="Arial" w:ascii="Arial" w:hAnsi="Arial"/>
          <w:b/>
          <w:bCs/>
          <w:sz w:val="18"/>
          <w:szCs w:val="18"/>
        </w:rPr>
        <w:t xml:space="preserve">6.05 Preservation of Existence, Etc. </w:t>
      </w:r>
      <w:r>
        <w:rPr>
          <w:rFonts w:eastAsia="Arial" w:cs="Arial" w:ascii="Arial" w:hAnsi="Arial"/>
          <w:sz w:val="18"/>
          <w:szCs w:val="18"/>
        </w:rPr>
        <w:t>(a) Preserve, renew and maintain in full force and effect its legal existence and good standing under</w:t>
      </w:r>
      <w:r>
        <w:rPr>
          <w:rFonts w:eastAsia="Arial" w:cs="Arial" w:ascii="Arial" w:hAnsi="Arial"/>
          <w:b/>
          <w:bCs/>
          <w:sz w:val="18"/>
          <w:szCs w:val="18"/>
        </w:rPr>
        <w:t xml:space="preserve"> </w:t>
      </w:r>
      <w:r>
        <w:rPr>
          <w:rFonts w:eastAsia="Arial" w:cs="Arial" w:ascii="Arial" w:hAnsi="Arial"/>
          <w:sz w:val="18"/>
          <w:szCs w:val="18"/>
        </w:rPr>
        <w:t xml:space="preserve">the Laws of the jurisdiction of its organization except in a transaction permitted by </w:t>
      </w:r>
      <w:r>
        <w:rPr>
          <w:rFonts w:eastAsia="Arial" w:cs="Arial" w:ascii="Arial" w:hAnsi="Arial"/>
          <w:sz w:val="18"/>
          <w:szCs w:val="18"/>
          <w:u w:val="single"/>
        </w:rPr>
        <w:t>Section 7.02</w:t>
      </w:r>
      <w:r>
        <w:rPr>
          <w:rFonts w:eastAsia="Arial" w:cs="Arial" w:ascii="Arial" w:hAnsi="Arial"/>
          <w:sz w:val="18"/>
          <w:szCs w:val="18"/>
        </w:rPr>
        <w:t xml:space="preserve"> or </w:t>
      </w:r>
      <w:r>
        <w:rPr>
          <w:rFonts w:eastAsia="Arial" w:cs="Arial" w:ascii="Arial" w:hAnsi="Arial"/>
          <w:sz w:val="18"/>
          <w:szCs w:val="18"/>
          <w:u w:val="single"/>
        </w:rPr>
        <w:t>7.03</w:t>
      </w:r>
      <w:r>
        <w:rPr>
          <w:rFonts w:eastAsia="Arial" w:cs="Arial" w:ascii="Arial" w:hAnsi="Arial"/>
          <w:sz w:val="18"/>
          <w:szCs w:val="18"/>
        </w:rPr>
        <w:t xml:space="preserve">; (b) take all reasonable action to maintain all rights, privileges, permits, licenses and franchises necessary or desirable in the normal conduct of its business, except to the extent that failure to do so could not reasonably be expected to have a Material Adverse Effect; and (c) preserve or renew all of its registered patents, trademarks, trade names and service marks, the non-preservation of which could reasonably be expected to have a Material Adverse Effect; </w:t>
      </w:r>
      <w:r>
        <w:rPr>
          <w:rFonts w:eastAsia="Arial" w:cs="Arial" w:ascii="Arial" w:hAnsi="Arial"/>
          <w:sz w:val="18"/>
          <w:szCs w:val="18"/>
          <w:u w:val="single"/>
        </w:rPr>
        <w:t>provided</w:t>
      </w:r>
      <w:r>
        <w:rPr>
          <w:rFonts w:eastAsia="Arial" w:cs="Arial" w:ascii="Arial" w:hAnsi="Arial"/>
          <w:sz w:val="18"/>
          <w:szCs w:val="18"/>
        </w:rPr>
        <w:t xml:space="preserve">, </w:t>
      </w:r>
      <w:r>
        <w:rPr>
          <w:rFonts w:eastAsia="Arial" w:cs="Arial" w:ascii="Arial" w:hAnsi="Arial"/>
          <w:sz w:val="18"/>
          <w:szCs w:val="18"/>
          <w:u w:val="single"/>
        </w:rPr>
        <w:t>however</w:t>
      </w:r>
      <w:r>
        <w:rPr>
          <w:rFonts w:eastAsia="Arial" w:cs="Arial" w:ascii="Arial" w:hAnsi="Arial"/>
          <w:sz w:val="18"/>
          <w:szCs w:val="18"/>
        </w:rPr>
        <w:t xml:space="preserve">, notwithstanding any of the foregoing, the Borrower shall be permitted to liquidate any Subsidiary into the Borrower or another Subsidiary in accordance with </w:t>
      </w:r>
      <w:r>
        <w:rPr>
          <w:rFonts w:eastAsia="Arial" w:cs="Arial" w:ascii="Arial" w:hAnsi="Arial"/>
          <w:sz w:val="18"/>
          <w:szCs w:val="18"/>
          <w:u w:val="single"/>
        </w:rPr>
        <w:t>Section 7.03</w:t>
      </w:r>
      <w:r>
        <w:rPr>
          <w:rFonts w:eastAsia="Arial" w:cs="Arial" w:ascii="Arial" w:hAnsi="Arial"/>
          <w:sz w:val="18"/>
          <w:szCs w:val="18"/>
        </w:rPr>
        <w:t xml:space="preserve"> and thereafter dissolve such Subsidiary.</w:t>
      </w:r>
    </w:p>
    <w:p>
      <w:pPr>
        <w:pStyle w:val="Normal"/>
        <w:spacing w:lineRule="exact" w:line="364"/>
        <w:rPr>
          <w:sz w:val="20"/>
          <w:szCs w:val="20"/>
        </w:rPr>
      </w:pPr>
      <w:r>
        <w:rPr>
          <w:sz w:val="20"/>
          <w:szCs w:val="20"/>
        </w:rPr>
      </w:r>
    </w:p>
    <w:p>
      <w:pPr>
        <w:pStyle w:val="Normal"/>
        <w:jc w:val="center"/>
        <w:rPr>
          <w:sz w:val="20"/>
          <w:szCs w:val="20"/>
        </w:rPr>
      </w:pPr>
      <w:r>
        <w:rPr>
          <w:rFonts w:eastAsia="Arial" w:cs="Arial" w:ascii="Arial" w:hAnsi="Arial"/>
          <w:sz w:val="14"/>
          <w:szCs w:val="14"/>
        </w:rPr>
        <w:t>50</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53">
            <wp:simplePos x="0" y="0"/>
            <wp:positionH relativeFrom="column">
              <wp:posOffset>5080</wp:posOffset>
            </wp:positionH>
            <wp:positionV relativeFrom="paragraph">
              <wp:posOffset>38100</wp:posOffset>
            </wp:positionV>
            <wp:extent cx="7132320" cy="17145"/>
            <wp:effectExtent l="0" t="0" r="0" b="0"/>
            <wp:wrapNone/>
            <wp:docPr id="52"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73" descr=""/>
                    <pic:cNvPicPr>
                      <a:picLocks noChangeAspect="1" noChangeArrowheads="1"/>
                    </pic:cNvPicPr>
                  </pic:nvPicPr>
                  <pic:blipFill>
                    <a:blip r:embed="rId53"/>
                    <a:stretch>
                      <a:fillRect/>
                    </a:stretch>
                  </pic:blipFill>
                  <pic:spPr bwMode="auto">
                    <a:xfrm>
                      <a:off x="0" y="0"/>
                      <a:ext cx="7132320" cy="17145"/>
                    </a:xfrm>
                    <a:prstGeom prst="rect">
                      <a:avLst/>
                    </a:prstGeom>
                    <a:noFill/>
                  </pic:spPr>
                </pic:pic>
              </a:graphicData>
            </a:graphic>
          </wp:anchor>
        </w:drawing>
      </w:r>
    </w:p>
    <w:p>
      <w:pPr>
        <w:pStyle w:val="Normal"/>
        <w:spacing w:lineRule="auto" w:line="262"/>
        <w:ind w:firstLine="648"/>
        <w:jc w:val="both"/>
        <w:rPr>
          <w:sz w:val="20"/>
          <w:szCs w:val="20"/>
        </w:rPr>
      </w:pPr>
      <w:bookmarkStart w:id="54" w:name="page60"/>
      <w:bookmarkEnd w:id="54"/>
      <w:r>
        <w:rPr>
          <w:rFonts w:eastAsia="Arial" w:cs="Arial" w:ascii="Arial" w:hAnsi="Arial"/>
          <w:b/>
          <w:bCs/>
          <w:sz w:val="18"/>
          <w:szCs w:val="18"/>
        </w:rPr>
        <w:t xml:space="preserve">6.06 Maintenance of Properties. </w:t>
      </w:r>
      <w:r>
        <w:rPr>
          <w:rFonts w:eastAsia="Arial" w:cs="Arial" w:ascii="Arial" w:hAnsi="Arial"/>
          <w:sz w:val="18"/>
          <w:szCs w:val="18"/>
        </w:rPr>
        <w:t>Exercise its best business judgment to maintain and preserve all its property which is used or useful in</w:t>
      </w:r>
      <w:r>
        <w:rPr>
          <w:rFonts w:eastAsia="Arial" w:cs="Arial" w:ascii="Arial" w:hAnsi="Arial"/>
          <w:b/>
          <w:bCs/>
          <w:sz w:val="18"/>
          <w:szCs w:val="18"/>
        </w:rPr>
        <w:t xml:space="preserve"> </w:t>
      </w:r>
      <w:r>
        <w:rPr>
          <w:rFonts w:eastAsia="Arial" w:cs="Arial" w:ascii="Arial" w:hAnsi="Arial"/>
          <w:sz w:val="18"/>
          <w:szCs w:val="18"/>
        </w:rPr>
        <w:t xml:space="preserve">its business in good working order and condition, ordinary wear and tear excepted; </w:t>
      </w:r>
      <w:r>
        <w:rPr>
          <w:rFonts w:eastAsia="Arial" w:cs="Arial" w:ascii="Arial" w:hAnsi="Arial"/>
          <w:sz w:val="18"/>
          <w:szCs w:val="18"/>
          <w:u w:val="single"/>
        </w:rPr>
        <w:t>provided</w:t>
      </w:r>
      <w:r>
        <w:rPr>
          <w:rFonts w:eastAsia="Arial" w:cs="Arial" w:ascii="Arial" w:hAnsi="Arial"/>
          <w:sz w:val="18"/>
          <w:szCs w:val="18"/>
        </w:rPr>
        <w:t xml:space="preserve">, </w:t>
      </w:r>
      <w:r>
        <w:rPr>
          <w:rFonts w:eastAsia="Arial" w:cs="Arial" w:ascii="Arial" w:hAnsi="Arial"/>
          <w:sz w:val="18"/>
          <w:szCs w:val="18"/>
          <w:u w:val="single"/>
        </w:rPr>
        <w:t>however</w:t>
      </w:r>
      <w:r>
        <w:rPr>
          <w:rFonts w:eastAsia="Arial" w:cs="Arial" w:ascii="Arial" w:hAnsi="Arial"/>
          <w:sz w:val="18"/>
          <w:szCs w:val="18"/>
        </w:rPr>
        <w:t xml:space="preserve">, that nothing in this </w:t>
      </w:r>
      <w:r>
        <w:rPr>
          <w:rFonts w:eastAsia="Arial" w:cs="Arial" w:ascii="Arial" w:hAnsi="Arial"/>
          <w:sz w:val="18"/>
          <w:szCs w:val="18"/>
          <w:u w:val="single"/>
        </w:rPr>
        <w:t>Section 6.06</w:t>
      </w:r>
      <w:r>
        <w:rPr>
          <w:rFonts w:eastAsia="Arial" w:cs="Arial" w:ascii="Arial" w:hAnsi="Arial"/>
          <w:sz w:val="18"/>
          <w:szCs w:val="18"/>
        </w:rPr>
        <w:t xml:space="preserve"> shall prevent the Borrower or any Subsidiary from discontinuing the operation or maintenance of any such property if such discontinuance will not result in a Material Adverse Effect.</w:t>
      </w:r>
    </w:p>
    <w:p>
      <w:pPr>
        <w:pStyle w:val="Normal"/>
        <w:spacing w:lineRule="exact" w:line="234"/>
        <w:rPr>
          <w:sz w:val="20"/>
          <w:szCs w:val="20"/>
        </w:rPr>
      </w:pPr>
      <w:r>
        <w:rPr>
          <w:sz w:val="20"/>
          <w:szCs w:val="20"/>
        </w:rPr>
      </w:r>
    </w:p>
    <w:p>
      <w:pPr>
        <w:pStyle w:val="Normal"/>
        <w:spacing w:lineRule="auto" w:line="257"/>
        <w:ind w:firstLine="648"/>
        <w:jc w:val="both"/>
        <w:rPr>
          <w:sz w:val="20"/>
          <w:szCs w:val="20"/>
        </w:rPr>
      </w:pPr>
      <w:r>
        <w:rPr>
          <w:rFonts w:eastAsia="Arial" w:cs="Arial" w:ascii="Arial" w:hAnsi="Arial"/>
          <w:b/>
          <w:bCs/>
          <w:sz w:val="18"/>
          <w:szCs w:val="18"/>
        </w:rPr>
        <w:t xml:space="preserve">6.07 Maintenance of Insurance. </w:t>
      </w:r>
      <w:r>
        <w:rPr>
          <w:rFonts w:eastAsia="Arial" w:cs="Arial" w:ascii="Arial" w:hAnsi="Arial"/>
          <w:sz w:val="18"/>
          <w:szCs w:val="18"/>
        </w:rPr>
        <w:t>Maintain with financially sound and reputable insurers, insurance with respect to its properties and</w:t>
      </w:r>
      <w:r>
        <w:rPr>
          <w:rFonts w:eastAsia="Arial" w:cs="Arial" w:ascii="Arial" w:hAnsi="Arial"/>
          <w:b/>
          <w:bCs/>
          <w:sz w:val="18"/>
          <w:szCs w:val="18"/>
        </w:rPr>
        <w:t xml:space="preserve"> </w:t>
      </w:r>
      <w:r>
        <w:rPr>
          <w:rFonts w:eastAsia="Arial" w:cs="Arial" w:ascii="Arial" w:hAnsi="Arial"/>
          <w:sz w:val="18"/>
          <w:szCs w:val="18"/>
        </w:rPr>
        <w:t xml:space="preserve">business against loss or damage of the kinds customarily insured against by Persons engaged in the same or similar business, of such types and in such amounts as are customarily carried under similar circumstances by such other Persons; </w:t>
      </w:r>
      <w:r>
        <w:rPr>
          <w:rFonts w:eastAsia="Arial" w:cs="Arial" w:ascii="Arial" w:hAnsi="Arial"/>
          <w:sz w:val="18"/>
          <w:szCs w:val="18"/>
          <w:u w:val="single"/>
        </w:rPr>
        <w:t>provided</w:t>
      </w:r>
      <w:r>
        <w:rPr>
          <w:rFonts w:eastAsia="Arial" w:cs="Arial" w:ascii="Arial" w:hAnsi="Arial"/>
          <w:sz w:val="18"/>
          <w:szCs w:val="18"/>
        </w:rPr>
        <w:t xml:space="preserve">, </w:t>
      </w:r>
      <w:r>
        <w:rPr>
          <w:rFonts w:eastAsia="Arial" w:cs="Arial" w:ascii="Arial" w:hAnsi="Arial"/>
          <w:sz w:val="18"/>
          <w:szCs w:val="18"/>
          <w:u w:val="single"/>
        </w:rPr>
        <w:t>however</w:t>
      </w:r>
      <w:r>
        <w:rPr>
          <w:rFonts w:eastAsia="Arial" w:cs="Arial" w:ascii="Arial" w:hAnsi="Arial"/>
          <w:sz w:val="18"/>
          <w:szCs w:val="18"/>
        </w:rPr>
        <w:t xml:space="preserve">, that nothing in this </w:t>
      </w:r>
      <w:r>
        <w:rPr>
          <w:rFonts w:eastAsia="Arial" w:cs="Arial" w:ascii="Arial" w:hAnsi="Arial"/>
          <w:sz w:val="18"/>
          <w:szCs w:val="18"/>
          <w:u w:val="single"/>
        </w:rPr>
        <w:t>Section 6.07</w:t>
      </w:r>
      <w:r>
        <w:rPr>
          <w:rFonts w:eastAsia="Arial" w:cs="Arial" w:ascii="Arial" w:hAnsi="Arial"/>
          <w:sz w:val="18"/>
          <w:szCs w:val="18"/>
        </w:rPr>
        <w:t xml:space="preserve"> shall be deemed to prevent the Borrower or its Subsidiaries from self-insuring or insuring through a captive insurance subsidiary such risks as are customarily self-insured or insured through captive insurance subsidiaries by other corporations in the same business and similarly situated in accordance with sound business practices.</w:t>
      </w:r>
    </w:p>
    <w:p>
      <w:pPr>
        <w:pStyle w:val="Normal"/>
        <w:spacing w:lineRule="exact" w:line="241"/>
        <w:rPr>
          <w:sz w:val="20"/>
          <w:szCs w:val="20"/>
        </w:rPr>
      </w:pPr>
      <w:r>
        <w:rPr>
          <w:sz w:val="20"/>
          <w:szCs w:val="20"/>
        </w:rPr>
      </w:r>
    </w:p>
    <w:p>
      <w:pPr>
        <w:pStyle w:val="Normal"/>
        <w:spacing w:lineRule="auto" w:line="278"/>
        <w:ind w:firstLine="648"/>
        <w:jc w:val="both"/>
        <w:rPr>
          <w:sz w:val="20"/>
          <w:szCs w:val="20"/>
        </w:rPr>
      </w:pPr>
      <w:r>
        <w:rPr>
          <w:rFonts w:eastAsia="Arial" w:cs="Arial" w:ascii="Arial" w:hAnsi="Arial"/>
          <w:b/>
          <w:bCs/>
          <w:sz w:val="17"/>
          <w:szCs w:val="17"/>
        </w:rPr>
        <w:t xml:space="preserve">6.08 Compliance with Laws and Contractual Obligations. </w:t>
      </w:r>
      <w:r>
        <w:rPr>
          <w:rFonts w:eastAsia="Arial" w:cs="Arial" w:ascii="Arial" w:hAnsi="Arial"/>
          <w:sz w:val="17"/>
          <w:szCs w:val="17"/>
        </w:rPr>
        <w:t>Comply, and cause each Subsidiary to comply, with all Contractual</w:t>
      </w:r>
      <w:r>
        <w:rPr>
          <w:rFonts w:eastAsia="Arial" w:cs="Arial" w:ascii="Arial" w:hAnsi="Arial"/>
          <w:b/>
          <w:bCs/>
          <w:sz w:val="17"/>
          <w:szCs w:val="17"/>
        </w:rPr>
        <w:t xml:space="preserve"> </w:t>
      </w:r>
      <w:r>
        <w:rPr>
          <w:rFonts w:eastAsia="Arial" w:cs="Arial" w:ascii="Arial" w:hAnsi="Arial"/>
          <w:sz w:val="17"/>
          <w:szCs w:val="17"/>
        </w:rPr>
        <w:t>Obligations and requirements of Law of any Governmental Authority having jurisdiction over it or its business including, without limitation, all Environmental Laws except to the extent that the failure to so comply may not have a Material Adverse Effect and paying before the same become delinquent, all taxes, assessments and government charges imposed upon it or upon its property, income or assets, except those which are being contested in good faith by appropriate proceedings and for which adequate reserves have been provided in accordance with GAAP.</w:t>
      </w:r>
    </w:p>
    <w:p>
      <w:pPr>
        <w:pStyle w:val="Normal"/>
        <w:spacing w:lineRule="exact" w:line="222"/>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6.09 Books and Records. </w:t>
      </w:r>
      <w:r>
        <w:rPr>
          <w:rFonts w:eastAsia="Arial" w:cs="Arial" w:ascii="Arial" w:hAnsi="Arial"/>
          <w:sz w:val="18"/>
          <w:szCs w:val="18"/>
        </w:rPr>
        <w:t>Maintain proper books of record and account, in which full, true and correct entries in conformity with GAAP</w:t>
      </w:r>
      <w:r>
        <w:rPr>
          <w:rFonts w:eastAsia="Arial" w:cs="Arial" w:ascii="Arial" w:hAnsi="Arial"/>
          <w:b/>
          <w:bCs/>
          <w:sz w:val="18"/>
          <w:szCs w:val="18"/>
        </w:rPr>
        <w:t xml:space="preserve"> </w:t>
      </w:r>
      <w:r>
        <w:rPr>
          <w:rFonts w:eastAsia="Arial" w:cs="Arial" w:ascii="Arial" w:hAnsi="Arial"/>
          <w:sz w:val="18"/>
          <w:szCs w:val="18"/>
        </w:rPr>
        <w:t>consistently applied shall be made of all financial transactions and matters involving the assets and business of the Borrower or such Subsidiary, as the case may be.</w:t>
      </w:r>
    </w:p>
    <w:p>
      <w:pPr>
        <w:pStyle w:val="Normal"/>
        <w:spacing w:lineRule="exact" w:line="230"/>
        <w:rPr>
          <w:sz w:val="20"/>
          <w:szCs w:val="20"/>
        </w:rPr>
      </w:pPr>
      <w:r>
        <w:rPr>
          <w:sz w:val="20"/>
          <w:szCs w:val="20"/>
        </w:rPr>
      </w:r>
    </w:p>
    <w:p>
      <w:pPr>
        <w:pStyle w:val="Normal"/>
        <w:spacing w:lineRule="auto" w:line="254"/>
        <w:ind w:firstLine="648"/>
        <w:jc w:val="both"/>
        <w:rPr>
          <w:sz w:val="20"/>
          <w:szCs w:val="20"/>
        </w:rPr>
      </w:pPr>
      <w:r>
        <w:rPr>
          <w:rFonts w:eastAsia="Arial" w:cs="Arial" w:ascii="Arial" w:hAnsi="Arial"/>
          <w:b/>
          <w:bCs/>
          <w:sz w:val="18"/>
          <w:szCs w:val="18"/>
        </w:rPr>
        <w:t xml:space="preserve">6.10 Inspection Rights. </w:t>
      </w:r>
      <w:r>
        <w:rPr>
          <w:rFonts w:eastAsia="Arial" w:cs="Arial" w:ascii="Arial" w:hAnsi="Arial"/>
          <w:sz w:val="18"/>
          <w:szCs w:val="18"/>
        </w:rPr>
        <w:t>Permit representatives and independent contractors of the Administrative Agent and each Lender to visit and</w:t>
      </w:r>
      <w:r>
        <w:rPr>
          <w:rFonts w:eastAsia="Arial" w:cs="Arial" w:ascii="Arial" w:hAnsi="Arial"/>
          <w:b/>
          <w:bCs/>
          <w:sz w:val="18"/>
          <w:szCs w:val="18"/>
        </w:rPr>
        <w:t xml:space="preserve"> </w:t>
      </w:r>
      <w:r>
        <w:rPr>
          <w:rFonts w:eastAsia="Arial" w:cs="Arial" w:ascii="Arial" w:hAnsi="Arial"/>
          <w:sz w:val="18"/>
          <w:szCs w:val="18"/>
        </w:rPr>
        <w:t xml:space="preserve">inspect any of its properties, to examine its corporate, financial and operating records, and make copies thereof or abstracts therefrom (except to the extent any of such records are confidential or proprietary in nature), and to discuss its affairs, finances and accounts with its directors, officers, and independent public accountants, all at such reasonable times during normal business hours and as often as may be reasonably desired, upon reasonable advance notice to the Borrower; </w:t>
      </w:r>
      <w:r>
        <w:rPr>
          <w:rFonts w:eastAsia="Arial" w:cs="Arial" w:ascii="Arial" w:hAnsi="Arial"/>
          <w:sz w:val="18"/>
          <w:szCs w:val="18"/>
          <w:u w:val="single"/>
        </w:rPr>
        <w:t>provided</w:t>
      </w:r>
      <w:r>
        <w:rPr>
          <w:rFonts w:eastAsia="Arial" w:cs="Arial" w:ascii="Arial" w:hAnsi="Arial"/>
          <w:sz w:val="18"/>
          <w:szCs w:val="18"/>
        </w:rPr>
        <w:t xml:space="preserve">, </w:t>
      </w:r>
      <w:r>
        <w:rPr>
          <w:rFonts w:eastAsia="Arial" w:cs="Arial" w:ascii="Arial" w:hAnsi="Arial"/>
          <w:sz w:val="18"/>
          <w:szCs w:val="18"/>
          <w:u w:val="single"/>
        </w:rPr>
        <w:t>however</w:t>
      </w:r>
      <w:r>
        <w:rPr>
          <w:rFonts w:eastAsia="Arial" w:cs="Arial" w:ascii="Arial" w:hAnsi="Arial"/>
          <w:sz w:val="18"/>
          <w:szCs w:val="18"/>
        </w:rPr>
        <w:t>, that when an Event of Default exists and is continuing the Administrative Agent or any Lender (or any of their respective representatives or independent contractors) may do any of the foregoing at the expense of the Borrower at any time during normal business hours and without advance notice.</w:t>
      </w:r>
    </w:p>
    <w:p>
      <w:pPr>
        <w:pStyle w:val="Normal"/>
        <w:spacing w:lineRule="exact" w:line="243"/>
        <w:rPr>
          <w:sz w:val="20"/>
          <w:szCs w:val="20"/>
        </w:rPr>
      </w:pPr>
      <w:r>
        <w:rPr>
          <w:sz w:val="20"/>
          <w:szCs w:val="20"/>
        </w:rPr>
      </w:r>
    </w:p>
    <w:p>
      <w:pPr>
        <w:pStyle w:val="Normal"/>
        <w:spacing w:lineRule="auto" w:line="271"/>
        <w:ind w:firstLine="648"/>
        <w:jc w:val="both"/>
        <w:rPr>
          <w:sz w:val="20"/>
          <w:szCs w:val="20"/>
        </w:rPr>
      </w:pPr>
      <w:r>
        <w:rPr>
          <w:rFonts w:eastAsia="Arial" w:cs="Arial" w:ascii="Arial" w:hAnsi="Arial"/>
          <w:b/>
          <w:bCs/>
          <w:sz w:val="17"/>
          <w:szCs w:val="17"/>
        </w:rPr>
        <w:t xml:space="preserve">6.11 Use of Proceeds. </w:t>
      </w:r>
      <w:r>
        <w:rPr>
          <w:rFonts w:eastAsia="Arial" w:cs="Arial" w:ascii="Arial" w:hAnsi="Arial"/>
          <w:sz w:val="17"/>
          <w:szCs w:val="17"/>
        </w:rPr>
        <w:t>The Borrower shall use the proceeds of the Loan (a) for general working capital needs and capital expenditures (b)</w:t>
      </w:r>
      <w:r>
        <w:rPr>
          <w:rFonts w:eastAsia="Arial" w:cs="Arial" w:ascii="Arial" w:hAnsi="Arial"/>
          <w:b/>
          <w:bCs/>
          <w:sz w:val="17"/>
          <w:szCs w:val="17"/>
        </w:rPr>
        <w:t xml:space="preserve"> </w:t>
      </w:r>
      <w:r>
        <w:rPr>
          <w:rFonts w:eastAsia="Arial" w:cs="Arial" w:ascii="Arial" w:hAnsi="Arial"/>
          <w:sz w:val="17"/>
          <w:szCs w:val="17"/>
        </w:rPr>
        <w:t xml:space="preserve">at the Borrower’s option, to repay outstanding existing Indebtedness, (c) subject to the proviso below, for the purchase or other acquisition by the Borrower of shares of its capital stock and related preferred stock purchase rights to the extent permitted by </w:t>
      </w:r>
      <w:r>
        <w:rPr>
          <w:rFonts w:eastAsia="Arial" w:cs="Arial" w:ascii="Arial" w:hAnsi="Arial"/>
          <w:sz w:val="17"/>
          <w:szCs w:val="17"/>
          <w:u w:val="single"/>
        </w:rPr>
        <w:t>Section 7.04(c)</w:t>
      </w:r>
      <w:r>
        <w:rPr>
          <w:rFonts w:eastAsia="Arial" w:cs="Arial" w:ascii="Arial" w:hAnsi="Arial"/>
          <w:sz w:val="17"/>
          <w:szCs w:val="17"/>
        </w:rPr>
        <w:t xml:space="preserve">, and (d) for other lawful corporate purposes (including Acquisitions) other than, directly or indirectly, (i) for purposes of undertaking an Acquisition or Joint Venture in contravention of any Law or of any Loan Document, (ii) to purchase or carry Margin Stock, (iii) to repay or otherwise refinance indebtedness of the Borrower or others incurred to purchase or carry Margin Stock, (iv) to extend credit for the purpose of purchasing or carrying any Margin Stock, or (v) to acquire any security in a transaction that is actively opposed by the board of directors (or similar governing body) of the selling Persons or the Persons whose securities are to be acquired; </w:t>
      </w:r>
      <w:r>
        <w:rPr>
          <w:rFonts w:eastAsia="Arial" w:cs="Arial" w:ascii="Arial" w:hAnsi="Arial"/>
          <w:sz w:val="17"/>
          <w:szCs w:val="17"/>
          <w:u w:val="single"/>
        </w:rPr>
        <w:t>provided</w:t>
      </w:r>
      <w:r>
        <w:rPr>
          <w:rFonts w:eastAsia="Arial" w:cs="Arial" w:ascii="Arial" w:hAnsi="Arial"/>
          <w:sz w:val="17"/>
          <w:szCs w:val="17"/>
        </w:rPr>
        <w:t xml:space="preserve">, </w:t>
      </w:r>
      <w:r>
        <w:rPr>
          <w:rFonts w:eastAsia="Arial" w:cs="Arial" w:ascii="Arial" w:hAnsi="Arial"/>
          <w:sz w:val="17"/>
          <w:szCs w:val="17"/>
          <w:u w:val="single"/>
        </w:rPr>
        <w:t>however</w:t>
      </w:r>
      <w:r>
        <w:rPr>
          <w:rFonts w:eastAsia="Arial" w:cs="Arial" w:ascii="Arial" w:hAnsi="Arial"/>
          <w:sz w:val="17"/>
          <w:szCs w:val="17"/>
        </w:rPr>
        <w:t xml:space="preserve">, that notwithstanding </w:t>
      </w:r>
      <w:r>
        <w:rPr>
          <w:rFonts w:eastAsia="Arial" w:cs="Arial" w:ascii="Arial" w:hAnsi="Arial"/>
          <w:sz w:val="17"/>
          <w:szCs w:val="17"/>
          <w:u w:val="single"/>
        </w:rPr>
        <w:t>clauses (ii)</w:t>
      </w:r>
      <w:r>
        <w:rPr>
          <w:rFonts w:eastAsia="Arial" w:cs="Arial" w:ascii="Arial" w:hAnsi="Arial"/>
          <w:sz w:val="17"/>
          <w:szCs w:val="17"/>
        </w:rPr>
        <w:t xml:space="preserve"> through </w:t>
      </w:r>
      <w:r>
        <w:rPr>
          <w:rFonts w:eastAsia="Arial" w:cs="Arial" w:ascii="Arial" w:hAnsi="Arial"/>
          <w:sz w:val="17"/>
          <w:szCs w:val="17"/>
          <w:u w:val="single"/>
        </w:rPr>
        <w:t>(v)</w:t>
      </w:r>
      <w:r>
        <w:rPr>
          <w:rFonts w:eastAsia="Arial" w:cs="Arial" w:ascii="Arial" w:hAnsi="Arial"/>
          <w:sz w:val="17"/>
          <w:szCs w:val="17"/>
        </w:rPr>
        <w:t xml:space="preserve"> above, the Borrower may use proceeds of Loans as described in </w:t>
      </w:r>
      <w:r>
        <w:rPr>
          <w:rFonts w:eastAsia="Arial" w:cs="Arial" w:ascii="Arial" w:hAnsi="Arial"/>
          <w:sz w:val="17"/>
          <w:szCs w:val="17"/>
          <w:u w:val="single"/>
        </w:rPr>
        <w:t>clause (c)</w:t>
      </w:r>
      <w:r>
        <w:rPr>
          <w:rFonts w:eastAsia="Arial" w:cs="Arial" w:ascii="Arial" w:hAnsi="Arial"/>
          <w:sz w:val="17"/>
          <w:szCs w:val="17"/>
        </w:rPr>
        <w:t xml:space="preserve"> above so long as either (x) the Margin Stock so acquired is promptly retired following the purchase or other acquisition thereof or (y) at all times and after giving effect to each such purchase or acquisition, not more than twenty five percent</w:t>
      </w:r>
    </w:p>
    <w:p>
      <w:pPr>
        <w:pStyle w:val="Normal"/>
        <w:spacing w:lineRule="exact" w:line="379"/>
        <w:rPr>
          <w:sz w:val="20"/>
          <w:szCs w:val="20"/>
        </w:rPr>
      </w:pPr>
      <w:r>
        <w:rPr>
          <w:sz w:val="20"/>
          <w:szCs w:val="20"/>
        </w:rPr>
      </w:r>
    </w:p>
    <w:p>
      <w:pPr>
        <w:pStyle w:val="Normal"/>
        <w:jc w:val="center"/>
        <w:rPr>
          <w:sz w:val="20"/>
          <w:szCs w:val="20"/>
        </w:rPr>
      </w:pPr>
      <w:r>
        <w:rPr>
          <w:rFonts w:eastAsia="Arial" w:cs="Arial" w:ascii="Arial" w:hAnsi="Arial"/>
          <w:sz w:val="14"/>
          <w:szCs w:val="14"/>
        </w:rPr>
        <w:t>51</w:t>
      </w:r>
    </w:p>
    <w:p>
      <w:pPr>
        <w:sectPr>
          <w:type w:val="nextPage"/>
          <w:pgSz w:w="11906" w:h="16838"/>
          <w:pgMar w:left="320" w:right="339" w:gutter="0" w:header="0" w:top="148"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54">
            <wp:simplePos x="0" y="0"/>
            <wp:positionH relativeFrom="column">
              <wp:posOffset>5080</wp:posOffset>
            </wp:positionH>
            <wp:positionV relativeFrom="paragraph">
              <wp:posOffset>38100</wp:posOffset>
            </wp:positionV>
            <wp:extent cx="7132320" cy="17145"/>
            <wp:effectExtent l="0" t="0" r="0" b="0"/>
            <wp:wrapNone/>
            <wp:docPr id="53"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74" descr=""/>
                    <pic:cNvPicPr>
                      <a:picLocks noChangeAspect="1" noChangeArrowheads="1"/>
                    </pic:cNvPicPr>
                  </pic:nvPicPr>
                  <pic:blipFill>
                    <a:blip r:embed="rId54"/>
                    <a:stretch>
                      <a:fillRect/>
                    </a:stretch>
                  </pic:blipFill>
                  <pic:spPr bwMode="auto">
                    <a:xfrm>
                      <a:off x="0" y="0"/>
                      <a:ext cx="7132320" cy="17145"/>
                    </a:xfrm>
                    <a:prstGeom prst="rect">
                      <a:avLst/>
                    </a:prstGeom>
                    <a:noFill/>
                  </pic:spPr>
                </pic:pic>
              </a:graphicData>
            </a:graphic>
          </wp:anchor>
        </w:drawing>
      </w:r>
    </w:p>
    <w:p>
      <w:pPr>
        <w:pStyle w:val="Normal"/>
        <w:spacing w:lineRule="auto" w:line="278"/>
        <w:ind w:right="20"/>
        <w:jc w:val="both"/>
        <w:rPr>
          <w:sz w:val="20"/>
          <w:szCs w:val="20"/>
        </w:rPr>
      </w:pPr>
      <w:bookmarkStart w:id="55" w:name="page61"/>
      <w:bookmarkEnd w:id="55"/>
      <w:r>
        <w:rPr>
          <w:rFonts w:eastAsia="Arial" w:cs="Arial" w:ascii="Arial" w:hAnsi="Arial"/>
          <w:sz w:val="18"/>
          <w:szCs w:val="18"/>
        </w:rPr>
        <w:t>(25%) of the consolidated total assets of the Borrower and its Subsidiaries on a consolidated basis are represented by Margin Stock owned by the Borrower and its Subsidiaries on a consolidated basis.</w:t>
      </w:r>
    </w:p>
    <w:p>
      <w:pPr>
        <w:pStyle w:val="Normal"/>
        <w:spacing w:lineRule="exact" w:line="193"/>
        <w:rPr>
          <w:sz w:val="20"/>
          <w:szCs w:val="20"/>
        </w:rPr>
      </w:pPr>
      <w:r>
        <w:rPr>
          <w:sz w:val="20"/>
          <w:szCs w:val="20"/>
        </w:rPr>
      </w:r>
    </w:p>
    <w:p>
      <w:pPr>
        <w:pStyle w:val="Normal"/>
        <w:jc w:val="center"/>
        <w:rPr>
          <w:sz w:val="20"/>
          <w:szCs w:val="20"/>
        </w:rPr>
      </w:pPr>
      <w:r>
        <w:rPr>
          <w:rFonts w:eastAsia="Arial" w:cs="Arial" w:ascii="Arial" w:hAnsi="Arial"/>
          <w:b/>
          <w:bCs/>
          <w:sz w:val="18"/>
          <w:szCs w:val="18"/>
        </w:rPr>
        <w:t>ARTICLE VII.</w:t>
      </w:r>
    </w:p>
    <w:p>
      <w:pPr>
        <w:pStyle w:val="Normal"/>
        <w:spacing w:lineRule="exact" w:line="27"/>
        <w:rPr>
          <w:sz w:val="20"/>
          <w:szCs w:val="20"/>
        </w:rPr>
      </w:pPr>
      <w:r>
        <w:rPr>
          <w:sz w:val="20"/>
          <w:szCs w:val="20"/>
        </w:rPr>
      </w:r>
    </w:p>
    <w:p>
      <w:pPr>
        <w:pStyle w:val="Normal"/>
        <w:jc w:val="center"/>
        <w:rPr>
          <w:sz w:val="20"/>
          <w:szCs w:val="20"/>
        </w:rPr>
      </w:pPr>
      <w:r>
        <w:rPr>
          <w:rFonts w:eastAsia="Arial" w:cs="Arial" w:ascii="Arial" w:hAnsi="Arial"/>
          <w:b/>
          <w:bCs/>
          <w:sz w:val="18"/>
          <w:szCs w:val="18"/>
        </w:rPr>
        <w:t>NEGATIVE COVENANTS</w:t>
      </w:r>
    </w:p>
    <w:p>
      <w:pPr>
        <w:pStyle w:val="Normal"/>
        <w:spacing w:lineRule="exact" w:line="238"/>
        <w:rPr>
          <w:sz w:val="20"/>
          <w:szCs w:val="20"/>
        </w:rPr>
      </w:pPr>
      <w:r>
        <w:rPr>
          <w:sz w:val="20"/>
          <w:szCs w:val="20"/>
        </w:rPr>
      </w:r>
    </w:p>
    <w:p>
      <w:pPr>
        <w:pStyle w:val="Normal"/>
        <w:ind w:left="660"/>
        <w:rPr>
          <w:sz w:val="20"/>
          <w:szCs w:val="20"/>
        </w:rPr>
      </w:pPr>
      <w:r>
        <w:rPr>
          <w:rFonts w:eastAsia="Arial" w:cs="Arial" w:ascii="Arial" w:hAnsi="Arial"/>
          <w:sz w:val="17"/>
          <w:szCs w:val="17"/>
        </w:rPr>
        <w:t>So long as any Lender shall have any Commitment hereunder, or any Loan or other Obligation shall remain unpaid or unsatisfied, unless the</w:t>
      </w:r>
    </w:p>
    <w:p>
      <w:pPr>
        <w:pStyle w:val="Normal"/>
        <w:spacing w:lineRule="exact" w:line="35"/>
        <w:rPr>
          <w:sz w:val="20"/>
          <w:szCs w:val="20"/>
        </w:rPr>
      </w:pPr>
      <w:r>
        <w:rPr>
          <w:sz w:val="20"/>
          <w:szCs w:val="20"/>
        </w:rPr>
      </w:r>
    </w:p>
    <w:p>
      <w:pPr>
        <w:pStyle w:val="Normal"/>
        <w:rPr>
          <w:sz w:val="20"/>
          <w:szCs w:val="20"/>
        </w:rPr>
      </w:pPr>
      <w:r>
        <w:rPr>
          <w:rFonts w:eastAsia="Arial" w:cs="Arial" w:ascii="Arial" w:hAnsi="Arial"/>
          <w:sz w:val="18"/>
          <w:szCs w:val="18"/>
        </w:rPr>
        <w:t>Required Lenders waive compliance in writing:</w:t>
      </w:r>
    </w:p>
    <w:p>
      <w:pPr>
        <w:pStyle w:val="Normal"/>
        <w:spacing w:lineRule="exact" w:line="261"/>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7.01 Limitation on Liens</w:t>
      </w:r>
      <w:r>
        <w:rPr>
          <w:rFonts w:eastAsia="Arial" w:cs="Arial" w:ascii="Arial" w:hAnsi="Arial"/>
          <w:sz w:val="18"/>
          <w:szCs w:val="18"/>
        </w:rPr>
        <w:t>. The Borrower shall not, nor shall it permit any Subsidiary to, directly or indirectly, make, create, incur, assume</w:t>
      </w:r>
      <w:r>
        <w:rPr>
          <w:rFonts w:eastAsia="Arial" w:cs="Arial" w:ascii="Arial" w:hAnsi="Arial"/>
          <w:b/>
          <w:bCs/>
          <w:sz w:val="18"/>
          <w:szCs w:val="18"/>
        </w:rPr>
        <w:t xml:space="preserve"> </w:t>
      </w:r>
      <w:r>
        <w:rPr>
          <w:rFonts w:eastAsia="Arial" w:cs="Arial" w:ascii="Arial" w:hAnsi="Arial"/>
          <w:sz w:val="18"/>
          <w:szCs w:val="18"/>
        </w:rPr>
        <w:t>or suffer to exist any Lien upon or with respect to any part of their respective property, whether now owned or hereafter acquired, other than the following (“</w:t>
      </w:r>
      <w:r>
        <w:rPr>
          <w:rFonts w:eastAsia="Arial" w:cs="Arial" w:ascii="Arial" w:hAnsi="Arial"/>
          <w:sz w:val="18"/>
          <w:szCs w:val="18"/>
          <w:u w:val="single"/>
        </w:rPr>
        <w:t>Permitted Liens</w:t>
      </w:r>
      <w:r>
        <w:rPr>
          <w:rFonts w:eastAsia="Arial" w:cs="Arial" w:ascii="Arial" w:hAnsi="Arial"/>
          <w:sz w:val="18"/>
          <w:szCs w:val="18"/>
        </w:rPr>
        <w:t>”):</w:t>
      </w:r>
    </w:p>
    <w:p>
      <w:pPr>
        <w:pStyle w:val="Normal"/>
        <w:spacing w:lineRule="exact" w:line="234"/>
        <w:rPr>
          <w:sz w:val="20"/>
          <w:szCs w:val="20"/>
        </w:rPr>
      </w:pPr>
      <w:r>
        <w:rPr>
          <w:sz w:val="20"/>
          <w:szCs w:val="20"/>
        </w:rPr>
      </w:r>
    </w:p>
    <w:p>
      <w:pPr>
        <w:pStyle w:val="Normal"/>
        <w:numPr>
          <w:ilvl w:val="0"/>
          <w:numId w:val="72"/>
        </w:numPr>
        <w:tabs>
          <w:tab w:val="clear" w:pos="720"/>
          <w:tab w:val="left" w:pos="1671" w:leader="none"/>
        </w:tabs>
        <w:spacing w:lineRule="auto" w:line="278"/>
        <w:ind w:firstLine="656"/>
        <w:rPr>
          <w:rFonts w:ascii="Arial" w:hAnsi="Arial" w:eastAsia="Arial" w:cs="Arial"/>
          <w:sz w:val="18"/>
          <w:szCs w:val="18"/>
        </w:rPr>
      </w:pPr>
      <w:r>
        <w:rPr>
          <w:rFonts w:eastAsia="Arial" w:cs="Arial" w:ascii="Arial" w:hAnsi="Arial"/>
          <w:sz w:val="18"/>
          <w:szCs w:val="18"/>
        </w:rPr>
        <w:t xml:space="preserve">any Lien existing on property of the Borrower or any Subsidiary on the Closing Date and set forth in </w:t>
      </w:r>
      <w:r>
        <w:rPr>
          <w:rFonts w:eastAsia="Arial" w:cs="Arial" w:ascii="Arial" w:hAnsi="Arial"/>
          <w:sz w:val="18"/>
          <w:szCs w:val="18"/>
          <w:u w:val="single"/>
        </w:rPr>
        <w:t>Schedule 7.01</w:t>
      </w:r>
      <w:r>
        <w:rPr>
          <w:rFonts w:eastAsia="Arial" w:cs="Arial" w:ascii="Arial" w:hAnsi="Arial"/>
          <w:sz w:val="18"/>
          <w:szCs w:val="18"/>
        </w:rPr>
        <w:t xml:space="preserve"> securing Indebtedness outstanding on such date;</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72"/>
        </w:numPr>
        <w:tabs>
          <w:tab w:val="clear" w:pos="720"/>
          <w:tab w:val="left" w:pos="1520" w:leader="none"/>
        </w:tabs>
        <w:ind w:hanging="864" w:left="1520"/>
        <w:rPr>
          <w:rFonts w:ascii="Arial" w:hAnsi="Arial" w:eastAsia="Arial" w:cs="Arial"/>
          <w:sz w:val="18"/>
          <w:szCs w:val="18"/>
        </w:rPr>
      </w:pPr>
      <w:r>
        <w:rPr>
          <w:rFonts w:eastAsia="Arial" w:cs="Arial" w:ascii="Arial" w:hAnsi="Arial"/>
          <w:sz w:val="18"/>
          <w:szCs w:val="18"/>
        </w:rPr>
        <w:t>any Lien created under any Loan Document;</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72"/>
        </w:numPr>
        <w:tabs>
          <w:tab w:val="clear" w:pos="720"/>
          <w:tab w:val="left" w:pos="1469" w:leader="none"/>
        </w:tabs>
        <w:spacing w:lineRule="auto" w:line="278"/>
        <w:ind w:firstLine="656"/>
        <w:rPr>
          <w:rFonts w:ascii="Arial" w:hAnsi="Arial" w:eastAsia="Arial" w:cs="Arial"/>
          <w:sz w:val="18"/>
          <w:szCs w:val="18"/>
        </w:rPr>
      </w:pPr>
      <w:r>
        <w:rPr>
          <w:rFonts w:eastAsia="Arial" w:cs="Arial" w:ascii="Arial" w:hAnsi="Arial"/>
          <w:sz w:val="18"/>
          <w:szCs w:val="18"/>
        </w:rPr>
        <w:t xml:space="preserve">Liens for taxes, fees, assessments or other governmental charges which are not delinquent or remain payable without penalty, </w:t>
      </w:r>
      <w:r>
        <w:rPr>
          <w:rFonts w:eastAsia="Arial" w:cs="Arial" w:ascii="Arial" w:hAnsi="Arial"/>
          <w:sz w:val="18"/>
          <w:szCs w:val="18"/>
          <w:u w:val="single"/>
        </w:rPr>
        <w:t>provided</w:t>
      </w:r>
      <w:r>
        <w:rPr>
          <w:rFonts w:eastAsia="Arial" w:cs="Arial" w:ascii="Arial" w:hAnsi="Arial"/>
          <w:sz w:val="18"/>
          <w:szCs w:val="18"/>
        </w:rPr>
        <w:t xml:space="preserve"> that no notice of lien has been filed or recorded under the Code;</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72"/>
        </w:numPr>
        <w:tabs>
          <w:tab w:val="clear" w:pos="720"/>
          <w:tab w:val="left" w:pos="1479" w:leader="none"/>
        </w:tabs>
        <w:spacing w:lineRule="auto" w:line="264"/>
        <w:ind w:firstLine="656"/>
        <w:jc w:val="both"/>
        <w:rPr>
          <w:rFonts w:ascii="Arial" w:hAnsi="Arial" w:eastAsia="Arial" w:cs="Arial"/>
          <w:sz w:val="18"/>
          <w:szCs w:val="18"/>
        </w:rPr>
      </w:pPr>
      <w:r>
        <w:rPr>
          <w:rFonts w:eastAsia="Arial" w:cs="Arial" w:ascii="Arial" w:hAnsi="Arial"/>
          <w:sz w:val="18"/>
          <w:szCs w:val="18"/>
        </w:rPr>
        <w:t>carriers’, warehousemen’s, mechanics’, landlords’, materialmen’s, repairmen’s or other similar Liens arising in the ordinary course of business which are not delinquent or remain payable without penalty or which are being contested in good faith and by appropriate proceedings, which proceedings have the effect of preventing the forfeiture or sale of the property subject thereto;</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72"/>
        </w:numPr>
        <w:tabs>
          <w:tab w:val="clear" w:pos="720"/>
          <w:tab w:val="left" w:pos="1685" w:leader="none"/>
        </w:tabs>
        <w:spacing w:lineRule="auto" w:line="278"/>
        <w:ind w:firstLine="656" w:right="20"/>
        <w:rPr>
          <w:rFonts w:ascii="Arial" w:hAnsi="Arial" w:eastAsia="Arial" w:cs="Arial"/>
          <w:sz w:val="18"/>
          <w:szCs w:val="18"/>
        </w:rPr>
      </w:pPr>
      <w:r>
        <w:rPr>
          <w:rFonts w:eastAsia="Arial" w:cs="Arial" w:ascii="Arial" w:hAnsi="Arial"/>
          <w:sz w:val="18"/>
          <w:szCs w:val="18"/>
        </w:rPr>
        <w:t>Liens (other than any Lien imposed by ERISA) consisting of pledges or deposits required in the ordinary course of business in connection with workers’ compensation, unemployment insurance and other social security legislation;</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72"/>
        </w:numPr>
        <w:tabs>
          <w:tab w:val="clear" w:pos="720"/>
          <w:tab w:val="left" w:pos="1570" w:leader="none"/>
        </w:tabs>
        <w:spacing w:lineRule="exact" w:line="220"/>
        <w:ind w:firstLine="656"/>
        <w:jc w:val="both"/>
        <w:rPr>
          <w:rFonts w:ascii="Arial" w:hAnsi="Arial" w:eastAsia="Arial" w:cs="Arial"/>
          <w:sz w:val="18"/>
          <w:szCs w:val="18"/>
        </w:rPr>
      </w:pPr>
      <w:r>
        <w:rPr>
          <w:rFonts w:eastAsia="Arial" w:cs="Arial" w:ascii="Arial" w:hAnsi="Arial"/>
          <w:sz w:val="18"/>
          <w:szCs w:val="18"/>
        </w:rPr>
        <w:t>Liens on the property of the Borrower or any of its Subsidiaries securing (i) the non-delinquent performance of bids, trade contracts (other than for borrowed money), leases, statutory obligations, (ii) contingent obligations on surety and appeal bonds, and (iii) other non</w:t>
      </w:r>
      <w:r>
        <w:rPr>
          <w:rFonts w:eastAsia="MS PGothic" w:cs="MS PGothic" w:ascii="MS PGothic" w:hAnsi="MS PGothic"/>
          <w:sz w:val="18"/>
          <w:szCs w:val="18"/>
        </w:rPr>
        <w:noBreakHyphen/>
      </w:r>
      <w:r>
        <w:rPr>
          <w:rFonts w:eastAsia="Arial" w:cs="Arial" w:ascii="Arial" w:hAnsi="Arial"/>
          <w:sz w:val="18"/>
          <w:szCs w:val="18"/>
        </w:rPr>
        <w:t>delinquent obligations of a like nature; in each case, incurred in the ordinary course of business;</w:t>
      </w:r>
    </w:p>
    <w:p>
      <w:pPr>
        <w:pStyle w:val="Normal"/>
        <w:spacing w:lineRule="exact" w:line="258"/>
        <w:rPr>
          <w:rFonts w:ascii="Arial" w:hAnsi="Arial" w:eastAsia="Arial" w:cs="Arial"/>
          <w:sz w:val="18"/>
          <w:szCs w:val="18"/>
        </w:rPr>
      </w:pPr>
      <w:r>
        <w:rPr>
          <w:rFonts w:eastAsia="Arial" w:cs="Arial" w:ascii="Arial" w:hAnsi="Arial"/>
          <w:sz w:val="18"/>
          <w:szCs w:val="18"/>
        </w:rPr>
      </w:r>
    </w:p>
    <w:p>
      <w:pPr>
        <w:pStyle w:val="Normal"/>
        <w:numPr>
          <w:ilvl w:val="0"/>
          <w:numId w:val="72"/>
        </w:numPr>
        <w:tabs>
          <w:tab w:val="clear" w:pos="720"/>
          <w:tab w:val="left" w:pos="1722" w:leader="none"/>
        </w:tabs>
        <w:spacing w:lineRule="exact" w:line="220"/>
        <w:ind w:firstLine="656"/>
        <w:jc w:val="both"/>
        <w:rPr>
          <w:rFonts w:ascii="Arial" w:hAnsi="Arial" w:eastAsia="Arial" w:cs="Arial"/>
          <w:sz w:val="18"/>
          <w:szCs w:val="18"/>
        </w:rPr>
      </w:pPr>
      <w:r>
        <w:rPr>
          <w:rFonts w:eastAsia="Arial" w:cs="Arial" w:ascii="Arial" w:hAnsi="Arial"/>
          <w:sz w:val="18"/>
          <w:szCs w:val="18"/>
        </w:rPr>
        <w:t>easements, rights</w:t>
      </w:r>
      <w:r>
        <w:rPr>
          <w:rFonts w:eastAsia="MS PGothic" w:cs="MS PGothic" w:ascii="MS PGothic" w:hAnsi="MS PGothic"/>
          <w:sz w:val="18"/>
          <w:szCs w:val="18"/>
        </w:rPr>
        <w:noBreakHyphen/>
      </w:r>
      <w:r>
        <w:rPr>
          <w:rFonts w:eastAsia="Arial" w:cs="Arial" w:ascii="Arial" w:hAnsi="Arial"/>
          <w:sz w:val="18"/>
          <w:szCs w:val="18"/>
        </w:rPr>
        <w:t>of</w:t>
      </w:r>
      <w:r>
        <w:rPr>
          <w:rFonts w:eastAsia="MS PGothic" w:cs="MS PGothic" w:ascii="MS PGothic" w:hAnsi="MS PGothic"/>
          <w:sz w:val="18"/>
          <w:szCs w:val="18"/>
        </w:rPr>
        <w:noBreakHyphen/>
      </w:r>
      <w:r>
        <w:rPr>
          <w:rFonts w:eastAsia="Arial" w:cs="Arial" w:ascii="Arial" w:hAnsi="Arial"/>
          <w:sz w:val="18"/>
          <w:szCs w:val="18"/>
        </w:rPr>
        <w:t>way, restrictions and other similar encumbrances incurred in the ordinary course of business which, in the aggregate, are not substantial in amount, and which do not in any case materially detract from the value of the property subject thereto or interfere with the ordinary conduct of the businesses of the Borrower and its Subsidiaries;</w:t>
      </w:r>
    </w:p>
    <w:p>
      <w:pPr>
        <w:pStyle w:val="Normal"/>
        <w:spacing w:lineRule="exact" w:line="258"/>
        <w:rPr>
          <w:rFonts w:ascii="Arial" w:hAnsi="Arial" w:eastAsia="Arial" w:cs="Arial"/>
          <w:sz w:val="18"/>
          <w:szCs w:val="18"/>
        </w:rPr>
      </w:pPr>
      <w:r>
        <w:rPr>
          <w:rFonts w:eastAsia="Arial" w:cs="Arial" w:ascii="Arial" w:hAnsi="Arial"/>
          <w:sz w:val="18"/>
          <w:szCs w:val="18"/>
        </w:rPr>
      </w:r>
    </w:p>
    <w:p>
      <w:pPr>
        <w:pStyle w:val="Normal"/>
        <w:numPr>
          <w:ilvl w:val="0"/>
          <w:numId w:val="72"/>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rPr>
        <w:t>Liens on property of a Person subject to an Acquisition existing at the time of such Acquisition;</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72"/>
        </w:numPr>
        <w:tabs>
          <w:tab w:val="clear" w:pos="720"/>
          <w:tab w:val="left" w:pos="1580" w:leader="none"/>
        </w:tabs>
        <w:ind w:hanging="924" w:left="1580"/>
        <w:rPr>
          <w:rFonts w:ascii="Arial" w:hAnsi="Arial" w:eastAsia="Arial" w:cs="Arial"/>
          <w:sz w:val="18"/>
          <w:szCs w:val="18"/>
        </w:rPr>
      </w:pPr>
      <w:r>
        <w:rPr>
          <w:rFonts w:eastAsia="Arial" w:cs="Arial" w:ascii="Arial" w:hAnsi="Arial"/>
          <w:sz w:val="18"/>
          <w:szCs w:val="18"/>
        </w:rPr>
        <w:t>Liens existing on the Closing Date on property of one or more Subsidiaries securing Indebtedness of such Subsidiaries;</w:t>
      </w:r>
    </w:p>
    <w:p>
      <w:pPr>
        <w:pStyle w:val="Normal"/>
        <w:spacing w:lineRule="exact" w:line="396"/>
        <w:rPr>
          <w:sz w:val="20"/>
          <w:szCs w:val="20"/>
        </w:rPr>
      </w:pPr>
      <w:r>
        <w:rPr>
          <w:sz w:val="20"/>
          <w:szCs w:val="20"/>
        </w:rPr>
      </w:r>
    </w:p>
    <w:p>
      <w:pPr>
        <w:pStyle w:val="Normal"/>
        <w:jc w:val="center"/>
        <w:rPr>
          <w:sz w:val="20"/>
          <w:szCs w:val="20"/>
        </w:rPr>
      </w:pPr>
      <w:r>
        <w:rPr>
          <w:rFonts w:eastAsia="Arial" w:cs="Arial" w:ascii="Arial" w:hAnsi="Arial"/>
          <w:sz w:val="14"/>
          <w:szCs w:val="14"/>
        </w:rPr>
        <w:t>52</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55">
            <wp:simplePos x="0" y="0"/>
            <wp:positionH relativeFrom="column">
              <wp:posOffset>5080</wp:posOffset>
            </wp:positionH>
            <wp:positionV relativeFrom="paragraph">
              <wp:posOffset>38100</wp:posOffset>
            </wp:positionV>
            <wp:extent cx="7132320" cy="17145"/>
            <wp:effectExtent l="0" t="0" r="0" b="0"/>
            <wp:wrapNone/>
            <wp:docPr id="54" name="Pictur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75" descr=""/>
                    <pic:cNvPicPr>
                      <a:picLocks noChangeAspect="1" noChangeArrowheads="1"/>
                    </pic:cNvPicPr>
                  </pic:nvPicPr>
                  <pic:blipFill>
                    <a:blip r:embed="rId55"/>
                    <a:stretch>
                      <a:fillRect/>
                    </a:stretch>
                  </pic:blipFill>
                  <pic:spPr bwMode="auto">
                    <a:xfrm>
                      <a:off x="0" y="0"/>
                      <a:ext cx="7132320" cy="17145"/>
                    </a:xfrm>
                    <a:prstGeom prst="rect">
                      <a:avLst/>
                    </a:prstGeom>
                    <a:noFill/>
                  </pic:spPr>
                </pic:pic>
              </a:graphicData>
            </a:graphic>
          </wp:anchor>
        </w:drawing>
      </w:r>
    </w:p>
    <w:p>
      <w:pPr>
        <w:pStyle w:val="Normal"/>
        <w:numPr>
          <w:ilvl w:val="0"/>
          <w:numId w:val="73"/>
        </w:numPr>
        <w:tabs>
          <w:tab w:val="clear" w:pos="720"/>
          <w:tab w:val="left" w:pos="1479" w:leader="none"/>
        </w:tabs>
        <w:spacing w:lineRule="auto" w:line="343"/>
        <w:ind w:firstLine="656"/>
        <w:rPr>
          <w:rFonts w:ascii="Arial" w:hAnsi="Arial" w:eastAsia="Arial" w:cs="Arial"/>
          <w:sz w:val="16"/>
          <w:szCs w:val="16"/>
        </w:rPr>
      </w:pPr>
      <w:bookmarkStart w:id="56" w:name="page62"/>
      <w:bookmarkEnd w:id="56"/>
      <w:r>
        <w:rPr>
          <w:rFonts w:eastAsia="Arial" w:cs="Arial" w:ascii="Arial" w:hAnsi="Arial"/>
          <w:sz w:val="16"/>
          <w:szCs w:val="16"/>
        </w:rPr>
        <w:t xml:space="preserve">Liens on Receivables, lease receivables and other obligations owing to the Borrower or any domestic Wholly-Owned Subsidiary to the extent such Receivables, lease receivables and other obligations have been sold under a Receivables Purchase Facility permitted under </w:t>
      </w:r>
      <w:r>
        <w:rPr>
          <w:rFonts w:eastAsia="Arial" w:cs="Arial" w:ascii="Arial" w:hAnsi="Arial"/>
          <w:sz w:val="16"/>
          <w:szCs w:val="16"/>
          <w:u w:val="single"/>
        </w:rPr>
        <w:t>Section 7.02(d)</w:t>
      </w:r>
      <w:r>
        <w:rPr>
          <w:rFonts w:eastAsia="Arial" w:cs="Arial" w:ascii="Arial" w:hAnsi="Arial"/>
          <w:sz w:val="16"/>
          <w:szCs w:val="16"/>
        </w:rPr>
        <w:t>;</w:t>
      </w:r>
    </w:p>
    <w:p>
      <w:pPr>
        <w:pStyle w:val="Normal"/>
        <w:spacing w:lineRule="exact" w:line="177"/>
        <w:rPr>
          <w:rFonts w:ascii="Arial" w:hAnsi="Arial" w:eastAsia="Arial" w:cs="Arial"/>
          <w:sz w:val="16"/>
          <w:szCs w:val="16"/>
        </w:rPr>
      </w:pPr>
      <w:r>
        <w:rPr>
          <w:rFonts w:eastAsia="Arial" w:cs="Arial" w:ascii="Arial" w:hAnsi="Arial"/>
          <w:sz w:val="16"/>
          <w:szCs w:val="16"/>
        </w:rPr>
      </w:r>
    </w:p>
    <w:p>
      <w:pPr>
        <w:pStyle w:val="Normal"/>
        <w:numPr>
          <w:ilvl w:val="0"/>
          <w:numId w:val="73"/>
        </w:numPr>
        <w:tabs>
          <w:tab w:val="clear" w:pos="720"/>
          <w:tab w:val="left" w:pos="1506" w:leader="none"/>
        </w:tabs>
        <w:spacing w:lineRule="auto" w:line="302"/>
        <w:ind w:firstLine="656"/>
        <w:jc w:val="both"/>
        <w:rPr>
          <w:rFonts w:ascii="Arial" w:hAnsi="Arial" w:eastAsia="Arial" w:cs="Arial"/>
          <w:sz w:val="16"/>
          <w:szCs w:val="16"/>
        </w:rPr>
      </w:pPr>
      <w:r>
        <w:rPr>
          <w:rFonts w:eastAsia="Arial" w:cs="Arial" w:ascii="Arial" w:hAnsi="Arial"/>
          <w:sz w:val="16"/>
          <w:szCs w:val="16"/>
        </w:rPr>
        <w:t xml:space="preserve">Liens arising solely by virtue of any statutory or common law provision relating to banker’s liens, rights of set-off or similar rights and remedies as to deposit accounts or other funds maintained with a creditor depository institution; </w:t>
      </w:r>
      <w:r>
        <w:rPr>
          <w:rFonts w:eastAsia="Arial" w:cs="Arial" w:ascii="Arial" w:hAnsi="Arial"/>
          <w:sz w:val="16"/>
          <w:szCs w:val="16"/>
          <w:u w:val="single"/>
        </w:rPr>
        <w:t>provided</w:t>
      </w:r>
      <w:r>
        <w:rPr>
          <w:rFonts w:eastAsia="Arial" w:cs="Arial" w:ascii="Arial" w:hAnsi="Arial"/>
          <w:sz w:val="16"/>
          <w:szCs w:val="16"/>
        </w:rPr>
        <w:t xml:space="preserve"> that (i) such deposit account is not a dedicated cash collateral account and is not subject to restrictions against access by the Borrower in excess of those set forth by regulations promulgated by the FRB, and (ii) such deposit account is not intended by the Borrower or any Subsidiary to provide collateral to the depository institution; and</w:t>
      </w:r>
    </w:p>
    <w:p>
      <w:pPr>
        <w:pStyle w:val="Normal"/>
        <w:spacing w:lineRule="exact" w:line="211"/>
        <w:rPr>
          <w:rFonts w:ascii="Arial" w:hAnsi="Arial" w:eastAsia="Arial" w:cs="Arial"/>
          <w:sz w:val="16"/>
          <w:szCs w:val="16"/>
        </w:rPr>
      </w:pPr>
      <w:r>
        <w:rPr>
          <w:rFonts w:eastAsia="Arial" w:cs="Arial" w:ascii="Arial" w:hAnsi="Arial"/>
          <w:sz w:val="16"/>
          <w:szCs w:val="16"/>
        </w:rPr>
      </w:r>
    </w:p>
    <w:p>
      <w:pPr>
        <w:pStyle w:val="Normal"/>
        <w:numPr>
          <w:ilvl w:val="0"/>
          <w:numId w:val="73"/>
        </w:numPr>
        <w:tabs>
          <w:tab w:val="clear" w:pos="720"/>
          <w:tab w:val="left" w:pos="1520" w:leader="none"/>
        </w:tabs>
        <w:spacing w:lineRule="auto" w:line="259"/>
        <w:ind w:firstLine="656"/>
        <w:jc w:val="both"/>
        <w:rPr>
          <w:rFonts w:ascii="Arial" w:hAnsi="Arial" w:eastAsia="Arial" w:cs="Arial"/>
          <w:sz w:val="18"/>
          <w:szCs w:val="18"/>
        </w:rPr>
      </w:pPr>
      <w:r>
        <w:rPr>
          <w:rFonts w:eastAsia="Arial" w:cs="Arial" w:ascii="Arial" w:hAnsi="Arial"/>
          <w:sz w:val="18"/>
          <w:szCs w:val="18"/>
        </w:rPr>
        <w:t xml:space="preserve">Liens not otherwise permitted hereunder on any property securing Indebtedness; </w:t>
      </w:r>
      <w:r>
        <w:rPr>
          <w:rFonts w:eastAsia="Arial" w:cs="Arial" w:ascii="Arial" w:hAnsi="Arial"/>
          <w:sz w:val="18"/>
          <w:szCs w:val="18"/>
          <w:u w:val="single"/>
        </w:rPr>
        <w:t>provided</w:t>
      </w:r>
      <w:r>
        <w:rPr>
          <w:rFonts w:eastAsia="Arial" w:cs="Arial" w:ascii="Arial" w:hAnsi="Arial"/>
          <w:sz w:val="18"/>
          <w:szCs w:val="18"/>
        </w:rPr>
        <w:t xml:space="preserve"> that the amount of Indebtedness so secured together with Indebtedness permitted to be secured pursuant to </w:t>
      </w:r>
      <w:r>
        <w:rPr>
          <w:rFonts w:eastAsia="Arial" w:cs="Arial" w:ascii="Arial" w:hAnsi="Arial"/>
          <w:sz w:val="18"/>
          <w:szCs w:val="18"/>
          <w:u w:val="single"/>
        </w:rPr>
        <w:t>Section 7.01(a)</w:t>
      </w:r>
      <w:r>
        <w:rPr>
          <w:rFonts w:eastAsia="Arial" w:cs="Arial" w:ascii="Arial" w:hAnsi="Arial"/>
          <w:sz w:val="18"/>
          <w:szCs w:val="18"/>
        </w:rPr>
        <w:t xml:space="preserve"> above shall not exceed in the aggregate at any time outstanding 10% of the consolidated total tangible assets (balance sheet total assets less goodwill and intangibles) of the Borrower and its Subsidiaries determined as of the end of the most recently ended fiscal quarter of the Borrower.</w:t>
      </w:r>
    </w:p>
    <w:p>
      <w:pPr>
        <w:pStyle w:val="Normal"/>
        <w:spacing w:lineRule="exact" w:line="237"/>
        <w:rPr>
          <w:sz w:val="20"/>
          <w:szCs w:val="20"/>
        </w:rPr>
      </w:pPr>
      <w:r>
        <w:rPr>
          <w:sz w:val="20"/>
          <w:szCs w:val="20"/>
        </w:rPr>
      </w:r>
    </w:p>
    <w:p>
      <w:pPr>
        <w:pStyle w:val="Normal"/>
        <w:tabs>
          <w:tab w:val="clear" w:pos="720"/>
          <w:tab w:val="left" w:pos="1640" w:leader="none"/>
        </w:tabs>
        <w:ind w:left="660"/>
        <w:rPr>
          <w:sz w:val="20"/>
          <w:szCs w:val="20"/>
        </w:rPr>
      </w:pPr>
      <w:r>
        <w:rPr>
          <w:rFonts w:eastAsia="Arial" w:cs="Arial" w:ascii="Arial" w:hAnsi="Arial"/>
          <w:b/>
          <w:bCs/>
          <w:sz w:val="18"/>
          <w:szCs w:val="18"/>
        </w:rPr>
        <w:t>7.02</w:t>
      </w:r>
      <w:r>
        <w:rPr>
          <w:sz w:val="20"/>
          <w:szCs w:val="20"/>
        </w:rPr>
        <w:tab/>
      </w:r>
      <w:r>
        <w:rPr>
          <w:rFonts w:eastAsia="Arial" w:cs="Arial" w:ascii="Arial" w:hAnsi="Arial"/>
          <w:b/>
          <w:bCs/>
          <w:sz w:val="17"/>
          <w:szCs w:val="17"/>
        </w:rPr>
        <w:t>Disposition of Assets</w:t>
      </w:r>
      <w:r>
        <w:rPr>
          <w:rFonts w:eastAsia="Arial" w:cs="Arial" w:ascii="Arial" w:hAnsi="Arial"/>
          <w:sz w:val="17"/>
          <w:szCs w:val="17"/>
        </w:rPr>
        <w:t>.  The Borrower shall not, nor shall it suffer or permit any Subsidiary to, directly or indirectly, make any</w:t>
      </w:r>
    </w:p>
    <w:p>
      <w:pPr>
        <w:pStyle w:val="Normal"/>
        <w:spacing w:lineRule="exact" w:line="27"/>
        <w:rPr>
          <w:sz w:val="20"/>
          <w:szCs w:val="20"/>
        </w:rPr>
      </w:pPr>
      <w:r>
        <w:rPr>
          <w:sz w:val="20"/>
          <w:szCs w:val="20"/>
        </w:rPr>
      </w:r>
    </w:p>
    <w:p>
      <w:pPr>
        <w:pStyle w:val="Normal"/>
        <w:rPr>
          <w:sz w:val="20"/>
          <w:szCs w:val="20"/>
        </w:rPr>
      </w:pPr>
      <w:r>
        <w:rPr>
          <w:rFonts w:eastAsia="Arial" w:cs="Arial" w:ascii="Arial" w:hAnsi="Arial"/>
          <w:sz w:val="18"/>
          <w:szCs w:val="18"/>
        </w:rPr>
        <w:t>Disposition or enter into any agreement to make any Disposition, except:</w:t>
      </w:r>
    </w:p>
    <w:p>
      <w:pPr>
        <w:pStyle w:val="Normal"/>
        <w:spacing w:lineRule="exact" w:line="265"/>
        <w:rPr>
          <w:sz w:val="20"/>
          <w:szCs w:val="20"/>
        </w:rPr>
      </w:pPr>
      <w:r>
        <w:rPr>
          <w:sz w:val="20"/>
          <w:szCs w:val="20"/>
        </w:rPr>
      </w:r>
    </w:p>
    <w:p>
      <w:pPr>
        <w:pStyle w:val="Normal"/>
        <w:numPr>
          <w:ilvl w:val="0"/>
          <w:numId w:val="74"/>
        </w:numPr>
        <w:tabs>
          <w:tab w:val="clear" w:pos="720"/>
          <w:tab w:val="left" w:pos="1560" w:leader="none"/>
        </w:tabs>
        <w:spacing w:lineRule="exact" w:line="207"/>
        <w:ind w:hanging="904" w:left="1560"/>
        <w:rPr>
          <w:rFonts w:ascii="Arial" w:hAnsi="Arial" w:eastAsia="Arial" w:cs="Arial"/>
          <w:sz w:val="18"/>
          <w:szCs w:val="18"/>
        </w:rPr>
      </w:pPr>
      <w:r>
        <w:rPr>
          <w:rFonts w:eastAsia="Arial" w:cs="Arial" w:ascii="Arial" w:hAnsi="Arial"/>
          <w:sz w:val="18"/>
          <w:szCs w:val="18"/>
        </w:rPr>
        <w:t>Dispositions of inventory, or used, worn</w:t>
      </w:r>
      <w:r>
        <w:rPr>
          <w:rFonts w:eastAsia="MS PGothic" w:cs="MS PGothic" w:ascii="MS PGothic" w:hAnsi="MS PGothic"/>
          <w:sz w:val="18"/>
          <w:szCs w:val="18"/>
        </w:rPr>
        <w:noBreakHyphen/>
      </w:r>
      <w:r>
        <w:rPr>
          <w:rFonts w:eastAsia="Arial" w:cs="Arial" w:ascii="Arial" w:hAnsi="Arial"/>
          <w:sz w:val="18"/>
          <w:szCs w:val="18"/>
        </w:rPr>
        <w:t>out or surplus property, all in the ordinary course of business;</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74"/>
        </w:numPr>
        <w:tabs>
          <w:tab w:val="clear" w:pos="720"/>
          <w:tab w:val="left" w:pos="1587" w:leader="none"/>
        </w:tabs>
        <w:spacing w:lineRule="auto" w:line="278"/>
        <w:ind w:firstLine="656"/>
        <w:rPr>
          <w:rFonts w:ascii="Arial" w:hAnsi="Arial" w:eastAsia="Arial" w:cs="Arial"/>
          <w:sz w:val="18"/>
          <w:szCs w:val="18"/>
        </w:rPr>
      </w:pPr>
      <w:r>
        <w:rPr>
          <w:rFonts w:eastAsia="Arial" w:cs="Arial" w:ascii="Arial" w:hAnsi="Arial"/>
          <w:sz w:val="18"/>
          <w:szCs w:val="18"/>
        </w:rPr>
        <w:t>the sale of equipment to the extent that such equipment is exchanged for credit against the purchase price of similar replacement equipment, or the proceeds of such sale are reasonably promptly applied to the purchase price of such replacement equipment;</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74"/>
        </w:numPr>
        <w:tabs>
          <w:tab w:val="clear" w:pos="720"/>
          <w:tab w:val="left" w:pos="1580" w:leader="none"/>
        </w:tabs>
        <w:ind w:hanging="924" w:left="1580"/>
        <w:rPr>
          <w:rFonts w:ascii="Arial" w:hAnsi="Arial" w:eastAsia="Arial" w:cs="Arial"/>
          <w:sz w:val="16"/>
          <w:szCs w:val="16"/>
        </w:rPr>
      </w:pPr>
      <w:r>
        <w:rPr>
          <w:rFonts w:eastAsia="Arial" w:cs="Arial" w:ascii="Arial" w:hAnsi="Arial"/>
          <w:sz w:val="16"/>
          <w:szCs w:val="16"/>
        </w:rPr>
        <w:t>Dispositions of Receivables of the Borrower or any Subsidiaries to Red Iron and, to the extent the TCC Trigger Event has occurred,</w:t>
      </w:r>
    </w:p>
    <w:p>
      <w:pPr>
        <w:pStyle w:val="Normal"/>
        <w:spacing w:lineRule="exact" w:line="46"/>
        <w:rPr>
          <w:rFonts w:ascii="Arial" w:hAnsi="Arial" w:eastAsia="Arial" w:cs="Arial"/>
          <w:sz w:val="16"/>
          <w:szCs w:val="16"/>
        </w:rPr>
      </w:pPr>
      <w:r>
        <w:rPr>
          <w:rFonts w:eastAsia="Arial" w:cs="Arial" w:ascii="Arial" w:hAnsi="Arial"/>
          <w:sz w:val="16"/>
          <w:szCs w:val="16"/>
        </w:rPr>
      </w:r>
    </w:p>
    <w:p>
      <w:pPr>
        <w:pStyle w:val="Normal"/>
        <w:rPr>
          <w:rFonts w:ascii="Arial" w:hAnsi="Arial" w:eastAsia="Arial" w:cs="Arial"/>
          <w:sz w:val="16"/>
          <w:szCs w:val="16"/>
        </w:rPr>
      </w:pPr>
      <w:r>
        <w:rPr>
          <w:rFonts w:eastAsia="Arial" w:cs="Arial" w:ascii="Arial" w:hAnsi="Arial"/>
          <w:sz w:val="18"/>
          <w:szCs w:val="18"/>
        </w:rPr>
        <w:t>TCC;</w:t>
      </w:r>
    </w:p>
    <w:p>
      <w:pPr>
        <w:pStyle w:val="Normal"/>
        <w:spacing w:lineRule="exact" w:line="264"/>
        <w:rPr>
          <w:rFonts w:ascii="Arial" w:hAnsi="Arial" w:eastAsia="Arial" w:cs="Arial"/>
          <w:sz w:val="16"/>
          <w:szCs w:val="16"/>
        </w:rPr>
      </w:pPr>
      <w:r>
        <w:rPr>
          <w:rFonts w:eastAsia="Arial" w:cs="Arial" w:ascii="Arial" w:hAnsi="Arial"/>
          <w:sz w:val="16"/>
          <w:szCs w:val="16"/>
        </w:rPr>
      </w:r>
    </w:p>
    <w:p>
      <w:pPr>
        <w:pStyle w:val="Normal"/>
        <w:numPr>
          <w:ilvl w:val="0"/>
          <w:numId w:val="74"/>
        </w:numPr>
        <w:tabs>
          <w:tab w:val="clear" w:pos="720"/>
          <w:tab w:val="left" w:pos="1533" w:leader="none"/>
        </w:tabs>
        <w:spacing w:lineRule="auto" w:line="302"/>
        <w:ind w:firstLine="656"/>
        <w:jc w:val="both"/>
        <w:rPr>
          <w:rFonts w:ascii="Arial" w:hAnsi="Arial" w:eastAsia="Arial" w:cs="Arial"/>
          <w:sz w:val="16"/>
          <w:szCs w:val="16"/>
        </w:rPr>
      </w:pPr>
      <w:r>
        <w:rPr>
          <w:rFonts w:eastAsia="Arial" w:cs="Arial" w:ascii="Arial" w:hAnsi="Arial"/>
          <w:sz w:val="16"/>
          <w:szCs w:val="16"/>
        </w:rPr>
        <w:t xml:space="preserve">Dispositions by any Originator of Receivables pursuant to Receivables Purchase Facilities or other Disposition of Receivables at any time of the Borrower or its Subsidiaries, whether pursuant to a securitization facility, a factoring arrangement or other manner of monetization thereof </w:t>
      </w:r>
      <w:r>
        <w:rPr>
          <w:rFonts w:eastAsia="Arial" w:cs="Arial" w:ascii="Arial" w:hAnsi="Arial"/>
          <w:sz w:val="16"/>
          <w:szCs w:val="16"/>
          <w:u w:val="single"/>
        </w:rPr>
        <w:t>provided</w:t>
      </w:r>
      <w:r>
        <w:rPr>
          <w:rFonts w:eastAsia="Arial" w:cs="Arial" w:ascii="Arial" w:hAnsi="Arial"/>
          <w:sz w:val="16"/>
          <w:szCs w:val="16"/>
        </w:rPr>
        <w:t xml:space="preserve"> that the outstanding unpaid amount of all such Receivables so sold in the aggregate shall not at any time exceed $200,000,000; </w:t>
      </w:r>
      <w:r>
        <w:rPr>
          <w:rFonts w:eastAsia="Arial" w:cs="Arial" w:ascii="Arial" w:hAnsi="Arial"/>
          <w:sz w:val="16"/>
          <w:szCs w:val="16"/>
          <w:u w:val="single"/>
        </w:rPr>
        <w:t>provided</w:t>
      </w:r>
      <w:r>
        <w:rPr>
          <w:rFonts w:eastAsia="Arial" w:cs="Arial" w:ascii="Arial" w:hAnsi="Arial"/>
          <w:sz w:val="16"/>
          <w:szCs w:val="16"/>
        </w:rPr>
        <w:t xml:space="preserve"> further that Dispositions made in connection with any Floor Plan Financing Arrangements shall not be subject to the proviso of this clause (d);</w:t>
      </w:r>
    </w:p>
    <w:p>
      <w:pPr>
        <w:pStyle w:val="Normal"/>
        <w:spacing w:lineRule="exact" w:line="211"/>
        <w:rPr>
          <w:rFonts w:ascii="Arial" w:hAnsi="Arial" w:eastAsia="Arial" w:cs="Arial"/>
          <w:sz w:val="16"/>
          <w:szCs w:val="16"/>
        </w:rPr>
      </w:pPr>
      <w:r>
        <w:rPr>
          <w:rFonts w:eastAsia="Arial" w:cs="Arial" w:ascii="Arial" w:hAnsi="Arial"/>
          <w:sz w:val="16"/>
          <w:szCs w:val="16"/>
        </w:rPr>
      </w:r>
    </w:p>
    <w:p>
      <w:pPr>
        <w:pStyle w:val="Normal"/>
        <w:numPr>
          <w:ilvl w:val="0"/>
          <w:numId w:val="74"/>
        </w:numPr>
        <w:tabs>
          <w:tab w:val="clear" w:pos="720"/>
          <w:tab w:val="left" w:pos="1442" w:leader="none"/>
        </w:tabs>
        <w:spacing w:lineRule="auto" w:line="302"/>
        <w:ind w:firstLine="656"/>
        <w:jc w:val="both"/>
        <w:rPr>
          <w:rFonts w:ascii="Arial" w:hAnsi="Arial" w:eastAsia="Arial" w:cs="Arial"/>
          <w:sz w:val="16"/>
          <w:szCs w:val="16"/>
        </w:rPr>
      </w:pPr>
      <w:r>
        <w:rPr>
          <w:rFonts w:eastAsia="Arial" w:cs="Arial" w:ascii="Arial" w:hAnsi="Arial"/>
          <w:sz w:val="16"/>
          <w:szCs w:val="16"/>
        </w:rPr>
        <w:t xml:space="preserve">(i) Dispositions made in accordance with the Borrower’s investment policy, (ii) made in connection with Acquisitions, (iii) Dispositions of interests in Joint Ventures; (iv) Dispositions made in connection with Swap Contracts, (v) permitted Dispositions of Subsidiaries, (vi) Dispositions in connection with purchases by the Borrower of shares of its capital stock and associated rights to purchase shares of the Borrower’s preferred stock pursuant to the Borrower’s shareholder rights plan to the extent permitted by </w:t>
      </w:r>
      <w:r>
        <w:rPr>
          <w:rFonts w:eastAsia="Arial" w:cs="Arial" w:ascii="Arial" w:hAnsi="Arial"/>
          <w:sz w:val="16"/>
          <w:szCs w:val="16"/>
          <w:u w:val="single"/>
        </w:rPr>
        <w:t>Sections 6.11</w:t>
      </w:r>
      <w:r>
        <w:rPr>
          <w:rFonts w:eastAsia="Arial" w:cs="Arial" w:ascii="Arial" w:hAnsi="Arial"/>
          <w:sz w:val="16"/>
          <w:szCs w:val="16"/>
        </w:rPr>
        <w:t xml:space="preserve"> and </w:t>
      </w:r>
      <w:r>
        <w:rPr>
          <w:rFonts w:eastAsia="Arial" w:cs="Arial" w:ascii="Arial" w:hAnsi="Arial"/>
          <w:sz w:val="16"/>
          <w:szCs w:val="16"/>
          <w:u w:val="single"/>
        </w:rPr>
        <w:t>7.04(c)</w:t>
      </w:r>
      <w:r>
        <w:rPr>
          <w:rFonts w:eastAsia="Arial" w:cs="Arial" w:ascii="Arial" w:hAnsi="Arial"/>
          <w:sz w:val="16"/>
          <w:szCs w:val="16"/>
        </w:rPr>
        <w:t>, and (vii) disposition of Equity Interests in Red Iron;</w:t>
      </w:r>
    </w:p>
    <w:p>
      <w:pPr>
        <w:pStyle w:val="Normal"/>
        <w:spacing w:lineRule="exact" w:line="211"/>
        <w:rPr>
          <w:rFonts w:ascii="Arial" w:hAnsi="Arial" w:eastAsia="Arial" w:cs="Arial"/>
          <w:sz w:val="16"/>
          <w:szCs w:val="16"/>
        </w:rPr>
      </w:pPr>
      <w:r>
        <w:rPr>
          <w:rFonts w:eastAsia="Arial" w:cs="Arial" w:ascii="Arial" w:hAnsi="Arial"/>
          <w:sz w:val="16"/>
          <w:szCs w:val="16"/>
        </w:rPr>
      </w:r>
    </w:p>
    <w:p>
      <w:pPr>
        <w:pStyle w:val="Normal"/>
        <w:numPr>
          <w:ilvl w:val="0"/>
          <w:numId w:val="74"/>
        </w:numPr>
        <w:tabs>
          <w:tab w:val="clear" w:pos="720"/>
          <w:tab w:val="left" w:pos="1543" w:leader="none"/>
        </w:tabs>
        <w:spacing w:lineRule="auto" w:line="312"/>
        <w:ind w:firstLine="656"/>
        <w:jc w:val="both"/>
        <w:rPr>
          <w:rFonts w:ascii="Arial" w:hAnsi="Arial" w:eastAsia="Arial" w:cs="Arial"/>
          <w:sz w:val="16"/>
          <w:szCs w:val="16"/>
        </w:rPr>
      </w:pPr>
      <w:r>
        <w:rPr>
          <w:rFonts w:eastAsia="Arial" w:cs="Arial" w:ascii="Arial" w:hAnsi="Arial"/>
          <w:sz w:val="16"/>
          <w:szCs w:val="16"/>
        </w:rPr>
        <w:t xml:space="preserve">Dispositions not otherwise permitted hereunder; </w:t>
      </w:r>
      <w:r>
        <w:rPr>
          <w:rFonts w:eastAsia="Arial" w:cs="Arial" w:ascii="Arial" w:hAnsi="Arial"/>
          <w:sz w:val="16"/>
          <w:szCs w:val="16"/>
          <w:u w:val="single"/>
        </w:rPr>
        <w:t>provided</w:t>
      </w:r>
      <w:r>
        <w:rPr>
          <w:rFonts w:eastAsia="Arial" w:cs="Arial" w:ascii="Arial" w:hAnsi="Arial"/>
          <w:sz w:val="16"/>
          <w:szCs w:val="16"/>
        </w:rPr>
        <w:t>, that (i) at the time of any such Disposition, no Event of Default shall exist or shall result from such disposition and (ii) the aggregate value of all assets so sold by the Borrower and its Subsidiaries shall not exceed in any fiscal year 15% of the consolidated total assets of the Borrower and its Subsidiaries determined as of the end of the most recently ended fiscal quarter of the Borrower;</w:t>
      </w:r>
    </w:p>
    <w:p>
      <w:pPr>
        <w:pStyle w:val="Normal"/>
        <w:spacing w:lineRule="exact" w:line="347"/>
        <w:rPr>
          <w:sz w:val="20"/>
          <w:szCs w:val="20"/>
        </w:rPr>
      </w:pPr>
      <w:r>
        <w:rPr>
          <w:sz w:val="20"/>
          <w:szCs w:val="20"/>
        </w:rPr>
      </w:r>
    </w:p>
    <w:p>
      <w:pPr>
        <w:pStyle w:val="Normal"/>
        <w:jc w:val="center"/>
        <w:rPr>
          <w:sz w:val="20"/>
          <w:szCs w:val="20"/>
        </w:rPr>
      </w:pPr>
      <w:r>
        <w:rPr>
          <w:rFonts w:eastAsia="Arial" w:cs="Arial" w:ascii="Arial" w:hAnsi="Arial"/>
          <w:sz w:val="14"/>
          <w:szCs w:val="14"/>
        </w:rPr>
        <w:t>53</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56">
            <wp:simplePos x="0" y="0"/>
            <wp:positionH relativeFrom="column">
              <wp:posOffset>5080</wp:posOffset>
            </wp:positionH>
            <wp:positionV relativeFrom="paragraph">
              <wp:posOffset>38100</wp:posOffset>
            </wp:positionV>
            <wp:extent cx="7132320" cy="17145"/>
            <wp:effectExtent l="0" t="0" r="0" b="0"/>
            <wp:wrapNone/>
            <wp:docPr id="55" name="Pictur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76" descr=""/>
                    <pic:cNvPicPr>
                      <a:picLocks noChangeAspect="1" noChangeArrowheads="1"/>
                    </pic:cNvPicPr>
                  </pic:nvPicPr>
                  <pic:blipFill>
                    <a:blip r:embed="rId56"/>
                    <a:stretch>
                      <a:fillRect/>
                    </a:stretch>
                  </pic:blipFill>
                  <pic:spPr bwMode="auto">
                    <a:xfrm>
                      <a:off x="0" y="0"/>
                      <a:ext cx="7132320" cy="17145"/>
                    </a:xfrm>
                    <a:prstGeom prst="rect">
                      <a:avLst/>
                    </a:prstGeom>
                    <a:noFill/>
                  </pic:spPr>
                </pic:pic>
              </a:graphicData>
            </a:graphic>
          </wp:anchor>
        </w:drawing>
      </w:r>
    </w:p>
    <w:p>
      <w:pPr>
        <w:pStyle w:val="Normal"/>
        <w:numPr>
          <w:ilvl w:val="0"/>
          <w:numId w:val="75"/>
        </w:numPr>
        <w:tabs>
          <w:tab w:val="clear" w:pos="720"/>
          <w:tab w:val="left" w:pos="1506" w:leader="none"/>
        </w:tabs>
        <w:spacing w:lineRule="auto" w:line="264"/>
        <w:ind w:firstLine="656"/>
        <w:jc w:val="both"/>
        <w:rPr>
          <w:rFonts w:ascii="Arial" w:hAnsi="Arial" w:eastAsia="Arial" w:cs="Arial"/>
          <w:sz w:val="18"/>
          <w:szCs w:val="18"/>
        </w:rPr>
      </w:pPr>
      <w:bookmarkStart w:id="57" w:name="page63"/>
      <w:bookmarkEnd w:id="57"/>
      <w:r>
        <w:rPr>
          <w:rFonts w:eastAsia="Arial" w:cs="Arial" w:ascii="Arial" w:hAnsi="Arial"/>
          <w:sz w:val="18"/>
          <w:szCs w:val="18"/>
        </w:rPr>
        <w:t>the Borrower or any Subsidiary may sell, assign, lease, convey, transfer or otherwise dispose of assets to the Borrower or a Wholly-Owned Subsidiary or in connection with the discontinuance of any line of business if the discontinuance of such line of business will not result in a Material Adverse Effect;</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75"/>
        </w:numPr>
        <w:tabs>
          <w:tab w:val="clear" w:pos="720"/>
          <w:tab w:val="left" w:pos="1479" w:leader="none"/>
        </w:tabs>
        <w:spacing w:lineRule="auto" w:line="271"/>
        <w:ind w:firstLine="656"/>
        <w:jc w:val="both"/>
        <w:rPr>
          <w:rFonts w:ascii="Arial" w:hAnsi="Arial" w:eastAsia="Arial" w:cs="Arial"/>
          <w:sz w:val="17"/>
          <w:szCs w:val="17"/>
        </w:rPr>
      </w:pPr>
      <w:r>
        <w:rPr>
          <w:rFonts w:eastAsia="Arial" w:cs="Arial" w:ascii="Arial" w:hAnsi="Arial"/>
          <w:sz w:val="17"/>
          <w:szCs w:val="17"/>
        </w:rPr>
        <w:t>Dispositions or transfers of cash or other property including capital stock (i) in payment for goods or services in the ordinary course of business to the extent not otherwise prohibited hereunder and (ii) in connection with investments, including (A) investments in accordance with the Borrower’s investment policy as adopted from time to time, (B) extensions of credit in the nature of accounts receivable or notes receivable arising from the sale or lease of goods or services in the ordinary course of business or extensions of credit by the Borrower to any of the Borrower’s Wholly-Owned Subsidiaries or by any of the Borrower’s Wholly-Owned Subsidiaries to the Borrower or to another of the Borrower’s Wholly-Owned Subsidiaries or extensions of credit made in the ordinary course of its business consistent with past practices to distributors or dealers of the Borrower’s and its Subsidiaries’ products, (C) investments incurred in order to consummate Acquisitions, (D) investments in Joint Ventures, (E) investments under Swap Contracts, (F) investments made in Subsidiaries, and (G) investments in Red Iron;</w:t>
      </w:r>
    </w:p>
    <w:p>
      <w:pPr>
        <w:pStyle w:val="Normal"/>
        <w:spacing w:lineRule="exact" w:line="232"/>
        <w:rPr>
          <w:rFonts w:ascii="Arial" w:hAnsi="Arial" w:eastAsia="Arial" w:cs="Arial"/>
          <w:sz w:val="17"/>
          <w:szCs w:val="17"/>
        </w:rPr>
      </w:pPr>
      <w:r>
        <w:rPr>
          <w:rFonts w:eastAsia="Arial" w:cs="Arial" w:ascii="Arial" w:hAnsi="Arial"/>
          <w:sz w:val="17"/>
          <w:szCs w:val="17"/>
        </w:rPr>
      </w:r>
    </w:p>
    <w:p>
      <w:pPr>
        <w:pStyle w:val="Normal"/>
        <w:numPr>
          <w:ilvl w:val="0"/>
          <w:numId w:val="75"/>
        </w:numPr>
        <w:tabs>
          <w:tab w:val="clear" w:pos="720"/>
          <w:tab w:val="left" w:pos="1580" w:leader="none"/>
        </w:tabs>
        <w:ind w:hanging="924" w:left="1580"/>
        <w:rPr>
          <w:rFonts w:ascii="Arial" w:hAnsi="Arial" w:eastAsia="Arial" w:cs="Arial"/>
          <w:sz w:val="18"/>
          <w:szCs w:val="18"/>
        </w:rPr>
      </w:pPr>
      <w:r>
        <w:rPr>
          <w:rFonts w:eastAsia="Arial" w:cs="Arial" w:ascii="Arial" w:hAnsi="Arial"/>
          <w:sz w:val="18"/>
          <w:szCs w:val="18"/>
        </w:rPr>
        <w:t>Dispositions resulting from any casualty or condemnation;</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75"/>
        </w:numPr>
        <w:tabs>
          <w:tab w:val="clear" w:pos="720"/>
          <w:tab w:val="left" w:pos="1580" w:leader="none"/>
        </w:tabs>
        <w:ind w:hanging="924" w:left="1580"/>
        <w:rPr>
          <w:rFonts w:ascii="Arial" w:hAnsi="Arial" w:eastAsia="Arial" w:cs="Arial"/>
          <w:sz w:val="18"/>
          <w:szCs w:val="18"/>
        </w:rPr>
      </w:pPr>
      <w:r>
        <w:rPr>
          <w:rFonts w:eastAsia="Arial" w:cs="Arial" w:ascii="Arial" w:hAnsi="Arial"/>
          <w:sz w:val="18"/>
          <w:szCs w:val="18"/>
        </w:rPr>
        <w:t xml:space="preserve">Dispositions in connection with Restricted Payments permitted under </w:t>
      </w:r>
      <w:r>
        <w:rPr>
          <w:rFonts w:eastAsia="Arial" w:cs="Arial" w:ascii="Arial" w:hAnsi="Arial"/>
          <w:sz w:val="18"/>
          <w:szCs w:val="18"/>
          <w:u w:val="single"/>
        </w:rPr>
        <w:t>Section 7.04</w:t>
      </w:r>
      <w:r>
        <w:rPr>
          <w:rFonts w:eastAsia="Arial" w:cs="Arial" w:ascii="Arial" w:hAnsi="Arial"/>
          <w:sz w:val="18"/>
          <w:szCs w:val="18"/>
        </w:rPr>
        <w:t>;</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75"/>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rPr>
        <w:t>Dispositions in connection with the granting of Permitted Liens; and</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75"/>
        </w:numPr>
        <w:tabs>
          <w:tab w:val="clear" w:pos="720"/>
          <w:tab w:val="left" w:pos="1580" w:leader="none"/>
        </w:tabs>
        <w:ind w:hanging="924" w:left="1580"/>
        <w:rPr>
          <w:rFonts w:ascii="Arial" w:hAnsi="Arial" w:eastAsia="Arial" w:cs="Arial"/>
          <w:sz w:val="17"/>
          <w:szCs w:val="17"/>
        </w:rPr>
      </w:pPr>
      <w:r>
        <w:rPr>
          <w:rFonts w:eastAsia="Arial" w:cs="Arial" w:ascii="Arial" w:hAnsi="Arial"/>
          <w:sz w:val="17"/>
          <w:szCs w:val="17"/>
        </w:rPr>
        <w:t>Dispositions in connection with the payment of Contingent Obligations or Indebtedness not otherwise prohibited hereunder.</w:t>
      </w:r>
    </w:p>
    <w:p>
      <w:pPr>
        <w:pStyle w:val="Normal"/>
        <w:spacing w:lineRule="exact" w:line="287"/>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7.03 Consolidations and Mergers. </w:t>
      </w:r>
      <w:r>
        <w:rPr>
          <w:rFonts w:eastAsia="Arial" w:cs="Arial" w:ascii="Arial" w:hAnsi="Arial"/>
          <w:sz w:val="18"/>
          <w:szCs w:val="18"/>
        </w:rPr>
        <w:t>The Borrower shall not, nor shall it permit any Subsidiary to, merge, consolidate with or into, or</w:t>
      </w:r>
      <w:r>
        <w:rPr>
          <w:rFonts w:eastAsia="Arial" w:cs="Arial" w:ascii="Arial" w:hAnsi="Arial"/>
          <w:b/>
          <w:bCs/>
          <w:sz w:val="18"/>
          <w:szCs w:val="18"/>
        </w:rPr>
        <w:t xml:space="preserve"> </w:t>
      </w:r>
      <w:r>
        <w:rPr>
          <w:rFonts w:eastAsia="Arial" w:cs="Arial" w:ascii="Arial" w:hAnsi="Arial"/>
          <w:sz w:val="18"/>
          <w:szCs w:val="18"/>
        </w:rPr>
        <w:t>convey, transfer, lease or otherwise dispose of (whether in one transaction or in a series of transactions) all or substantially all of its assets (whether now owned or hereafter acquired) to or in favor of any Person (including, in each case, pursuant to a Division), except:</w:t>
      </w:r>
    </w:p>
    <w:p>
      <w:pPr>
        <w:pStyle w:val="Normal"/>
        <w:spacing w:lineRule="exact" w:line="234"/>
        <w:rPr>
          <w:sz w:val="20"/>
          <w:szCs w:val="20"/>
        </w:rPr>
      </w:pPr>
      <w:r>
        <w:rPr>
          <w:sz w:val="20"/>
          <w:szCs w:val="20"/>
        </w:rPr>
      </w:r>
    </w:p>
    <w:p>
      <w:pPr>
        <w:pStyle w:val="Normal"/>
        <w:numPr>
          <w:ilvl w:val="0"/>
          <w:numId w:val="76"/>
        </w:numPr>
        <w:tabs>
          <w:tab w:val="clear" w:pos="720"/>
          <w:tab w:val="left" w:pos="1496" w:leader="none"/>
        </w:tabs>
        <w:spacing w:lineRule="auto" w:line="264"/>
        <w:ind w:firstLine="656"/>
        <w:jc w:val="both"/>
        <w:rPr>
          <w:rFonts w:ascii="Arial" w:hAnsi="Arial" w:eastAsia="Arial" w:cs="Arial"/>
          <w:sz w:val="18"/>
          <w:szCs w:val="18"/>
        </w:rPr>
      </w:pPr>
      <w:r>
        <w:rPr>
          <w:rFonts w:eastAsia="Arial" w:cs="Arial" w:ascii="Arial" w:hAnsi="Arial"/>
          <w:sz w:val="18"/>
          <w:szCs w:val="18"/>
        </w:rPr>
        <w:t xml:space="preserve">any Subsidiary (other than TCC, to the extent the TCC Trigger Event has occurred) may merge with the Borrower, or with any one or more Subsidiaries; </w:t>
      </w:r>
      <w:r>
        <w:rPr>
          <w:rFonts w:eastAsia="Arial" w:cs="Arial" w:ascii="Arial" w:hAnsi="Arial"/>
          <w:sz w:val="18"/>
          <w:szCs w:val="18"/>
          <w:u w:val="single"/>
        </w:rPr>
        <w:t>provided</w:t>
      </w:r>
      <w:r>
        <w:rPr>
          <w:rFonts w:eastAsia="Arial" w:cs="Arial" w:ascii="Arial" w:hAnsi="Arial"/>
          <w:sz w:val="18"/>
          <w:szCs w:val="18"/>
        </w:rPr>
        <w:t xml:space="preserve"> that if any transaction shall be between a Subsidiary and a Wholly-Owned Subsidiary, the surviving Person shall be a Wholly-Owned Subsidiary;</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76"/>
        </w:numPr>
        <w:tabs>
          <w:tab w:val="clear" w:pos="720"/>
          <w:tab w:val="left" w:pos="1520" w:leader="none"/>
        </w:tabs>
        <w:ind w:hanging="864" w:left="1520"/>
        <w:rPr>
          <w:rFonts w:ascii="Arial" w:hAnsi="Arial" w:eastAsia="Arial" w:cs="Arial"/>
          <w:sz w:val="18"/>
          <w:szCs w:val="18"/>
        </w:rPr>
      </w:pPr>
      <w:r>
        <w:rPr>
          <w:rFonts w:eastAsia="Arial" w:cs="Arial" w:ascii="Arial" w:hAnsi="Arial"/>
          <w:sz w:val="18"/>
          <w:szCs w:val="18"/>
        </w:rPr>
        <w:t>TCC may merge with or sell all or substantially all of its assets to the Borrower;</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76"/>
        </w:numPr>
        <w:tabs>
          <w:tab w:val="clear" w:pos="720"/>
          <w:tab w:val="left" w:pos="1536" w:leader="none"/>
        </w:tabs>
        <w:spacing w:lineRule="auto" w:line="278"/>
        <w:ind w:firstLine="656"/>
        <w:rPr>
          <w:rFonts w:ascii="Arial" w:hAnsi="Arial" w:eastAsia="Arial" w:cs="Arial"/>
          <w:sz w:val="18"/>
          <w:szCs w:val="18"/>
        </w:rPr>
      </w:pPr>
      <w:r>
        <w:rPr>
          <w:rFonts w:eastAsia="Arial" w:cs="Arial" w:ascii="Arial" w:hAnsi="Arial"/>
          <w:sz w:val="18"/>
          <w:szCs w:val="18"/>
        </w:rPr>
        <w:t>any Subsidiary (other than TCC, to the extent the TCC Trigger Event has occurred) may sell all or substantially all of its assets (upon voluntary liquidation or otherwise), to the Borrower or a Wholly-Owned Subsidiary; and</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76"/>
        </w:numPr>
        <w:tabs>
          <w:tab w:val="clear" w:pos="720"/>
          <w:tab w:val="left" w:pos="1520" w:leader="none"/>
        </w:tabs>
        <w:ind w:hanging="864" w:left="1520"/>
        <w:rPr>
          <w:rFonts w:ascii="Arial" w:hAnsi="Arial" w:eastAsia="Arial" w:cs="Arial"/>
          <w:sz w:val="18"/>
          <w:szCs w:val="18"/>
        </w:rPr>
      </w:pPr>
      <w:r>
        <w:rPr>
          <w:rFonts w:eastAsia="Arial" w:cs="Arial" w:ascii="Arial" w:hAnsi="Arial"/>
          <w:sz w:val="18"/>
          <w:szCs w:val="18"/>
        </w:rPr>
        <w:t xml:space="preserve">those transactions otherwise permitted under </w:t>
      </w:r>
      <w:r>
        <w:rPr>
          <w:rFonts w:eastAsia="Arial" w:cs="Arial" w:ascii="Arial" w:hAnsi="Arial"/>
          <w:sz w:val="18"/>
          <w:szCs w:val="18"/>
          <w:u w:val="single"/>
        </w:rPr>
        <w:t>Section 7.02</w:t>
      </w:r>
      <w:r>
        <w:rPr>
          <w:rFonts w:eastAsia="Arial" w:cs="Arial" w:ascii="Arial" w:hAnsi="Arial"/>
          <w:sz w:val="18"/>
          <w:szCs w:val="18"/>
        </w:rPr>
        <w:t>; and</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76"/>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rPr>
        <w:t>transactions in order to consummate Acquisitions.</w:t>
      </w:r>
    </w:p>
    <w:p>
      <w:pPr>
        <w:pStyle w:val="Normal"/>
        <w:spacing w:lineRule="exact" w:line="275"/>
        <w:rPr>
          <w:sz w:val="20"/>
          <w:szCs w:val="20"/>
        </w:rPr>
      </w:pPr>
      <w:r>
        <w:rPr>
          <w:sz w:val="20"/>
          <w:szCs w:val="20"/>
        </w:rPr>
      </w:r>
    </w:p>
    <w:p>
      <w:pPr>
        <w:pStyle w:val="Normal"/>
        <w:spacing w:lineRule="auto" w:line="262"/>
        <w:ind w:firstLine="648"/>
        <w:jc w:val="both"/>
        <w:rPr>
          <w:sz w:val="20"/>
          <w:szCs w:val="20"/>
        </w:rPr>
      </w:pPr>
      <w:r>
        <w:rPr>
          <w:rFonts w:eastAsia="Arial" w:cs="Arial" w:ascii="Arial" w:hAnsi="Arial"/>
          <w:b/>
          <w:bCs/>
          <w:sz w:val="18"/>
          <w:szCs w:val="18"/>
        </w:rPr>
        <w:t xml:space="preserve">7.04 Restricted Payments. </w:t>
      </w:r>
      <w:r>
        <w:rPr>
          <w:rFonts w:eastAsia="Arial" w:cs="Arial" w:ascii="Arial" w:hAnsi="Arial"/>
          <w:sz w:val="18"/>
          <w:szCs w:val="18"/>
        </w:rPr>
        <w:t>The Borrower shall not, nor shall it suffer or permit any Material Subsidiary to, declare or make any dividend</w:t>
      </w:r>
      <w:r>
        <w:rPr>
          <w:rFonts w:eastAsia="Arial" w:cs="Arial" w:ascii="Arial" w:hAnsi="Arial"/>
          <w:b/>
          <w:bCs/>
          <w:sz w:val="18"/>
          <w:szCs w:val="18"/>
        </w:rPr>
        <w:t xml:space="preserve"> </w:t>
      </w:r>
      <w:r>
        <w:rPr>
          <w:rFonts w:eastAsia="Arial" w:cs="Arial" w:ascii="Arial" w:hAnsi="Arial"/>
          <w:sz w:val="18"/>
          <w:szCs w:val="18"/>
        </w:rPr>
        <w:t>payment or other distribution of assets, properties, cash, rights, obligations or securities on account of any shares of any class of its capital stock, or purchase, redeem or otherwise acquire for value any shares of its capital stock or any warrants, rights or options to acquire such shares, now or hereafter outstanding (each of the foregoing a “</w:t>
      </w:r>
      <w:r>
        <w:rPr>
          <w:rFonts w:eastAsia="Arial" w:cs="Arial" w:ascii="Arial" w:hAnsi="Arial"/>
          <w:sz w:val="18"/>
          <w:szCs w:val="18"/>
          <w:u w:val="single"/>
        </w:rPr>
        <w:t>Restricted Payment</w:t>
      </w:r>
      <w:r>
        <w:rPr>
          <w:rFonts w:eastAsia="Arial" w:cs="Arial" w:ascii="Arial" w:hAnsi="Arial"/>
          <w:sz w:val="18"/>
          <w:szCs w:val="18"/>
        </w:rPr>
        <w:t>”); except that:</w:t>
      </w:r>
    </w:p>
    <w:p>
      <w:pPr>
        <w:pStyle w:val="Normal"/>
        <w:spacing w:lineRule="exact" w:line="382"/>
        <w:rPr>
          <w:sz w:val="20"/>
          <w:szCs w:val="20"/>
        </w:rPr>
      </w:pPr>
      <w:r>
        <w:rPr>
          <w:sz w:val="20"/>
          <w:szCs w:val="20"/>
        </w:rPr>
      </w:r>
    </w:p>
    <w:p>
      <w:pPr>
        <w:pStyle w:val="Normal"/>
        <w:jc w:val="center"/>
        <w:rPr>
          <w:sz w:val="20"/>
          <w:szCs w:val="20"/>
        </w:rPr>
      </w:pPr>
      <w:r>
        <w:rPr>
          <w:rFonts w:eastAsia="Arial" w:cs="Arial" w:ascii="Arial" w:hAnsi="Arial"/>
          <w:sz w:val="14"/>
          <w:szCs w:val="14"/>
        </w:rPr>
        <w:t>54</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57">
            <wp:simplePos x="0" y="0"/>
            <wp:positionH relativeFrom="column">
              <wp:posOffset>5080</wp:posOffset>
            </wp:positionH>
            <wp:positionV relativeFrom="paragraph">
              <wp:posOffset>38100</wp:posOffset>
            </wp:positionV>
            <wp:extent cx="7132320" cy="17145"/>
            <wp:effectExtent l="0" t="0" r="0" b="0"/>
            <wp:wrapNone/>
            <wp:docPr id="56"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77" descr=""/>
                    <pic:cNvPicPr>
                      <a:picLocks noChangeAspect="1" noChangeArrowheads="1"/>
                    </pic:cNvPicPr>
                  </pic:nvPicPr>
                  <pic:blipFill>
                    <a:blip r:embed="rId57"/>
                    <a:stretch>
                      <a:fillRect/>
                    </a:stretch>
                  </pic:blipFill>
                  <pic:spPr bwMode="auto">
                    <a:xfrm>
                      <a:off x="0" y="0"/>
                      <a:ext cx="7132320" cy="17145"/>
                    </a:xfrm>
                    <a:prstGeom prst="rect">
                      <a:avLst/>
                    </a:prstGeom>
                    <a:noFill/>
                  </pic:spPr>
                </pic:pic>
              </a:graphicData>
            </a:graphic>
          </wp:anchor>
        </w:drawing>
      </w:r>
    </w:p>
    <w:p>
      <w:pPr>
        <w:pStyle w:val="Normal"/>
        <w:numPr>
          <w:ilvl w:val="0"/>
          <w:numId w:val="77"/>
        </w:numPr>
        <w:tabs>
          <w:tab w:val="clear" w:pos="720"/>
          <w:tab w:val="left" w:pos="1540" w:leader="none"/>
        </w:tabs>
        <w:ind w:hanging="884" w:left="1540"/>
        <w:rPr>
          <w:rFonts w:ascii="Arial" w:hAnsi="Arial" w:eastAsia="Arial" w:cs="Arial"/>
          <w:sz w:val="16"/>
          <w:szCs w:val="16"/>
        </w:rPr>
      </w:pPr>
      <w:bookmarkStart w:id="58" w:name="page64"/>
      <w:bookmarkEnd w:id="58"/>
      <w:r>
        <w:rPr>
          <w:rFonts w:eastAsia="Arial" w:cs="Arial" w:ascii="Arial" w:hAnsi="Arial"/>
          <w:sz w:val="16"/>
          <w:szCs w:val="16"/>
        </w:rPr>
        <w:t>the Borrower and any Wholly-Owned Subsidiary may declare and make dividend payments or other distributions payable solely in its</w:t>
      </w:r>
    </w:p>
    <w:p>
      <w:pPr>
        <w:pStyle w:val="Normal"/>
        <w:spacing w:lineRule="exact" w:line="46"/>
        <w:rPr>
          <w:rFonts w:ascii="Arial" w:hAnsi="Arial" w:eastAsia="Arial" w:cs="Arial"/>
          <w:sz w:val="16"/>
          <w:szCs w:val="16"/>
        </w:rPr>
      </w:pPr>
      <w:r>
        <w:rPr>
          <w:rFonts w:eastAsia="Arial" w:cs="Arial" w:ascii="Arial" w:hAnsi="Arial"/>
          <w:sz w:val="16"/>
          <w:szCs w:val="16"/>
        </w:rPr>
      </w:r>
    </w:p>
    <w:p>
      <w:pPr>
        <w:pStyle w:val="Normal"/>
        <w:rPr>
          <w:rFonts w:ascii="Arial" w:hAnsi="Arial" w:eastAsia="Arial" w:cs="Arial"/>
          <w:sz w:val="16"/>
          <w:szCs w:val="16"/>
        </w:rPr>
      </w:pPr>
      <w:r>
        <w:rPr>
          <w:rFonts w:eastAsia="Arial" w:cs="Arial" w:ascii="Arial" w:hAnsi="Arial"/>
          <w:sz w:val="18"/>
          <w:szCs w:val="18"/>
        </w:rPr>
        <w:t>common stock;</w:t>
      </w:r>
    </w:p>
    <w:p>
      <w:pPr>
        <w:pStyle w:val="Normal"/>
        <w:spacing w:lineRule="exact" w:line="264"/>
        <w:rPr>
          <w:rFonts w:ascii="Arial" w:hAnsi="Arial" w:eastAsia="Arial" w:cs="Arial"/>
          <w:sz w:val="16"/>
          <w:szCs w:val="16"/>
        </w:rPr>
      </w:pPr>
      <w:r>
        <w:rPr>
          <w:rFonts w:eastAsia="Arial" w:cs="Arial" w:ascii="Arial" w:hAnsi="Arial"/>
          <w:sz w:val="16"/>
          <w:szCs w:val="16"/>
        </w:rPr>
      </w:r>
    </w:p>
    <w:p>
      <w:pPr>
        <w:pStyle w:val="Normal"/>
        <w:numPr>
          <w:ilvl w:val="0"/>
          <w:numId w:val="77"/>
        </w:numPr>
        <w:tabs>
          <w:tab w:val="clear" w:pos="720"/>
          <w:tab w:val="left" w:pos="1587" w:leader="none"/>
        </w:tabs>
        <w:spacing w:lineRule="auto" w:line="343"/>
        <w:ind w:firstLine="656" w:right="20"/>
        <w:rPr>
          <w:rFonts w:ascii="Arial" w:hAnsi="Arial" w:eastAsia="Arial" w:cs="Arial"/>
          <w:sz w:val="16"/>
          <w:szCs w:val="16"/>
        </w:rPr>
      </w:pPr>
      <w:r>
        <w:rPr>
          <w:rFonts w:eastAsia="Arial" w:cs="Arial" w:ascii="Arial" w:hAnsi="Arial"/>
          <w:sz w:val="16"/>
          <w:szCs w:val="16"/>
        </w:rPr>
        <w:t>the Borrower and any Wholly-Owned Subsidiary may purchase, redeem or otherwise acquire shares of its common stock or warrants or options to acquire any such shares with the proceeds received from the substantially concurrent issue of new shares of its common stock;</w:t>
      </w:r>
    </w:p>
    <w:p>
      <w:pPr>
        <w:pStyle w:val="Normal"/>
        <w:spacing w:lineRule="exact" w:line="177"/>
        <w:rPr>
          <w:rFonts w:ascii="Arial" w:hAnsi="Arial" w:eastAsia="Arial" w:cs="Arial"/>
          <w:sz w:val="16"/>
          <w:szCs w:val="16"/>
        </w:rPr>
      </w:pPr>
      <w:r>
        <w:rPr>
          <w:rFonts w:eastAsia="Arial" w:cs="Arial" w:ascii="Arial" w:hAnsi="Arial"/>
          <w:sz w:val="16"/>
          <w:szCs w:val="16"/>
        </w:rPr>
      </w:r>
    </w:p>
    <w:p>
      <w:pPr>
        <w:pStyle w:val="Normal"/>
        <w:numPr>
          <w:ilvl w:val="0"/>
          <w:numId w:val="77"/>
        </w:numPr>
        <w:tabs>
          <w:tab w:val="clear" w:pos="720"/>
          <w:tab w:val="left" w:pos="1496" w:leader="none"/>
        </w:tabs>
        <w:spacing w:lineRule="auto" w:line="278"/>
        <w:ind w:firstLine="656"/>
        <w:jc w:val="both"/>
        <w:rPr>
          <w:rFonts w:ascii="Arial" w:hAnsi="Arial" w:eastAsia="Arial" w:cs="Arial"/>
          <w:sz w:val="17"/>
          <w:szCs w:val="17"/>
        </w:rPr>
      </w:pPr>
      <w:r>
        <w:rPr>
          <w:rFonts w:eastAsia="Arial" w:cs="Arial" w:ascii="Arial" w:hAnsi="Arial"/>
          <w:sz w:val="17"/>
          <w:szCs w:val="17"/>
        </w:rPr>
        <w:t xml:space="preserve">if (both before and after giving pro forma effect to such Restricted Payment) the Leverage Ratio for such period is less than or equal to the maximum permitted Leverage Ratio then in effect pursuant to </w:t>
      </w:r>
      <w:r>
        <w:rPr>
          <w:rFonts w:eastAsia="Arial" w:cs="Arial" w:ascii="Arial" w:hAnsi="Arial"/>
          <w:sz w:val="17"/>
          <w:szCs w:val="17"/>
          <w:u w:val="single"/>
        </w:rPr>
        <w:t>Section 7.05</w:t>
      </w:r>
      <w:r>
        <w:rPr>
          <w:rFonts w:eastAsia="Arial" w:cs="Arial" w:ascii="Arial" w:hAnsi="Arial"/>
          <w:sz w:val="17"/>
          <w:szCs w:val="17"/>
        </w:rPr>
        <w:t xml:space="preserve">, the Borrower may declare and pay cash dividends to its stockholders and purchase, redeem or otherwise acquire shares of its capital stock or warrants, rights or options to acquire any such shares for cash without restriction; </w:t>
      </w:r>
      <w:r>
        <w:rPr>
          <w:rFonts w:eastAsia="Arial" w:cs="Arial" w:ascii="Arial" w:hAnsi="Arial"/>
          <w:sz w:val="17"/>
          <w:szCs w:val="17"/>
          <w:u w:val="single"/>
        </w:rPr>
        <w:t>provided</w:t>
      </w:r>
      <w:r>
        <w:rPr>
          <w:rFonts w:eastAsia="Arial" w:cs="Arial" w:ascii="Arial" w:hAnsi="Arial"/>
          <w:sz w:val="17"/>
          <w:szCs w:val="17"/>
        </w:rPr>
        <w:t>, that, immediately after giving effect to any such proposed action, no Default or Event of Default would exist; and</w:t>
      </w:r>
    </w:p>
    <w:p>
      <w:pPr>
        <w:pStyle w:val="Normal"/>
        <w:spacing w:lineRule="exact" w:line="225"/>
        <w:rPr>
          <w:rFonts w:ascii="Arial" w:hAnsi="Arial" w:eastAsia="Arial" w:cs="Arial"/>
          <w:sz w:val="17"/>
          <w:szCs w:val="17"/>
        </w:rPr>
      </w:pPr>
      <w:r>
        <w:rPr>
          <w:rFonts w:eastAsia="Arial" w:cs="Arial" w:ascii="Arial" w:hAnsi="Arial"/>
          <w:sz w:val="17"/>
          <w:szCs w:val="17"/>
        </w:rPr>
      </w:r>
    </w:p>
    <w:p>
      <w:pPr>
        <w:pStyle w:val="Normal"/>
        <w:numPr>
          <w:ilvl w:val="0"/>
          <w:numId w:val="77"/>
        </w:numPr>
        <w:tabs>
          <w:tab w:val="clear" w:pos="720"/>
          <w:tab w:val="left" w:pos="1519" w:leader="none"/>
        </w:tabs>
        <w:spacing w:lineRule="auto" w:line="278"/>
        <w:ind w:firstLine="656"/>
        <w:rPr>
          <w:rFonts w:ascii="Arial" w:hAnsi="Arial" w:eastAsia="Arial" w:cs="Arial"/>
          <w:sz w:val="18"/>
          <w:szCs w:val="18"/>
        </w:rPr>
      </w:pPr>
      <w:r>
        <w:rPr>
          <w:rFonts w:eastAsia="Arial" w:cs="Arial" w:ascii="Arial" w:hAnsi="Arial"/>
          <w:sz w:val="18"/>
          <w:szCs w:val="18"/>
        </w:rPr>
        <w:t>TCC, to the extent the TCC Trigger Event has occurred may declare and pay dividends to the Borrower or its parent company and any Wholly-Owned Subsidiary may declare and pay dividends to its parent company.</w:t>
      </w:r>
    </w:p>
    <w:p>
      <w:pPr>
        <w:pStyle w:val="Normal"/>
        <w:spacing w:lineRule="exact" w:line="220"/>
        <w:rPr>
          <w:sz w:val="20"/>
          <w:szCs w:val="20"/>
        </w:rPr>
      </w:pPr>
      <w:r>
        <w:rPr>
          <w:sz w:val="20"/>
          <w:szCs w:val="20"/>
        </w:rPr>
      </w:r>
    </w:p>
    <w:p>
      <w:pPr>
        <w:pStyle w:val="Normal"/>
        <w:spacing w:lineRule="auto" w:line="254"/>
        <w:ind w:firstLine="648"/>
        <w:jc w:val="both"/>
        <w:rPr>
          <w:sz w:val="20"/>
          <w:szCs w:val="20"/>
        </w:rPr>
      </w:pPr>
      <w:r>
        <w:rPr>
          <w:rFonts w:eastAsia="Arial" w:cs="Arial" w:ascii="Arial" w:hAnsi="Arial"/>
          <w:b/>
          <w:bCs/>
          <w:sz w:val="18"/>
          <w:szCs w:val="18"/>
        </w:rPr>
        <w:t xml:space="preserve">7.05 Maximum Leverage Ratio. </w:t>
      </w:r>
      <w:r>
        <w:rPr>
          <w:rFonts w:eastAsia="Arial" w:cs="Arial" w:ascii="Arial" w:hAnsi="Arial"/>
          <w:sz w:val="18"/>
          <w:szCs w:val="18"/>
        </w:rPr>
        <w:t>The Borrower, on a consolidated basis, shall not, as of the end of any fiscal quarter, permit its</w:t>
      </w:r>
      <w:r>
        <w:rPr>
          <w:rFonts w:eastAsia="Arial" w:cs="Arial" w:ascii="Arial" w:hAnsi="Arial"/>
          <w:b/>
          <w:bCs/>
          <w:sz w:val="18"/>
          <w:szCs w:val="18"/>
        </w:rPr>
        <w:t xml:space="preserve"> </w:t>
      </w:r>
      <w:r>
        <w:rPr>
          <w:rFonts w:eastAsia="Arial" w:cs="Arial" w:ascii="Arial" w:hAnsi="Arial"/>
          <w:sz w:val="18"/>
          <w:szCs w:val="18"/>
        </w:rPr>
        <w:t xml:space="preserve">consolidated ratio of (a) total Indebtedness as of such date to (b) the sum of Consolidated EBIT </w:t>
      </w:r>
      <w:r>
        <w:rPr>
          <w:rFonts w:eastAsia="Arial" w:cs="Arial" w:ascii="Arial" w:hAnsi="Arial"/>
          <w:sz w:val="18"/>
          <w:szCs w:val="18"/>
          <w:u w:val="single"/>
        </w:rPr>
        <w:t>plus</w:t>
      </w:r>
      <w:r>
        <w:rPr>
          <w:rFonts w:eastAsia="Arial" w:cs="Arial" w:ascii="Arial" w:hAnsi="Arial"/>
          <w:sz w:val="18"/>
          <w:szCs w:val="18"/>
        </w:rPr>
        <w:t xml:space="preserve"> depreciation and amortization expense (the “</w:t>
      </w:r>
      <w:r>
        <w:rPr>
          <w:rFonts w:eastAsia="Arial" w:cs="Arial" w:ascii="Arial" w:hAnsi="Arial"/>
          <w:sz w:val="18"/>
          <w:szCs w:val="18"/>
          <w:u w:val="single"/>
        </w:rPr>
        <w:t>Leverage</w:t>
      </w:r>
      <w:r>
        <w:rPr>
          <w:rFonts w:eastAsia="Arial" w:cs="Arial" w:ascii="Arial" w:hAnsi="Arial"/>
          <w:sz w:val="18"/>
          <w:szCs w:val="18"/>
        </w:rPr>
        <w:t xml:space="preserve"> </w:t>
      </w:r>
      <w:r>
        <w:rPr>
          <w:rFonts w:eastAsia="Arial" w:cs="Arial" w:ascii="Arial" w:hAnsi="Arial"/>
          <w:sz w:val="18"/>
          <w:szCs w:val="18"/>
          <w:u w:val="single"/>
        </w:rPr>
        <w:t>Ratio</w:t>
      </w:r>
      <w:r>
        <w:rPr>
          <w:rFonts w:eastAsia="Arial" w:cs="Arial" w:ascii="Arial" w:hAnsi="Arial"/>
          <w:sz w:val="18"/>
          <w:szCs w:val="18"/>
        </w:rPr>
        <w:t xml:space="preserve">”) for the period of four prior fiscal quarters ending on such date to be more than 3.50 to 1.00; </w:t>
      </w:r>
      <w:r>
        <w:rPr>
          <w:rFonts w:eastAsia="Arial" w:cs="Arial" w:ascii="Arial" w:hAnsi="Arial"/>
          <w:sz w:val="18"/>
          <w:szCs w:val="18"/>
          <w:u w:val="single"/>
        </w:rPr>
        <w:t>provided</w:t>
      </w:r>
      <w:r>
        <w:rPr>
          <w:rFonts w:eastAsia="Arial" w:cs="Arial" w:ascii="Arial" w:hAnsi="Arial"/>
          <w:sz w:val="18"/>
          <w:szCs w:val="18"/>
        </w:rPr>
        <w:t xml:space="preserve">, </w:t>
      </w:r>
      <w:r>
        <w:rPr>
          <w:rFonts w:eastAsia="Arial" w:cs="Arial" w:ascii="Arial" w:hAnsi="Arial"/>
          <w:sz w:val="18"/>
          <w:szCs w:val="18"/>
          <w:u w:val="single"/>
        </w:rPr>
        <w:t>however</w:t>
      </w:r>
      <w:r>
        <w:rPr>
          <w:rFonts w:eastAsia="Arial" w:cs="Arial" w:ascii="Arial" w:hAnsi="Arial"/>
          <w:sz w:val="18"/>
          <w:szCs w:val="18"/>
        </w:rPr>
        <w:t>, after the occurrence of any Acquisition (or series of related transactions for the purpose of or resulting in such Acquisition) with aggregate consideration in excess of $75,000,000, at the option of the Borrower, for each of the four consecutive fiscal quarters ending after such option exercise (a “</w:t>
      </w:r>
      <w:r>
        <w:rPr>
          <w:rFonts w:eastAsia="Arial" w:cs="Arial" w:ascii="Arial" w:hAnsi="Arial"/>
          <w:sz w:val="18"/>
          <w:szCs w:val="18"/>
          <w:u w:val="single"/>
        </w:rPr>
        <w:t>Covenant Holiday</w:t>
      </w:r>
      <w:r>
        <w:rPr>
          <w:rFonts w:eastAsia="Arial" w:cs="Arial" w:ascii="Arial" w:hAnsi="Arial"/>
          <w:sz w:val="18"/>
          <w:szCs w:val="18"/>
        </w:rPr>
        <w:t xml:space="preserve">”), the Leverage Ratio as of the last day of such fiscal quarter shall not exceed 4.00 to 1.00; </w:t>
      </w:r>
      <w:r>
        <w:rPr>
          <w:rFonts w:eastAsia="Arial" w:cs="Arial" w:ascii="Arial" w:hAnsi="Arial"/>
          <w:sz w:val="18"/>
          <w:szCs w:val="18"/>
          <w:u w:val="single"/>
        </w:rPr>
        <w:t>provided further</w:t>
      </w:r>
      <w:r>
        <w:rPr>
          <w:rFonts w:eastAsia="Arial" w:cs="Arial" w:ascii="Arial" w:hAnsi="Arial"/>
          <w:sz w:val="18"/>
          <w:szCs w:val="18"/>
        </w:rPr>
        <w:t xml:space="preserve">, </w:t>
      </w:r>
      <w:r>
        <w:rPr>
          <w:rFonts w:eastAsia="Arial" w:cs="Arial" w:ascii="Arial" w:hAnsi="Arial"/>
          <w:sz w:val="18"/>
          <w:szCs w:val="18"/>
          <w:u w:val="single"/>
        </w:rPr>
        <w:t>however</w:t>
      </w:r>
      <w:r>
        <w:rPr>
          <w:rFonts w:eastAsia="Arial" w:cs="Arial" w:ascii="Arial" w:hAnsi="Arial"/>
          <w:sz w:val="18"/>
          <w:szCs w:val="18"/>
        </w:rPr>
        <w:t>, the Borrower may opt to use a maximum of two Covenant Holidays.</w:t>
      </w:r>
    </w:p>
    <w:p>
      <w:pPr>
        <w:pStyle w:val="Normal"/>
        <w:spacing w:lineRule="exact" w:line="243"/>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7.06 Red Iron. </w:t>
      </w:r>
      <w:r>
        <w:rPr>
          <w:rFonts w:eastAsia="Arial" w:cs="Arial" w:ascii="Arial" w:hAnsi="Arial"/>
          <w:sz w:val="18"/>
          <w:szCs w:val="18"/>
        </w:rPr>
        <w:t>The Borrower shall not, nor shall it permit any Subsidiary to, agree to permit Red Iron to retain or defer payment of</w:t>
      </w:r>
      <w:r>
        <w:rPr>
          <w:rFonts w:eastAsia="Arial" w:cs="Arial" w:ascii="Arial" w:hAnsi="Arial"/>
          <w:b/>
          <w:bCs/>
          <w:sz w:val="18"/>
          <w:szCs w:val="18"/>
        </w:rPr>
        <w:t xml:space="preserve"> </w:t>
      </w:r>
      <w:r>
        <w:rPr>
          <w:rFonts w:eastAsia="Arial" w:cs="Arial" w:ascii="Arial" w:hAnsi="Arial"/>
          <w:sz w:val="18"/>
          <w:szCs w:val="18"/>
        </w:rPr>
        <w:t>undisputed amounts due by Red Iron to the Borrower or any Subsidiary (other than as an offset in payment of amounts due by the Borrower or such Subsidiaries to Red Iron) in an aggregate amount at any time in excess of $35,000,000.</w:t>
      </w:r>
    </w:p>
    <w:p>
      <w:pPr>
        <w:pStyle w:val="Normal"/>
        <w:spacing w:lineRule="exact" w:line="230"/>
        <w:rPr>
          <w:sz w:val="20"/>
          <w:szCs w:val="20"/>
        </w:rPr>
      </w:pPr>
      <w:r>
        <w:rPr>
          <w:sz w:val="20"/>
          <w:szCs w:val="20"/>
        </w:rPr>
      </w:r>
    </w:p>
    <w:p>
      <w:pPr>
        <w:pStyle w:val="Normal"/>
        <w:spacing w:lineRule="auto" w:line="259"/>
        <w:ind w:firstLine="648"/>
        <w:jc w:val="both"/>
        <w:rPr>
          <w:sz w:val="20"/>
          <w:szCs w:val="20"/>
        </w:rPr>
      </w:pPr>
      <w:r>
        <w:rPr>
          <w:rFonts w:eastAsia="Arial" w:cs="Arial" w:ascii="Arial" w:hAnsi="Arial"/>
          <w:b/>
          <w:bCs/>
          <w:sz w:val="18"/>
          <w:szCs w:val="18"/>
        </w:rPr>
        <w:t xml:space="preserve">7.07 Sanctions. </w:t>
      </w:r>
      <w:r>
        <w:rPr>
          <w:rFonts w:eastAsia="Arial" w:cs="Arial" w:ascii="Arial" w:hAnsi="Arial"/>
          <w:sz w:val="18"/>
          <w:szCs w:val="18"/>
        </w:rPr>
        <w:t>The Borrower shall not directly or indirectly use the proceeds of any Loan, or lend, contribute or otherwise make available</w:t>
      </w:r>
      <w:r>
        <w:rPr>
          <w:rFonts w:eastAsia="Arial" w:cs="Arial" w:ascii="Arial" w:hAnsi="Arial"/>
          <w:b/>
          <w:bCs/>
          <w:sz w:val="18"/>
          <w:szCs w:val="18"/>
        </w:rPr>
        <w:t xml:space="preserve"> </w:t>
      </w:r>
      <w:r>
        <w:rPr>
          <w:rFonts w:eastAsia="Arial" w:cs="Arial" w:ascii="Arial" w:hAnsi="Arial"/>
          <w:sz w:val="18"/>
          <w:szCs w:val="18"/>
        </w:rPr>
        <w:t>such proceeds to any Subsidiary, Joint Venture partner or other individual or entity, to fund any activities of or business with any individual or entity, or in any Designated Jurisdiction, that, at the time of such funding, is the subject of Sanctions, or in any other manner that will result in a violation by any individual or entity (including any individual or entity participating in the transaction, whether as Lender, Arrangers, Administrative Agent or otherwise) of Sanctions.</w:t>
      </w:r>
    </w:p>
    <w:p>
      <w:pPr>
        <w:pStyle w:val="Normal"/>
        <w:spacing w:lineRule="exact" w:line="237"/>
        <w:rPr>
          <w:sz w:val="20"/>
          <w:szCs w:val="20"/>
        </w:rPr>
      </w:pPr>
      <w:r>
        <w:rPr>
          <w:sz w:val="20"/>
          <w:szCs w:val="20"/>
        </w:rPr>
      </w:r>
    </w:p>
    <w:p>
      <w:pPr>
        <w:pStyle w:val="Normal"/>
        <w:spacing w:lineRule="auto" w:line="281"/>
        <w:ind w:firstLine="648"/>
        <w:jc w:val="both"/>
        <w:rPr>
          <w:sz w:val="20"/>
          <w:szCs w:val="20"/>
        </w:rPr>
      </w:pPr>
      <w:r>
        <w:rPr>
          <w:rFonts w:eastAsia="Arial" w:cs="Arial" w:ascii="Arial" w:hAnsi="Arial"/>
          <w:b/>
          <w:bCs/>
          <w:sz w:val="18"/>
          <w:szCs w:val="18"/>
        </w:rPr>
        <w:t xml:space="preserve">7.08 Anti-Corruption Laws. </w:t>
      </w:r>
      <w:r>
        <w:rPr>
          <w:rFonts w:eastAsia="Arial" w:cs="Arial" w:ascii="Arial" w:hAnsi="Arial"/>
          <w:sz w:val="18"/>
          <w:szCs w:val="18"/>
        </w:rPr>
        <w:t>The Borrower shall not directly or indirectly use the proceeds of any Loan for any purpose which would</w:t>
      </w:r>
      <w:r>
        <w:rPr>
          <w:rFonts w:eastAsia="Arial" w:cs="Arial" w:ascii="Arial" w:hAnsi="Arial"/>
          <w:b/>
          <w:bCs/>
          <w:sz w:val="18"/>
          <w:szCs w:val="18"/>
        </w:rPr>
        <w:t xml:space="preserve"> </w:t>
      </w:r>
      <w:r>
        <w:rPr>
          <w:rFonts w:eastAsia="Arial" w:cs="Arial" w:ascii="Arial" w:hAnsi="Arial"/>
          <w:sz w:val="18"/>
          <w:szCs w:val="18"/>
        </w:rPr>
        <w:t>breach the United States Foreign Corrupt Practices Act of 1977, the UK Bribery Act 2010, or other similar legislation in other jurisdictions.</w:t>
      </w:r>
    </w:p>
    <w:p>
      <w:pPr>
        <w:pStyle w:val="Normal"/>
        <w:spacing w:lineRule="exact" w:line="189"/>
        <w:rPr>
          <w:sz w:val="20"/>
          <w:szCs w:val="20"/>
        </w:rPr>
      </w:pPr>
      <w:r>
        <w:rPr>
          <w:sz w:val="20"/>
          <w:szCs w:val="20"/>
        </w:rPr>
      </w:r>
    </w:p>
    <w:p>
      <w:pPr>
        <w:pStyle w:val="Normal"/>
        <w:jc w:val="center"/>
        <w:rPr>
          <w:sz w:val="20"/>
          <w:szCs w:val="20"/>
        </w:rPr>
      </w:pPr>
      <w:r>
        <w:rPr>
          <w:rFonts w:eastAsia="Arial" w:cs="Arial" w:ascii="Arial" w:hAnsi="Arial"/>
          <w:b/>
          <w:bCs/>
          <w:sz w:val="18"/>
          <w:szCs w:val="18"/>
        </w:rPr>
        <w:t>ARTICLE VIII.</w:t>
      </w:r>
    </w:p>
    <w:p>
      <w:pPr>
        <w:pStyle w:val="Normal"/>
        <w:spacing w:lineRule="exact" w:line="27"/>
        <w:rPr>
          <w:sz w:val="20"/>
          <w:szCs w:val="20"/>
        </w:rPr>
      </w:pPr>
      <w:r>
        <w:rPr>
          <w:sz w:val="20"/>
          <w:szCs w:val="20"/>
        </w:rPr>
      </w:r>
    </w:p>
    <w:p>
      <w:pPr>
        <w:pStyle w:val="Normal"/>
        <w:jc w:val="center"/>
        <w:rPr>
          <w:sz w:val="20"/>
          <w:szCs w:val="20"/>
        </w:rPr>
      </w:pPr>
      <w:r>
        <w:rPr>
          <w:rFonts w:eastAsia="Arial" w:cs="Arial" w:ascii="Arial" w:hAnsi="Arial"/>
          <w:b/>
          <w:bCs/>
          <w:sz w:val="18"/>
          <w:szCs w:val="18"/>
        </w:rPr>
        <w:t>EVENTS OF DEFAULT AND REMEDIES</w:t>
      </w:r>
    </w:p>
    <w:p>
      <w:pPr>
        <w:pStyle w:val="Normal"/>
        <w:spacing w:lineRule="exact" w:line="261"/>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8.01</w:t>
      </w:r>
      <w:r>
        <w:rPr>
          <w:sz w:val="20"/>
          <w:szCs w:val="20"/>
        </w:rPr>
        <w:tab/>
      </w:r>
      <w:r>
        <w:rPr>
          <w:rFonts w:eastAsia="Arial" w:cs="Arial" w:ascii="Arial" w:hAnsi="Arial"/>
          <w:b/>
          <w:bCs/>
          <w:sz w:val="16"/>
          <w:szCs w:val="16"/>
        </w:rPr>
        <w:t xml:space="preserve">Events of Default. </w:t>
      </w:r>
      <w:r>
        <w:rPr>
          <w:rFonts w:eastAsia="Arial" w:cs="Arial" w:ascii="Arial" w:hAnsi="Arial"/>
          <w:sz w:val="16"/>
          <w:szCs w:val="16"/>
        </w:rPr>
        <w:t>Any of the following shall constitute an event of default (each, an “</w:t>
      </w:r>
      <w:r>
        <w:rPr>
          <w:rFonts w:eastAsia="Arial" w:cs="Arial" w:ascii="Arial" w:hAnsi="Arial"/>
          <w:sz w:val="16"/>
          <w:szCs w:val="16"/>
          <w:u w:val="single"/>
        </w:rPr>
        <w:t>Event of Default</w:t>
      </w:r>
      <w:r>
        <w:rPr>
          <w:rFonts w:eastAsia="Arial" w:cs="Arial" w:ascii="Arial" w:hAnsi="Arial"/>
          <w:sz w:val="16"/>
          <w:szCs w:val="16"/>
        </w:rPr>
        <w:t>”):</w:t>
      </w:r>
    </w:p>
    <w:p>
      <w:pPr>
        <w:pStyle w:val="Normal"/>
        <w:spacing w:lineRule="exact" w:line="200"/>
        <w:rPr>
          <w:sz w:val="20"/>
          <w:szCs w:val="20"/>
        </w:rPr>
      </w:pPr>
      <w:r>
        <w:rPr>
          <w:sz w:val="20"/>
          <w:szCs w:val="20"/>
        </w:rPr>
      </w:r>
    </w:p>
    <w:p>
      <w:pPr>
        <w:pStyle w:val="Normal"/>
        <w:spacing w:lineRule="exact" w:line="227"/>
        <w:rPr>
          <w:sz w:val="20"/>
          <w:szCs w:val="20"/>
        </w:rPr>
      </w:pPr>
      <w:r>
        <w:rPr>
          <w:sz w:val="20"/>
          <w:szCs w:val="20"/>
        </w:rPr>
      </w:r>
    </w:p>
    <w:p>
      <w:pPr>
        <w:pStyle w:val="Normal"/>
        <w:jc w:val="center"/>
        <w:rPr>
          <w:sz w:val="20"/>
          <w:szCs w:val="20"/>
        </w:rPr>
      </w:pPr>
      <w:r>
        <w:rPr>
          <w:rFonts w:eastAsia="Arial" w:cs="Arial" w:ascii="Arial" w:hAnsi="Arial"/>
          <w:sz w:val="14"/>
          <w:szCs w:val="14"/>
        </w:rPr>
        <w:t>55</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58">
            <wp:simplePos x="0" y="0"/>
            <wp:positionH relativeFrom="column">
              <wp:posOffset>5080</wp:posOffset>
            </wp:positionH>
            <wp:positionV relativeFrom="paragraph">
              <wp:posOffset>38100</wp:posOffset>
            </wp:positionV>
            <wp:extent cx="7132320" cy="17145"/>
            <wp:effectExtent l="0" t="0" r="0" b="0"/>
            <wp:wrapNone/>
            <wp:docPr id="57" name="Pictur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78" descr=""/>
                    <pic:cNvPicPr>
                      <a:picLocks noChangeAspect="1" noChangeArrowheads="1"/>
                    </pic:cNvPicPr>
                  </pic:nvPicPr>
                  <pic:blipFill>
                    <a:blip r:embed="rId58"/>
                    <a:stretch>
                      <a:fillRect/>
                    </a:stretch>
                  </pic:blipFill>
                  <pic:spPr bwMode="auto">
                    <a:xfrm>
                      <a:off x="0" y="0"/>
                      <a:ext cx="7132320" cy="17145"/>
                    </a:xfrm>
                    <a:prstGeom prst="rect">
                      <a:avLst/>
                    </a:prstGeom>
                    <a:noFill/>
                  </pic:spPr>
                </pic:pic>
              </a:graphicData>
            </a:graphic>
          </wp:anchor>
        </w:drawing>
      </w:r>
    </w:p>
    <w:p>
      <w:pPr>
        <w:pStyle w:val="Normal"/>
        <w:numPr>
          <w:ilvl w:val="0"/>
          <w:numId w:val="78"/>
        </w:numPr>
        <w:tabs>
          <w:tab w:val="clear" w:pos="720"/>
          <w:tab w:val="left" w:pos="1644" w:leader="none"/>
        </w:tabs>
        <w:spacing w:lineRule="auto" w:line="264"/>
        <w:ind w:firstLine="656"/>
        <w:jc w:val="both"/>
        <w:rPr>
          <w:rFonts w:ascii="Arial" w:hAnsi="Arial" w:eastAsia="Arial" w:cs="Arial"/>
          <w:sz w:val="18"/>
          <w:szCs w:val="18"/>
        </w:rPr>
      </w:pPr>
      <w:bookmarkStart w:id="59" w:name="page65"/>
      <w:bookmarkEnd w:id="59"/>
      <w:r>
        <w:rPr>
          <w:rFonts w:eastAsia="Arial" w:cs="Arial" w:ascii="Arial" w:hAnsi="Arial"/>
          <w:sz w:val="18"/>
          <w:szCs w:val="18"/>
          <w:u w:val="single"/>
        </w:rPr>
        <w:t>Non-Payment</w:t>
      </w:r>
      <w:r>
        <w:rPr>
          <w:rFonts w:eastAsia="Arial" w:cs="Arial" w:ascii="Arial" w:hAnsi="Arial"/>
          <w:sz w:val="18"/>
          <w:szCs w:val="18"/>
        </w:rPr>
        <w:t>. The Borrower fails to pay (i) when and as required to be paid herein, any amount of principal of any Loan, or (ii) within five (5) days after the same becomes due, any interest on any Loan, or any fee due hereunder, or (iii) within five (5) days after the same becomes due, any other amount payable hereunder or under any other Loan Document; or</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78"/>
        </w:numPr>
        <w:tabs>
          <w:tab w:val="clear" w:pos="720"/>
          <w:tab w:val="left" w:pos="1573" w:leader="none"/>
        </w:tabs>
        <w:spacing w:lineRule="auto" w:line="278"/>
        <w:ind w:firstLine="656"/>
        <w:rPr>
          <w:rFonts w:ascii="Arial" w:hAnsi="Arial" w:eastAsia="Arial" w:cs="Arial"/>
          <w:sz w:val="18"/>
          <w:szCs w:val="18"/>
        </w:rPr>
      </w:pPr>
      <w:r>
        <w:rPr>
          <w:rFonts w:eastAsia="Arial" w:cs="Arial" w:ascii="Arial" w:hAnsi="Arial"/>
          <w:sz w:val="18"/>
          <w:szCs w:val="18"/>
          <w:u w:val="single"/>
        </w:rPr>
        <w:t>Specific Covenants</w:t>
      </w:r>
      <w:r>
        <w:rPr>
          <w:rFonts w:eastAsia="Arial" w:cs="Arial" w:ascii="Arial" w:hAnsi="Arial"/>
          <w:sz w:val="18"/>
          <w:szCs w:val="18"/>
        </w:rPr>
        <w:t xml:space="preserve">. The Borrower fails to perform or observe any term, covenant or agreement contained in any of </w:t>
      </w:r>
      <w:r>
        <w:rPr>
          <w:rFonts w:eastAsia="Arial" w:cs="Arial" w:ascii="Arial" w:hAnsi="Arial"/>
          <w:sz w:val="18"/>
          <w:szCs w:val="18"/>
          <w:u w:val="single"/>
        </w:rPr>
        <w:t>Section 6.03(a)</w:t>
      </w:r>
      <w:r>
        <w:rPr>
          <w:rFonts w:eastAsia="Arial" w:cs="Arial" w:ascii="Arial" w:hAnsi="Arial"/>
          <w:sz w:val="18"/>
          <w:szCs w:val="18"/>
        </w:rPr>
        <w:t xml:space="preserve">, </w:t>
      </w:r>
      <w:r>
        <w:rPr>
          <w:rFonts w:eastAsia="Arial" w:cs="Arial" w:ascii="Arial" w:hAnsi="Arial"/>
          <w:sz w:val="18"/>
          <w:szCs w:val="18"/>
          <w:u w:val="single"/>
        </w:rPr>
        <w:t>6.10</w:t>
      </w:r>
      <w:r>
        <w:rPr>
          <w:rFonts w:eastAsia="Arial" w:cs="Arial" w:ascii="Arial" w:hAnsi="Arial"/>
          <w:sz w:val="18"/>
          <w:szCs w:val="18"/>
        </w:rPr>
        <w:t xml:space="preserve"> or </w:t>
      </w:r>
      <w:r>
        <w:rPr>
          <w:rFonts w:eastAsia="Arial" w:cs="Arial" w:ascii="Arial" w:hAnsi="Arial"/>
          <w:sz w:val="18"/>
          <w:szCs w:val="18"/>
          <w:u w:val="single"/>
        </w:rPr>
        <w:t>6.11</w:t>
      </w:r>
      <w:r>
        <w:rPr>
          <w:rFonts w:eastAsia="Arial" w:cs="Arial" w:ascii="Arial" w:hAnsi="Arial"/>
          <w:sz w:val="18"/>
          <w:szCs w:val="18"/>
        </w:rPr>
        <w:t xml:space="preserve"> or </w:t>
      </w:r>
      <w:r>
        <w:rPr>
          <w:rFonts w:eastAsia="Arial" w:cs="Arial" w:ascii="Arial" w:hAnsi="Arial"/>
          <w:sz w:val="18"/>
          <w:szCs w:val="18"/>
          <w:u w:val="single"/>
        </w:rPr>
        <w:t>Article VII</w:t>
      </w:r>
      <w:r>
        <w:rPr>
          <w:rFonts w:eastAsia="Arial" w:cs="Arial" w:ascii="Arial" w:hAnsi="Arial"/>
          <w:sz w:val="18"/>
          <w:szCs w:val="18"/>
        </w:rPr>
        <w:t>; or</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78"/>
        </w:numPr>
        <w:tabs>
          <w:tab w:val="clear" w:pos="720"/>
          <w:tab w:val="left" w:pos="1509" w:leader="none"/>
        </w:tabs>
        <w:spacing w:lineRule="auto" w:line="257"/>
        <w:ind w:firstLine="656"/>
        <w:jc w:val="both"/>
        <w:rPr>
          <w:rFonts w:ascii="Arial" w:hAnsi="Arial" w:eastAsia="Arial" w:cs="Arial"/>
          <w:sz w:val="18"/>
          <w:szCs w:val="18"/>
        </w:rPr>
      </w:pPr>
      <w:r>
        <w:rPr>
          <w:rFonts w:eastAsia="Arial" w:cs="Arial" w:ascii="Arial" w:hAnsi="Arial"/>
          <w:sz w:val="18"/>
          <w:szCs w:val="18"/>
          <w:u w:val="single"/>
        </w:rPr>
        <w:t>Other Defaults</w:t>
      </w:r>
      <w:r>
        <w:rPr>
          <w:rFonts w:eastAsia="Arial" w:cs="Arial" w:ascii="Arial" w:hAnsi="Arial"/>
          <w:sz w:val="18"/>
          <w:szCs w:val="18"/>
        </w:rPr>
        <w:t xml:space="preserve">. The Borrower fails to perform or observe any other term or covenant contained in this Agreement or any other Loan Document (and such failure does not otherwise constitute an Event of Default under this </w:t>
      </w:r>
      <w:r>
        <w:rPr>
          <w:rFonts w:eastAsia="Arial" w:cs="Arial" w:ascii="Arial" w:hAnsi="Arial"/>
          <w:sz w:val="18"/>
          <w:szCs w:val="18"/>
          <w:u w:val="single"/>
        </w:rPr>
        <w:t>Section 8.01</w:t>
      </w:r>
      <w:r>
        <w:rPr>
          <w:rFonts w:eastAsia="Arial" w:cs="Arial" w:ascii="Arial" w:hAnsi="Arial"/>
          <w:sz w:val="18"/>
          <w:szCs w:val="18"/>
        </w:rPr>
        <w:t xml:space="preserve">), and such default shall continue unremedied for a period of 30 days, </w:t>
      </w:r>
      <w:r>
        <w:rPr>
          <w:rFonts w:eastAsia="Arial" w:cs="Arial" w:ascii="Arial" w:hAnsi="Arial"/>
          <w:sz w:val="18"/>
          <w:szCs w:val="18"/>
          <w:u w:val="single"/>
        </w:rPr>
        <w:t>provided</w:t>
      </w:r>
      <w:r>
        <w:rPr>
          <w:rFonts w:eastAsia="Arial" w:cs="Arial" w:ascii="Arial" w:hAnsi="Arial"/>
          <w:sz w:val="18"/>
          <w:szCs w:val="18"/>
        </w:rPr>
        <w:t xml:space="preserve"> that, if the Borrower is diligently and in good faith attempting to cure such default, such default is curable and such default will not possibly result in a Material Adverse Effect, then the Borrower may have additional time to cure such default as specified in writing by the Required Lenders </w:t>
      </w:r>
      <w:r>
        <w:rPr>
          <w:rFonts w:eastAsia="Arial" w:cs="Arial" w:ascii="Arial" w:hAnsi="Arial"/>
          <w:sz w:val="18"/>
          <w:szCs w:val="18"/>
          <w:u w:val="single"/>
        </w:rPr>
        <w:t>provided</w:t>
      </w:r>
      <w:r>
        <w:rPr>
          <w:rFonts w:eastAsia="Arial" w:cs="Arial" w:ascii="Arial" w:hAnsi="Arial"/>
          <w:sz w:val="18"/>
          <w:szCs w:val="18"/>
        </w:rPr>
        <w:t xml:space="preserve"> that such additional time shall not exceed 60 days; or</w:t>
      </w:r>
    </w:p>
    <w:p>
      <w:pPr>
        <w:pStyle w:val="Normal"/>
        <w:spacing w:lineRule="exact" w:line="241"/>
        <w:rPr>
          <w:rFonts w:ascii="Arial" w:hAnsi="Arial" w:eastAsia="Arial" w:cs="Arial"/>
          <w:sz w:val="18"/>
          <w:szCs w:val="18"/>
        </w:rPr>
      </w:pPr>
      <w:r>
        <w:rPr>
          <w:rFonts w:eastAsia="Arial" w:cs="Arial" w:ascii="Arial" w:hAnsi="Arial"/>
          <w:sz w:val="18"/>
          <w:szCs w:val="18"/>
        </w:rPr>
      </w:r>
    </w:p>
    <w:p>
      <w:pPr>
        <w:pStyle w:val="Normal"/>
        <w:numPr>
          <w:ilvl w:val="0"/>
          <w:numId w:val="78"/>
        </w:numPr>
        <w:tabs>
          <w:tab w:val="clear" w:pos="720"/>
          <w:tab w:val="left" w:pos="1546" w:leader="none"/>
        </w:tabs>
        <w:spacing w:lineRule="auto" w:line="257"/>
        <w:ind w:firstLine="656"/>
        <w:jc w:val="both"/>
        <w:rPr>
          <w:rFonts w:ascii="Arial" w:hAnsi="Arial" w:eastAsia="Arial" w:cs="Arial"/>
          <w:sz w:val="18"/>
          <w:szCs w:val="18"/>
        </w:rPr>
      </w:pPr>
      <w:r>
        <w:rPr>
          <w:rFonts w:eastAsia="Arial" w:cs="Arial" w:ascii="Arial" w:hAnsi="Arial"/>
          <w:sz w:val="18"/>
          <w:szCs w:val="18"/>
          <w:u w:val="single"/>
        </w:rPr>
        <w:t>Representations and Warranties</w:t>
      </w:r>
      <w:r>
        <w:rPr>
          <w:rFonts w:eastAsia="Arial" w:cs="Arial" w:ascii="Arial" w:hAnsi="Arial"/>
          <w:sz w:val="18"/>
          <w:szCs w:val="18"/>
        </w:rPr>
        <w:t>. Any representation or warranty by the Borrower or any Subsidiary made or deemed made herein, in any other Loan Document, or which is contained in any certificate, document or financial or other statement by the Borrower, any Subsidiary, or any Responsible Officer, furnished at any time under this Agreement, or in or under any other Loan Document, is incorrect or misleading in any material respect (except, if a qualifier relating to materiality, Material Adverse Effect or a similar concept applies, such representation or warranty shall have been incorrect in any respect) on or as of the date made or deemed made; or</w:t>
      </w:r>
    </w:p>
    <w:p>
      <w:pPr>
        <w:pStyle w:val="Normal"/>
        <w:spacing w:lineRule="exact" w:line="241"/>
        <w:rPr>
          <w:rFonts w:ascii="Arial" w:hAnsi="Arial" w:eastAsia="Arial" w:cs="Arial"/>
          <w:sz w:val="18"/>
          <w:szCs w:val="18"/>
        </w:rPr>
      </w:pPr>
      <w:r>
        <w:rPr>
          <w:rFonts w:eastAsia="Arial" w:cs="Arial" w:ascii="Arial" w:hAnsi="Arial"/>
          <w:sz w:val="18"/>
          <w:szCs w:val="18"/>
        </w:rPr>
      </w:r>
    </w:p>
    <w:p>
      <w:pPr>
        <w:pStyle w:val="Normal"/>
        <w:numPr>
          <w:ilvl w:val="0"/>
          <w:numId w:val="78"/>
        </w:numPr>
        <w:tabs>
          <w:tab w:val="clear" w:pos="720"/>
          <w:tab w:val="left" w:pos="1712" w:leader="none"/>
        </w:tabs>
        <w:spacing w:lineRule="auto" w:line="286"/>
        <w:ind w:firstLine="656"/>
        <w:jc w:val="both"/>
        <w:rPr>
          <w:rFonts w:ascii="Arial" w:hAnsi="Arial" w:eastAsia="Arial" w:cs="Arial"/>
          <w:sz w:val="16"/>
          <w:szCs w:val="16"/>
        </w:rPr>
      </w:pPr>
      <w:r>
        <w:rPr>
          <w:rFonts w:eastAsia="Arial" w:cs="Arial" w:ascii="Arial" w:hAnsi="Arial"/>
          <w:sz w:val="16"/>
          <w:szCs w:val="16"/>
          <w:u w:val="single"/>
        </w:rPr>
        <w:t>Cross-Default</w:t>
      </w:r>
      <w:r>
        <w:rPr>
          <w:rFonts w:eastAsia="Arial" w:cs="Arial" w:ascii="Arial" w:hAnsi="Arial"/>
          <w:sz w:val="16"/>
          <w:szCs w:val="16"/>
        </w:rPr>
        <w:t>. (i) The Borrower or any Material Subsidiary (A) fails to make any payment in respect of any Indebtedness or Contingent Obligation, having an aggregate principal amount (including undrawn committed or available amounts and including amounts owing to all creditors under any combined or syndicated credit arrangement) of more than $75,000,000 when due (whether by scheduled maturity, required prepayment, acceleration, demand, or otherwise) and such failure continues after the applicable grace or notice period, if any, specified in the relevant document on the date of such failure; or (B) fails to perform or observe any other condition or covenant, or any other event shall occur or condition exist, under any agreement or instrument relating to any such Indebtedness or Contingent Obligation, and such failure continues after the applicable grace, cure or notice period, if any, specified in the relevant document on the date of such failure and if the effect of such failure, event or condition is to allow the holder or holders of such Indebtedness or beneficiary or beneficiaries of such Indebtedness (or a trustee or agent on behalf of such holder or holders or beneficiary or beneficiaries) to cause such Indebtedness to be declared to be due and payable prior to its stated maturity or such Contingent Obligation to become payable or cash collateral in respect thereof to be demanded; or (ii)(A) there occurs any termination, liquidation, unwind or similar event or circumstance under any Receivables Purchase Facility other than a voluntary termination by the Borrower or a scheduled termination, as a result of which any purchaser of receivables thereunder has ceased purchasing such Receivables and such purchaser may apply all collections on previously purchased Receivables thereunder to the payment of such purchaser’s interest in such previously purchased Receivables (any such event or circumstance referred to as a “</w:t>
      </w:r>
      <w:r>
        <w:rPr>
          <w:rFonts w:eastAsia="Arial" w:cs="Arial" w:ascii="Arial" w:hAnsi="Arial"/>
          <w:sz w:val="16"/>
          <w:szCs w:val="16"/>
          <w:u w:val="single"/>
        </w:rPr>
        <w:t>Receivables Purchase Facility Termination</w:t>
      </w:r>
      <w:r>
        <w:rPr>
          <w:rFonts w:eastAsia="Arial" w:cs="Arial" w:ascii="Arial" w:hAnsi="Arial"/>
          <w:sz w:val="16"/>
          <w:szCs w:val="16"/>
        </w:rPr>
        <w:t>”) other than any such Receivables Purchase Facility Termination that arises solely as a result of (x) a down-grading of the credit rating of any bank or financial institution not affiliated with the Borrower that provides liquidity, credit or other support in connection with such facility; or (y) breach of a covenant contained in any Receivables Purchase Facility and this Agreement if the Lenders have previously waived compliance with such covenant under the terms of this Agreement with respect to the particular instance of non-compliance giving rise to the breach of such covenant under such Receivables Purchase Facility, it being acknowledged by the Borrower that no waiver by the Lenders of compliance with the provisions of this Agreement in any particular instance shall constitute a waiver under either this Agreement or any</w:t>
      </w:r>
    </w:p>
    <w:p>
      <w:pPr>
        <w:pStyle w:val="Normal"/>
        <w:spacing w:lineRule="exact" w:line="367"/>
        <w:rPr>
          <w:sz w:val="20"/>
          <w:szCs w:val="20"/>
        </w:rPr>
      </w:pPr>
      <w:r>
        <w:rPr>
          <w:sz w:val="20"/>
          <w:szCs w:val="20"/>
        </w:rPr>
      </w:r>
    </w:p>
    <w:p>
      <w:pPr>
        <w:pStyle w:val="Normal"/>
        <w:jc w:val="center"/>
        <w:rPr>
          <w:sz w:val="20"/>
          <w:szCs w:val="20"/>
        </w:rPr>
      </w:pPr>
      <w:r>
        <w:rPr>
          <w:rFonts w:eastAsia="Arial" w:cs="Arial" w:ascii="Arial" w:hAnsi="Arial"/>
          <w:sz w:val="14"/>
          <w:szCs w:val="14"/>
        </w:rPr>
        <w:t>56</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59">
            <wp:simplePos x="0" y="0"/>
            <wp:positionH relativeFrom="column">
              <wp:posOffset>5080</wp:posOffset>
            </wp:positionH>
            <wp:positionV relativeFrom="paragraph">
              <wp:posOffset>38100</wp:posOffset>
            </wp:positionV>
            <wp:extent cx="7132320" cy="17145"/>
            <wp:effectExtent l="0" t="0" r="0" b="0"/>
            <wp:wrapNone/>
            <wp:docPr id="58"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79" descr=""/>
                    <pic:cNvPicPr>
                      <a:picLocks noChangeAspect="1" noChangeArrowheads="1"/>
                    </pic:cNvPicPr>
                  </pic:nvPicPr>
                  <pic:blipFill>
                    <a:blip r:embed="rId59"/>
                    <a:stretch>
                      <a:fillRect/>
                    </a:stretch>
                  </pic:blipFill>
                  <pic:spPr bwMode="auto">
                    <a:xfrm>
                      <a:off x="0" y="0"/>
                      <a:ext cx="7132320" cy="17145"/>
                    </a:xfrm>
                    <a:prstGeom prst="rect">
                      <a:avLst/>
                    </a:prstGeom>
                    <a:noFill/>
                  </pic:spPr>
                </pic:pic>
              </a:graphicData>
            </a:graphic>
          </wp:anchor>
        </w:drawing>
      </w:r>
    </w:p>
    <w:p>
      <w:pPr>
        <w:pStyle w:val="Normal"/>
        <w:spacing w:lineRule="auto" w:line="259"/>
        <w:jc w:val="both"/>
        <w:rPr>
          <w:sz w:val="20"/>
          <w:szCs w:val="20"/>
        </w:rPr>
      </w:pPr>
      <w:bookmarkStart w:id="60" w:name="page66"/>
      <w:bookmarkEnd w:id="60"/>
      <w:r>
        <w:rPr>
          <w:rFonts w:eastAsia="Arial" w:cs="Arial" w:ascii="Arial" w:hAnsi="Arial"/>
          <w:sz w:val="18"/>
          <w:szCs w:val="18"/>
        </w:rPr>
        <w:t>Receivables Purchase Facility of any future non-compliance with such provision and (B) within 60 days after the effective date of such Receivables Purchase Facility Termination, additional financing and/or capitalization of the Borrower in replacement of such Receivables Purchase Facility, in an amount substantially similar to the amount of the Receivables Purchase Facility and upon such terms as are acceptable to the Required Lenders, shall not be completed and funding thereunder shall not be available to the Borrower; or</w:t>
      </w:r>
    </w:p>
    <w:p>
      <w:pPr>
        <w:pStyle w:val="Normal"/>
        <w:spacing w:lineRule="exact" w:line="241"/>
        <w:rPr>
          <w:sz w:val="20"/>
          <w:szCs w:val="20"/>
        </w:rPr>
      </w:pPr>
      <w:r>
        <w:rPr>
          <w:sz w:val="20"/>
          <w:szCs w:val="20"/>
        </w:rPr>
      </w:r>
    </w:p>
    <w:p>
      <w:pPr>
        <w:pStyle w:val="Normal"/>
        <w:numPr>
          <w:ilvl w:val="0"/>
          <w:numId w:val="79"/>
        </w:numPr>
        <w:tabs>
          <w:tab w:val="clear" w:pos="720"/>
          <w:tab w:val="left" w:pos="1530" w:leader="none"/>
        </w:tabs>
        <w:spacing w:lineRule="auto" w:line="259"/>
        <w:ind w:firstLine="656"/>
        <w:jc w:val="both"/>
        <w:rPr>
          <w:rFonts w:ascii="Arial" w:hAnsi="Arial" w:eastAsia="Arial" w:cs="Arial"/>
          <w:sz w:val="18"/>
          <w:szCs w:val="18"/>
        </w:rPr>
      </w:pPr>
      <w:r>
        <w:rPr>
          <w:rFonts w:eastAsia="Arial" w:cs="Arial" w:ascii="Arial" w:hAnsi="Arial"/>
          <w:sz w:val="18"/>
          <w:szCs w:val="18"/>
          <w:u w:val="single"/>
        </w:rPr>
        <w:t>Insolvency, Voluntary Proceedings.</w:t>
      </w:r>
      <w:r>
        <w:rPr>
          <w:rFonts w:eastAsia="Arial" w:cs="Arial" w:ascii="Arial" w:hAnsi="Arial"/>
          <w:sz w:val="18"/>
          <w:szCs w:val="18"/>
        </w:rPr>
        <w:t xml:space="preserve"> The Borrower or any Material Subsidiary (i) ceases or fails to be solvent, or generally fails to pay, or admits in writing its inability to pay, its debts as they become due, subject to applicable grace periods, if any, whether at stated maturity or otherwise; (ii) voluntarily ceases to conduct its business in the ordinary course; (iii) commences any Insolvency Proceeding with respect to itself; or (iv) takes any action to effectuate or authorize any of the foregoing; or</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0"/>
          <w:numId w:val="79"/>
        </w:numPr>
        <w:tabs>
          <w:tab w:val="clear" w:pos="720"/>
          <w:tab w:val="left" w:pos="1573" w:leader="none"/>
        </w:tabs>
        <w:spacing w:lineRule="auto" w:line="290"/>
        <w:ind w:firstLine="656"/>
        <w:jc w:val="both"/>
        <w:rPr>
          <w:rFonts w:ascii="Arial" w:hAnsi="Arial" w:eastAsia="Arial" w:cs="Arial"/>
          <w:sz w:val="16"/>
          <w:szCs w:val="16"/>
        </w:rPr>
      </w:pPr>
      <w:r>
        <w:rPr>
          <w:rFonts w:eastAsia="Arial" w:cs="Arial" w:ascii="Arial" w:hAnsi="Arial"/>
          <w:sz w:val="16"/>
          <w:szCs w:val="16"/>
          <w:u w:val="single"/>
        </w:rPr>
        <w:t>Involuntary Proceedings</w:t>
      </w:r>
      <w:r>
        <w:rPr>
          <w:rFonts w:eastAsia="Arial" w:cs="Arial" w:ascii="Arial" w:hAnsi="Arial"/>
          <w:sz w:val="16"/>
          <w:szCs w:val="16"/>
        </w:rPr>
        <w:t>. (i) Any involuntary Insolvency Proceeding is commenced or filed against the Borrower or any Material Subsidiary, or any writ, judgment, warrant of attachment, execution or similar process, is issued or levied against a substantial part of the Borrower’s or any Material Subsidiary’s properties, and any such proceeding or petition shall not be dismissed, or such writ, judgment, warrant of attachment, execution or similar process shall not be released, vacated or fully bonded within 60 days after commencement, filing or levy; (ii) the Borrower or any Material Subsidiary admits the material allegations of a petition against it in any Insolvency Proceeding, or an order for relief (or similar order under non-U.S. law) is ordered in any Insolvency Proceeding; or (iii) the Borrower or any Material Subsidiary acquiesces in the appointment of a receiver, trustee, custodian, conservator, liquidator, mortgagee in possession (or agent therefor), or other similar Person for itself or a substantial portion of its property or business; or</w:t>
      </w:r>
    </w:p>
    <w:p>
      <w:pPr>
        <w:pStyle w:val="Normal"/>
        <w:spacing w:lineRule="exact" w:line="220"/>
        <w:rPr>
          <w:rFonts w:ascii="Arial" w:hAnsi="Arial" w:eastAsia="Arial" w:cs="Arial"/>
          <w:sz w:val="16"/>
          <w:szCs w:val="16"/>
        </w:rPr>
      </w:pPr>
      <w:r>
        <w:rPr>
          <w:rFonts w:eastAsia="Arial" w:cs="Arial" w:ascii="Arial" w:hAnsi="Arial"/>
          <w:sz w:val="16"/>
          <w:szCs w:val="16"/>
        </w:rPr>
      </w:r>
    </w:p>
    <w:p>
      <w:pPr>
        <w:pStyle w:val="Normal"/>
        <w:numPr>
          <w:ilvl w:val="0"/>
          <w:numId w:val="79"/>
        </w:numPr>
        <w:tabs>
          <w:tab w:val="clear" w:pos="720"/>
          <w:tab w:val="left" w:pos="1560" w:leader="none"/>
        </w:tabs>
        <w:spacing w:lineRule="auto" w:line="278"/>
        <w:ind w:firstLine="656"/>
        <w:jc w:val="both"/>
        <w:rPr>
          <w:rFonts w:ascii="Arial" w:hAnsi="Arial" w:eastAsia="Arial" w:cs="Arial"/>
          <w:sz w:val="17"/>
          <w:szCs w:val="17"/>
        </w:rPr>
      </w:pPr>
      <w:r>
        <w:rPr>
          <w:rFonts w:eastAsia="Arial" w:cs="Arial" w:ascii="Arial" w:hAnsi="Arial"/>
          <w:sz w:val="17"/>
          <w:szCs w:val="17"/>
          <w:u w:val="single"/>
        </w:rPr>
        <w:t>Monetary Judgments</w:t>
      </w:r>
      <w:r>
        <w:rPr>
          <w:rFonts w:eastAsia="Arial" w:cs="Arial" w:ascii="Arial" w:hAnsi="Arial"/>
          <w:sz w:val="17"/>
          <w:szCs w:val="17"/>
        </w:rPr>
        <w:t>. One or more non-interlocutory judgments, non-interlocutory orders, decrees or arbitration awards is entered against the Borrower or any Material Subsidiary involving in the aggregate a liability (to the extent not covered by independent third-party insurance as to which the insurer does not dispute coverage) as to any single or related series of transactions, incidents or conditions, of $75,000,000 or more, and the same shall remain unsatisfied, unvacated and unstayed pending appeal for a period of 30 days after the entry thereof; or</w:t>
      </w:r>
    </w:p>
    <w:p>
      <w:pPr>
        <w:pStyle w:val="Normal"/>
        <w:spacing w:lineRule="exact" w:line="225"/>
        <w:rPr>
          <w:rFonts w:ascii="Arial" w:hAnsi="Arial" w:eastAsia="Arial" w:cs="Arial"/>
          <w:sz w:val="17"/>
          <w:szCs w:val="17"/>
        </w:rPr>
      </w:pPr>
      <w:r>
        <w:rPr>
          <w:rFonts w:eastAsia="Arial" w:cs="Arial" w:ascii="Arial" w:hAnsi="Arial"/>
          <w:sz w:val="17"/>
          <w:szCs w:val="17"/>
        </w:rPr>
      </w:r>
    </w:p>
    <w:p>
      <w:pPr>
        <w:pStyle w:val="Normal"/>
        <w:numPr>
          <w:ilvl w:val="0"/>
          <w:numId w:val="79"/>
        </w:numPr>
        <w:tabs>
          <w:tab w:val="clear" w:pos="720"/>
          <w:tab w:val="left" w:pos="1506" w:leader="none"/>
        </w:tabs>
        <w:spacing w:lineRule="auto" w:line="264"/>
        <w:ind w:firstLine="656"/>
        <w:jc w:val="both"/>
        <w:rPr>
          <w:rFonts w:ascii="Arial" w:hAnsi="Arial" w:eastAsia="Arial" w:cs="Arial"/>
          <w:sz w:val="18"/>
          <w:szCs w:val="18"/>
        </w:rPr>
      </w:pPr>
      <w:r>
        <w:rPr>
          <w:rFonts w:eastAsia="Arial" w:cs="Arial" w:ascii="Arial" w:hAnsi="Arial"/>
          <w:sz w:val="18"/>
          <w:szCs w:val="18"/>
          <w:u w:val="single"/>
        </w:rPr>
        <w:t>Non-Monetary Judgments.</w:t>
      </w:r>
      <w:r>
        <w:rPr>
          <w:rFonts w:eastAsia="Arial" w:cs="Arial" w:ascii="Arial" w:hAnsi="Arial"/>
          <w:sz w:val="18"/>
          <w:szCs w:val="18"/>
        </w:rPr>
        <w:t xml:space="preserve"> Any non-monetary judgment, order or decree is entered against the Borrower or any Material Subsidiary which does or would reasonably be expected to have a Material Adverse Effect, and there shall be any period of 30 consecutive days during which a stay of enforcement of such judgment or order, by reason of a pending appeal or otherwise, shall not be in effect; or</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79"/>
        </w:numPr>
        <w:tabs>
          <w:tab w:val="clear" w:pos="720"/>
          <w:tab w:val="left" w:pos="1520" w:leader="none"/>
        </w:tabs>
        <w:spacing w:lineRule="auto" w:line="257"/>
        <w:ind w:firstLine="656"/>
        <w:jc w:val="both"/>
        <w:rPr>
          <w:rFonts w:ascii="Arial" w:hAnsi="Arial" w:eastAsia="Arial" w:cs="Arial"/>
          <w:sz w:val="18"/>
          <w:szCs w:val="18"/>
        </w:rPr>
      </w:pPr>
      <w:r>
        <w:rPr>
          <w:rFonts w:eastAsia="Arial" w:cs="Arial" w:ascii="Arial" w:hAnsi="Arial"/>
          <w:sz w:val="18"/>
          <w:szCs w:val="18"/>
          <w:u w:val="single"/>
        </w:rPr>
        <w:t>ERISA</w:t>
      </w:r>
      <w:r>
        <w:rPr>
          <w:rFonts w:eastAsia="Arial" w:cs="Arial" w:ascii="Arial" w:hAnsi="Arial"/>
          <w:sz w:val="18"/>
          <w:szCs w:val="18"/>
        </w:rPr>
        <w:t>. (i) An ERISA Event occurs with respect to a Pension Plan or Multiemployer Plan which has resulted or could reasonably be expected to result in liability of the Borrower under Title IV of ERISA to the Pension Plan, Multiemployer Plan or the PBGC in an aggregate amount in excess of $75,000,000, or (ii) the Borrower or any ERISA Affiliate fails to pay when due, after the expiration of any applicable grace period, any installment payment with respect to its withdrawal liability under Section 4201 of ERISA under a Multiemployer Plan in an aggregate amount in excess of $75,000,000; or</w:t>
      </w:r>
    </w:p>
    <w:p>
      <w:pPr>
        <w:pStyle w:val="Normal"/>
        <w:spacing w:lineRule="exact" w:line="241"/>
        <w:rPr>
          <w:rFonts w:ascii="Arial" w:hAnsi="Arial" w:eastAsia="Arial" w:cs="Arial"/>
          <w:sz w:val="18"/>
          <w:szCs w:val="18"/>
        </w:rPr>
      </w:pPr>
      <w:r>
        <w:rPr>
          <w:rFonts w:eastAsia="Arial" w:cs="Arial" w:ascii="Arial" w:hAnsi="Arial"/>
          <w:sz w:val="18"/>
          <w:szCs w:val="18"/>
        </w:rPr>
      </w:r>
    </w:p>
    <w:p>
      <w:pPr>
        <w:pStyle w:val="Normal"/>
        <w:numPr>
          <w:ilvl w:val="0"/>
          <w:numId w:val="79"/>
        </w:numPr>
        <w:tabs>
          <w:tab w:val="clear" w:pos="720"/>
          <w:tab w:val="left" w:pos="1519" w:leader="none"/>
        </w:tabs>
        <w:spacing w:lineRule="auto" w:line="276"/>
        <w:ind w:firstLine="656"/>
        <w:jc w:val="both"/>
        <w:rPr>
          <w:rFonts w:ascii="Arial" w:hAnsi="Arial" w:eastAsia="Arial" w:cs="Arial"/>
          <w:sz w:val="17"/>
          <w:szCs w:val="17"/>
        </w:rPr>
      </w:pPr>
      <w:r>
        <w:rPr>
          <w:rFonts w:eastAsia="Arial" w:cs="Arial" w:ascii="Arial" w:hAnsi="Arial"/>
          <w:sz w:val="17"/>
          <w:szCs w:val="17"/>
          <w:u w:val="single"/>
        </w:rPr>
        <w:t>Invalidity of Loan Documents</w:t>
      </w:r>
      <w:r>
        <w:rPr>
          <w:rFonts w:eastAsia="Arial" w:cs="Arial" w:ascii="Arial" w:hAnsi="Arial"/>
          <w:sz w:val="17"/>
          <w:szCs w:val="17"/>
        </w:rPr>
        <w:t xml:space="preserve">. Any Loan Document, at any time after its execution and delivery and for any reason other than the agreement of all Lenders or satisfaction in full of all the Obligations, ceases to be in full force and effect (other than with respect to matters regarding Term SOFR Loans which are subject to the application of, and the Borrower accordingly complying with the terms of, </w:t>
      </w:r>
      <w:r>
        <w:rPr>
          <w:rFonts w:eastAsia="Arial" w:cs="Arial" w:ascii="Arial" w:hAnsi="Arial"/>
          <w:sz w:val="17"/>
          <w:szCs w:val="17"/>
          <w:u w:val="single"/>
        </w:rPr>
        <w:t>Section 3.02</w:t>
      </w:r>
      <w:r>
        <w:rPr>
          <w:rFonts w:eastAsia="Arial" w:cs="Arial" w:ascii="Arial" w:hAnsi="Arial"/>
          <w:sz w:val="17"/>
          <w:szCs w:val="17"/>
        </w:rPr>
        <w:t>) or is declared by a court of competent jurisdiction to be null and void, invalid or unenforceable in any respect; or the Borrower denies that it has any or further liability or obligation under any Loan Document, or purports to revoke, terminate or rescind any Loan Document; or</w:t>
      </w:r>
    </w:p>
    <w:p>
      <w:pPr>
        <w:pStyle w:val="Normal"/>
        <w:spacing w:lineRule="exact" w:line="374"/>
        <w:rPr>
          <w:sz w:val="20"/>
          <w:szCs w:val="20"/>
        </w:rPr>
      </w:pPr>
      <w:r>
        <w:rPr>
          <w:sz w:val="20"/>
          <w:szCs w:val="20"/>
        </w:rPr>
      </w:r>
    </w:p>
    <w:p>
      <w:pPr>
        <w:pStyle w:val="Normal"/>
        <w:jc w:val="center"/>
        <w:rPr>
          <w:sz w:val="20"/>
          <w:szCs w:val="20"/>
        </w:rPr>
      </w:pPr>
      <w:r>
        <w:rPr>
          <w:rFonts w:eastAsia="Arial" w:cs="Arial" w:ascii="Arial" w:hAnsi="Arial"/>
          <w:sz w:val="14"/>
          <w:szCs w:val="14"/>
        </w:rPr>
        <w:t>57</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60">
            <wp:simplePos x="0" y="0"/>
            <wp:positionH relativeFrom="column">
              <wp:posOffset>5080</wp:posOffset>
            </wp:positionH>
            <wp:positionV relativeFrom="paragraph">
              <wp:posOffset>38100</wp:posOffset>
            </wp:positionV>
            <wp:extent cx="7132320" cy="17145"/>
            <wp:effectExtent l="0" t="0" r="0" b="0"/>
            <wp:wrapNone/>
            <wp:docPr id="59" name="Pictu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80" descr=""/>
                    <pic:cNvPicPr>
                      <a:picLocks noChangeAspect="1" noChangeArrowheads="1"/>
                    </pic:cNvPicPr>
                  </pic:nvPicPr>
                  <pic:blipFill>
                    <a:blip r:embed="rId60"/>
                    <a:stretch>
                      <a:fillRect/>
                    </a:stretch>
                  </pic:blipFill>
                  <pic:spPr bwMode="auto">
                    <a:xfrm>
                      <a:off x="0" y="0"/>
                      <a:ext cx="7132320" cy="17145"/>
                    </a:xfrm>
                    <a:prstGeom prst="rect">
                      <a:avLst/>
                    </a:prstGeom>
                    <a:noFill/>
                  </pic:spPr>
                </pic:pic>
              </a:graphicData>
            </a:graphic>
          </wp:anchor>
        </w:drawing>
      </w:r>
    </w:p>
    <w:p>
      <w:pPr>
        <w:pStyle w:val="Normal"/>
        <w:numPr>
          <w:ilvl w:val="0"/>
          <w:numId w:val="80"/>
        </w:numPr>
        <w:tabs>
          <w:tab w:val="clear" w:pos="720"/>
          <w:tab w:val="left" w:pos="1580" w:leader="none"/>
        </w:tabs>
        <w:ind w:hanging="924" w:left="1580"/>
        <w:rPr>
          <w:rFonts w:ascii="Arial" w:hAnsi="Arial" w:eastAsia="Arial" w:cs="Arial"/>
          <w:sz w:val="18"/>
          <w:szCs w:val="18"/>
        </w:rPr>
      </w:pPr>
      <w:bookmarkStart w:id="61" w:name="page67"/>
      <w:bookmarkEnd w:id="61"/>
      <w:r>
        <w:rPr>
          <w:rFonts w:eastAsia="Arial" w:cs="Arial" w:ascii="Arial" w:hAnsi="Arial"/>
          <w:sz w:val="18"/>
          <w:szCs w:val="18"/>
          <w:u w:val="single"/>
        </w:rPr>
        <w:t>Change of Control</w:t>
      </w:r>
      <w:r>
        <w:rPr>
          <w:rFonts w:eastAsia="Arial" w:cs="Arial" w:ascii="Arial" w:hAnsi="Arial"/>
          <w:sz w:val="18"/>
          <w:szCs w:val="18"/>
        </w:rPr>
        <w:t>. There occurs any Change of Control.</w:t>
      </w:r>
    </w:p>
    <w:p>
      <w:pPr>
        <w:pStyle w:val="Normal"/>
        <w:spacing w:lineRule="exact" w:line="275"/>
        <w:rPr>
          <w:sz w:val="20"/>
          <w:szCs w:val="20"/>
        </w:rPr>
      </w:pPr>
      <w:r>
        <w:rPr>
          <w:sz w:val="20"/>
          <w:szCs w:val="20"/>
        </w:rPr>
      </w:r>
    </w:p>
    <w:p>
      <w:pPr>
        <w:pStyle w:val="Normal"/>
        <w:spacing w:lineRule="auto" w:line="281"/>
        <w:ind w:firstLine="648" w:right="20"/>
        <w:rPr>
          <w:sz w:val="20"/>
          <w:szCs w:val="20"/>
        </w:rPr>
      </w:pPr>
      <w:r>
        <w:rPr>
          <w:rFonts w:eastAsia="Arial" w:cs="Arial" w:ascii="Arial" w:hAnsi="Arial"/>
          <w:b/>
          <w:bCs/>
          <w:sz w:val="18"/>
          <w:szCs w:val="18"/>
        </w:rPr>
        <w:t xml:space="preserve">8.02 Remedies Upon Event of Default. </w:t>
      </w:r>
      <w:r>
        <w:rPr>
          <w:rFonts w:eastAsia="Arial" w:cs="Arial" w:ascii="Arial" w:hAnsi="Arial"/>
          <w:sz w:val="18"/>
          <w:szCs w:val="18"/>
        </w:rPr>
        <w:t>If any Event of Default occurs and is continuing, the Administrative Agent shall, at the request of,</w:t>
      </w:r>
      <w:r>
        <w:rPr>
          <w:rFonts w:eastAsia="Arial" w:cs="Arial" w:ascii="Arial" w:hAnsi="Arial"/>
          <w:b/>
          <w:bCs/>
          <w:sz w:val="18"/>
          <w:szCs w:val="18"/>
        </w:rPr>
        <w:t xml:space="preserve"> </w:t>
      </w:r>
      <w:r>
        <w:rPr>
          <w:rFonts w:eastAsia="Arial" w:cs="Arial" w:ascii="Arial" w:hAnsi="Arial"/>
          <w:sz w:val="18"/>
          <w:szCs w:val="18"/>
        </w:rPr>
        <w:t>or may, with the consent of, the Required Lenders, take any or all of the following actions:</w:t>
      </w:r>
    </w:p>
    <w:p>
      <w:pPr>
        <w:pStyle w:val="Normal"/>
        <w:spacing w:lineRule="exact" w:line="220"/>
        <w:rPr>
          <w:sz w:val="20"/>
          <w:szCs w:val="20"/>
        </w:rPr>
      </w:pPr>
      <w:r>
        <w:rPr>
          <w:sz w:val="20"/>
          <w:szCs w:val="20"/>
        </w:rPr>
      </w:r>
    </w:p>
    <w:p>
      <w:pPr>
        <w:pStyle w:val="Normal"/>
        <w:numPr>
          <w:ilvl w:val="0"/>
          <w:numId w:val="81"/>
        </w:numPr>
        <w:tabs>
          <w:tab w:val="clear" w:pos="720"/>
          <w:tab w:val="left" w:pos="1640" w:leader="none"/>
        </w:tabs>
        <w:ind w:hanging="984" w:left="1640"/>
        <w:rPr>
          <w:rFonts w:ascii="Arial" w:hAnsi="Arial" w:eastAsia="Arial" w:cs="Arial"/>
          <w:sz w:val="17"/>
          <w:szCs w:val="17"/>
        </w:rPr>
      </w:pPr>
      <w:r>
        <w:rPr>
          <w:rFonts w:eastAsia="Arial" w:cs="Arial" w:ascii="Arial" w:hAnsi="Arial"/>
          <w:sz w:val="17"/>
          <w:szCs w:val="17"/>
        </w:rPr>
        <w:t>declare the commitment of each Lender to make Loans to be terminated, whereupon such commitments and obligation shall be</w:t>
      </w:r>
    </w:p>
    <w:p>
      <w:pPr>
        <w:pStyle w:val="Normal"/>
        <w:spacing w:lineRule="exact" w:line="34"/>
        <w:rPr>
          <w:rFonts w:ascii="Arial" w:hAnsi="Arial" w:eastAsia="Arial" w:cs="Arial"/>
          <w:sz w:val="17"/>
          <w:szCs w:val="17"/>
        </w:rPr>
      </w:pPr>
      <w:r>
        <w:rPr>
          <w:rFonts w:eastAsia="Arial" w:cs="Arial" w:ascii="Arial" w:hAnsi="Arial"/>
          <w:sz w:val="17"/>
          <w:szCs w:val="17"/>
        </w:rPr>
      </w:r>
    </w:p>
    <w:p>
      <w:pPr>
        <w:pStyle w:val="Normal"/>
        <w:rPr>
          <w:rFonts w:ascii="Arial" w:hAnsi="Arial" w:eastAsia="Arial" w:cs="Arial"/>
          <w:sz w:val="17"/>
          <w:szCs w:val="17"/>
        </w:rPr>
      </w:pPr>
      <w:r>
        <w:rPr>
          <w:rFonts w:eastAsia="Arial" w:cs="Arial" w:ascii="Arial" w:hAnsi="Arial"/>
          <w:sz w:val="18"/>
          <w:szCs w:val="18"/>
        </w:rPr>
        <w:t>terminated;</w:t>
      </w:r>
    </w:p>
    <w:p>
      <w:pPr>
        <w:pStyle w:val="Normal"/>
        <w:spacing w:lineRule="exact" w:line="264"/>
        <w:rPr>
          <w:rFonts w:ascii="Arial" w:hAnsi="Arial" w:eastAsia="Arial" w:cs="Arial"/>
          <w:sz w:val="17"/>
          <w:szCs w:val="17"/>
        </w:rPr>
      </w:pPr>
      <w:r>
        <w:rPr>
          <w:rFonts w:eastAsia="Arial" w:cs="Arial" w:ascii="Arial" w:hAnsi="Arial"/>
          <w:sz w:val="17"/>
          <w:szCs w:val="17"/>
        </w:rPr>
      </w:r>
    </w:p>
    <w:p>
      <w:pPr>
        <w:pStyle w:val="Normal"/>
        <w:numPr>
          <w:ilvl w:val="0"/>
          <w:numId w:val="81"/>
        </w:numPr>
        <w:tabs>
          <w:tab w:val="clear" w:pos="720"/>
          <w:tab w:val="left" w:pos="1519" w:leader="none"/>
        </w:tabs>
        <w:spacing w:lineRule="auto" w:line="264"/>
        <w:ind w:firstLine="656"/>
        <w:jc w:val="both"/>
        <w:rPr>
          <w:rFonts w:ascii="Arial" w:hAnsi="Arial" w:eastAsia="Arial" w:cs="Arial"/>
          <w:sz w:val="18"/>
          <w:szCs w:val="18"/>
        </w:rPr>
      </w:pPr>
      <w:r>
        <w:rPr>
          <w:rFonts w:eastAsia="Arial" w:cs="Arial" w:ascii="Arial" w:hAnsi="Arial"/>
          <w:sz w:val="18"/>
          <w:szCs w:val="18"/>
        </w:rPr>
        <w:t>declare the unpaid principal amount of all outstanding Loans, all interest accrued and unpaid thereon, and all other amounts owing or payable hereunder or under any other Loan Document to be immediately due and payable, without presentment, demand, protest or other notice of any kind, all of which are hereby expressly waived by the Borrower; and</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81"/>
        </w:numPr>
        <w:tabs>
          <w:tab w:val="clear" w:pos="720"/>
          <w:tab w:val="left" w:pos="1560" w:leader="none"/>
        </w:tabs>
        <w:ind w:hanging="904" w:left="1560"/>
        <w:rPr>
          <w:rFonts w:ascii="Arial" w:hAnsi="Arial" w:eastAsia="Arial" w:cs="Arial"/>
          <w:sz w:val="17"/>
          <w:szCs w:val="17"/>
        </w:rPr>
      </w:pPr>
      <w:r>
        <w:rPr>
          <w:rFonts w:eastAsia="Arial" w:cs="Arial" w:ascii="Arial" w:hAnsi="Arial"/>
          <w:sz w:val="17"/>
          <w:szCs w:val="17"/>
        </w:rPr>
        <w:t>exercise on behalf of itself and the Lenders all rights and remedies available to it and the Lenders under the Loan Documents;</w:t>
      </w:r>
    </w:p>
    <w:p>
      <w:pPr>
        <w:pStyle w:val="Normal"/>
        <w:spacing w:lineRule="exact" w:line="264"/>
        <w:rPr>
          <w:sz w:val="20"/>
          <w:szCs w:val="20"/>
        </w:rPr>
      </w:pPr>
      <w:r>
        <w:rPr>
          <w:sz w:val="20"/>
          <w:szCs w:val="20"/>
        </w:rPr>
      </w:r>
    </w:p>
    <w:p>
      <w:pPr>
        <w:pStyle w:val="Normal"/>
        <w:spacing w:lineRule="auto" w:line="312"/>
        <w:jc w:val="both"/>
        <w:rPr>
          <w:sz w:val="20"/>
          <w:szCs w:val="20"/>
        </w:rPr>
      </w:pPr>
      <w:r>
        <w:rPr>
          <w:rFonts w:eastAsia="Arial" w:cs="Arial" w:ascii="Arial" w:hAnsi="Arial"/>
          <w:sz w:val="16"/>
          <w:szCs w:val="16"/>
          <w:u w:val="single"/>
        </w:rPr>
        <w:t>provided</w:t>
      </w:r>
      <w:r>
        <w:rPr>
          <w:rFonts w:eastAsia="Arial" w:cs="Arial" w:ascii="Arial" w:hAnsi="Arial"/>
          <w:sz w:val="16"/>
          <w:szCs w:val="16"/>
        </w:rPr>
        <w:t xml:space="preserve">, </w:t>
      </w:r>
      <w:r>
        <w:rPr>
          <w:rFonts w:eastAsia="Arial" w:cs="Arial" w:ascii="Arial" w:hAnsi="Arial"/>
          <w:sz w:val="16"/>
          <w:szCs w:val="16"/>
          <w:u w:val="single"/>
        </w:rPr>
        <w:t>however</w:t>
      </w:r>
      <w:r>
        <w:rPr>
          <w:rFonts w:eastAsia="Arial" w:cs="Arial" w:ascii="Arial" w:hAnsi="Arial"/>
          <w:sz w:val="16"/>
          <w:szCs w:val="16"/>
        </w:rPr>
        <w:t>, that upon the occurrence of an actual or deemed entry of an order for relief with respect to the Borrower under the Bankruptcy Code of the United States, the obligation of each Lender to make Loans shall automatically terminate, the unpaid principal amount of all outstanding Loans and all interest and other amounts as aforesaid shall automatically become due and payable without further act of the Administrative Agent or any Lender.</w:t>
      </w:r>
    </w:p>
    <w:p>
      <w:pPr>
        <w:pStyle w:val="Normal"/>
        <w:spacing w:lineRule="exact" w:line="199"/>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8.03 Application of Funds. </w:t>
      </w:r>
      <w:r>
        <w:rPr>
          <w:rFonts w:eastAsia="Arial" w:cs="Arial" w:ascii="Arial" w:hAnsi="Arial"/>
          <w:sz w:val="18"/>
          <w:szCs w:val="18"/>
        </w:rPr>
        <w:t>After the exercise of remedies provided for in</w:t>
      </w:r>
      <w:r>
        <w:rPr>
          <w:rFonts w:eastAsia="Arial" w:cs="Arial" w:ascii="Arial" w:hAnsi="Arial"/>
          <w:b/>
          <w:bCs/>
          <w:sz w:val="18"/>
          <w:szCs w:val="18"/>
        </w:rPr>
        <w:t xml:space="preserve"> </w:t>
      </w:r>
      <w:r>
        <w:rPr>
          <w:rFonts w:eastAsia="Arial" w:cs="Arial" w:ascii="Arial" w:hAnsi="Arial"/>
          <w:sz w:val="18"/>
          <w:szCs w:val="18"/>
          <w:u w:val="single"/>
        </w:rPr>
        <w:t>Section 8.02</w:t>
      </w:r>
      <w:r>
        <w:rPr>
          <w:rFonts w:eastAsia="Arial" w:cs="Arial" w:ascii="Arial" w:hAnsi="Arial"/>
          <w:b/>
          <w:bCs/>
          <w:sz w:val="18"/>
          <w:szCs w:val="18"/>
        </w:rPr>
        <w:t xml:space="preserve"> </w:t>
      </w:r>
      <w:r>
        <w:rPr>
          <w:rFonts w:eastAsia="Arial" w:cs="Arial" w:ascii="Arial" w:hAnsi="Arial"/>
          <w:sz w:val="18"/>
          <w:szCs w:val="18"/>
        </w:rPr>
        <w:t>(or after the Loans have automatically become</w:t>
      </w:r>
      <w:r>
        <w:rPr>
          <w:rFonts w:eastAsia="Arial" w:cs="Arial" w:ascii="Arial" w:hAnsi="Arial"/>
          <w:b/>
          <w:bCs/>
          <w:sz w:val="18"/>
          <w:szCs w:val="18"/>
        </w:rPr>
        <w:t xml:space="preserve"> </w:t>
      </w:r>
      <w:r>
        <w:rPr>
          <w:rFonts w:eastAsia="Arial" w:cs="Arial" w:ascii="Arial" w:hAnsi="Arial"/>
          <w:sz w:val="18"/>
          <w:szCs w:val="18"/>
        </w:rPr>
        <w:t xml:space="preserve">immediately due and payable as set forth in the proviso to </w:t>
      </w:r>
      <w:r>
        <w:rPr>
          <w:rFonts w:eastAsia="Arial" w:cs="Arial" w:ascii="Arial" w:hAnsi="Arial"/>
          <w:sz w:val="18"/>
          <w:szCs w:val="18"/>
          <w:u w:val="single"/>
        </w:rPr>
        <w:t>Section 8.02</w:t>
      </w:r>
      <w:r>
        <w:rPr>
          <w:rFonts w:eastAsia="Arial" w:cs="Arial" w:ascii="Arial" w:hAnsi="Arial"/>
          <w:sz w:val="18"/>
          <w:szCs w:val="18"/>
        </w:rPr>
        <w:t xml:space="preserve">), any amounts received on account of the Obligations shall, subject to the provisions of </w:t>
      </w:r>
      <w:r>
        <w:rPr>
          <w:rFonts w:eastAsia="Arial" w:cs="Arial" w:ascii="Arial" w:hAnsi="Arial"/>
          <w:sz w:val="18"/>
          <w:szCs w:val="18"/>
          <w:u w:val="single"/>
        </w:rPr>
        <w:t>Section 2.12</w:t>
      </w:r>
      <w:r>
        <w:rPr>
          <w:rFonts w:eastAsia="Arial" w:cs="Arial" w:ascii="Arial" w:hAnsi="Arial"/>
          <w:sz w:val="18"/>
          <w:szCs w:val="18"/>
        </w:rPr>
        <w:t>, be applied by the Administrative Agent in the following order:</w:t>
      </w:r>
    </w:p>
    <w:p>
      <w:pPr>
        <w:pStyle w:val="Normal"/>
        <w:spacing w:lineRule="exact" w:line="207"/>
        <w:rPr>
          <w:sz w:val="20"/>
          <w:szCs w:val="20"/>
        </w:rPr>
      </w:pPr>
      <w:r>
        <w:rPr>
          <w:sz w:val="20"/>
          <w:szCs w:val="20"/>
        </w:rPr>
      </w:r>
    </w:p>
    <w:p>
      <w:pPr>
        <w:pStyle w:val="Normal"/>
        <w:spacing w:lineRule="auto" w:line="343"/>
        <w:ind w:firstLine="648"/>
        <w:jc w:val="both"/>
        <w:rPr>
          <w:sz w:val="20"/>
          <w:szCs w:val="20"/>
        </w:rPr>
      </w:pPr>
      <w:r>
        <w:rPr>
          <w:rFonts w:eastAsia="Arial" w:cs="Arial" w:ascii="Arial" w:hAnsi="Arial"/>
          <w:sz w:val="16"/>
          <w:szCs w:val="16"/>
          <w:u w:val="single"/>
        </w:rPr>
        <w:t>First</w:t>
      </w:r>
      <w:r>
        <w:rPr>
          <w:rFonts w:eastAsia="Arial" w:cs="Arial" w:ascii="Arial" w:hAnsi="Arial"/>
          <w:sz w:val="16"/>
          <w:szCs w:val="16"/>
        </w:rPr>
        <w:t xml:space="preserve">, to payment of that portion of the Obligations constituting fees, indemnities, expenses and other amounts (including fees, charges and disbursements of counsel to the Administrative Agent and amounts payable under </w:t>
      </w:r>
      <w:r>
        <w:rPr>
          <w:rFonts w:eastAsia="Arial" w:cs="Arial" w:ascii="Arial" w:hAnsi="Arial"/>
          <w:sz w:val="16"/>
          <w:szCs w:val="16"/>
          <w:u w:val="single"/>
        </w:rPr>
        <w:t>Article III</w:t>
      </w:r>
      <w:r>
        <w:rPr>
          <w:rFonts w:eastAsia="Arial" w:cs="Arial" w:ascii="Arial" w:hAnsi="Arial"/>
          <w:sz w:val="16"/>
          <w:szCs w:val="16"/>
        </w:rPr>
        <w:t>) payable to the Administrative Agent in its capacity as such;</w:t>
      </w:r>
    </w:p>
    <w:p>
      <w:pPr>
        <w:pStyle w:val="Normal"/>
        <w:spacing w:lineRule="exact" w:line="151"/>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u w:val="single"/>
        </w:rPr>
        <w:t>Second</w:t>
      </w:r>
      <w:r>
        <w:rPr>
          <w:rFonts w:eastAsia="Arial" w:cs="Arial" w:ascii="Arial" w:hAnsi="Arial"/>
          <w:sz w:val="18"/>
          <w:szCs w:val="18"/>
        </w:rPr>
        <w:t xml:space="preserve">, to payment of that portion of the Obligations constituting fees, indemnities and other amounts (other than principal and interest) payable to the Lenders (including fees, charges and disbursements of counsel to the respective Lenders and amounts payable under </w:t>
      </w:r>
      <w:r>
        <w:rPr>
          <w:rFonts w:eastAsia="Arial" w:cs="Arial" w:ascii="Arial" w:hAnsi="Arial"/>
          <w:sz w:val="18"/>
          <w:szCs w:val="18"/>
          <w:u w:val="single"/>
        </w:rPr>
        <w:t>Article III</w:t>
      </w:r>
      <w:r>
        <w:rPr>
          <w:rFonts w:eastAsia="Arial" w:cs="Arial" w:ascii="Arial" w:hAnsi="Arial"/>
          <w:sz w:val="18"/>
          <w:szCs w:val="18"/>
        </w:rPr>
        <w:t xml:space="preserve">), ratably among them in proportion to the respective amounts described in this clause </w:t>
      </w:r>
      <w:r>
        <w:rPr>
          <w:rFonts w:eastAsia="Arial" w:cs="Arial" w:ascii="Arial" w:hAnsi="Arial"/>
          <w:sz w:val="18"/>
          <w:szCs w:val="18"/>
          <w:u w:val="single"/>
        </w:rPr>
        <w:t>Second</w:t>
      </w:r>
      <w:r>
        <w:rPr>
          <w:rFonts w:eastAsia="Arial" w:cs="Arial" w:ascii="Arial" w:hAnsi="Arial"/>
          <w:sz w:val="18"/>
          <w:szCs w:val="18"/>
        </w:rPr>
        <w:t xml:space="preserve"> payable to them;</w:t>
      </w:r>
    </w:p>
    <w:p>
      <w:pPr>
        <w:pStyle w:val="Normal"/>
        <w:spacing w:lineRule="exact" w:line="211"/>
        <w:rPr>
          <w:sz w:val="20"/>
          <w:szCs w:val="20"/>
        </w:rPr>
      </w:pPr>
      <w:r>
        <w:rPr>
          <w:sz w:val="20"/>
          <w:szCs w:val="20"/>
        </w:rPr>
      </w:r>
    </w:p>
    <w:p>
      <w:pPr>
        <w:pStyle w:val="Normal"/>
        <w:spacing w:lineRule="auto" w:line="307"/>
        <w:ind w:firstLine="648"/>
        <w:jc w:val="both"/>
        <w:rPr>
          <w:sz w:val="20"/>
          <w:szCs w:val="20"/>
        </w:rPr>
      </w:pPr>
      <w:r>
        <w:rPr>
          <w:rFonts w:eastAsia="Arial" w:cs="Arial" w:ascii="Arial" w:hAnsi="Arial"/>
          <w:sz w:val="17"/>
          <w:szCs w:val="17"/>
          <w:u w:val="single"/>
        </w:rPr>
        <w:t>Third</w:t>
      </w:r>
      <w:r>
        <w:rPr>
          <w:rFonts w:eastAsia="Arial" w:cs="Arial" w:ascii="Arial" w:hAnsi="Arial"/>
          <w:sz w:val="17"/>
          <w:szCs w:val="17"/>
        </w:rPr>
        <w:t xml:space="preserve">, to payment of that portion of the Obligations constituting accrued and unpaid interest on the Loans and other Obligations arising under the Loan Documents, ratably among the Lenders in proportion to the respective amounts described in this clause </w:t>
      </w:r>
      <w:r>
        <w:rPr>
          <w:rFonts w:eastAsia="Arial" w:cs="Arial" w:ascii="Arial" w:hAnsi="Arial"/>
          <w:sz w:val="17"/>
          <w:szCs w:val="17"/>
          <w:u w:val="single"/>
        </w:rPr>
        <w:t>Third</w:t>
      </w:r>
      <w:r>
        <w:rPr>
          <w:rFonts w:eastAsia="Arial" w:cs="Arial" w:ascii="Arial" w:hAnsi="Arial"/>
          <w:sz w:val="17"/>
          <w:szCs w:val="17"/>
        </w:rPr>
        <w:t xml:space="preserve"> payable to them;</w:t>
      </w:r>
    </w:p>
    <w:p>
      <w:pPr>
        <w:pStyle w:val="Normal"/>
        <w:spacing w:lineRule="exact" w:line="173"/>
        <w:rPr>
          <w:sz w:val="20"/>
          <w:szCs w:val="20"/>
        </w:rPr>
      </w:pPr>
      <w:r>
        <w:rPr>
          <w:sz w:val="20"/>
          <w:szCs w:val="20"/>
        </w:rPr>
      </w:r>
    </w:p>
    <w:p>
      <w:pPr>
        <w:pStyle w:val="Normal"/>
        <w:spacing w:lineRule="auto" w:line="278"/>
        <w:ind w:firstLine="648" w:right="20"/>
        <w:jc w:val="both"/>
        <w:rPr>
          <w:sz w:val="20"/>
          <w:szCs w:val="20"/>
        </w:rPr>
      </w:pPr>
      <w:r>
        <w:rPr>
          <w:rFonts w:eastAsia="Arial" w:cs="Arial" w:ascii="Arial" w:hAnsi="Arial"/>
          <w:sz w:val="18"/>
          <w:szCs w:val="18"/>
          <w:u w:val="single"/>
        </w:rPr>
        <w:t>Fourth</w:t>
      </w:r>
      <w:r>
        <w:rPr>
          <w:rFonts w:eastAsia="Arial" w:cs="Arial" w:ascii="Arial" w:hAnsi="Arial"/>
          <w:sz w:val="18"/>
          <w:szCs w:val="18"/>
        </w:rPr>
        <w:t xml:space="preserve">, to payment of that portion of the Obligations constituting unpaid principal of the Loans, ratably among the Lenders in proportion to the respective amounts described in this clause </w:t>
      </w:r>
      <w:r>
        <w:rPr>
          <w:rFonts w:eastAsia="Arial" w:cs="Arial" w:ascii="Arial" w:hAnsi="Arial"/>
          <w:sz w:val="18"/>
          <w:szCs w:val="18"/>
          <w:u w:val="single"/>
        </w:rPr>
        <w:t>Fourth</w:t>
      </w:r>
      <w:r>
        <w:rPr>
          <w:rFonts w:eastAsia="Arial" w:cs="Arial" w:ascii="Arial" w:hAnsi="Arial"/>
          <w:sz w:val="18"/>
          <w:szCs w:val="18"/>
        </w:rPr>
        <w:t xml:space="preserve"> held by them; and</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7"/>
          <w:szCs w:val="17"/>
          <w:u w:val="single"/>
        </w:rPr>
        <w:t>Last</w:t>
      </w:r>
      <w:r>
        <w:rPr>
          <w:rFonts w:eastAsia="Arial" w:cs="Arial" w:ascii="Arial" w:hAnsi="Arial"/>
          <w:sz w:val="17"/>
          <w:szCs w:val="17"/>
        </w:rPr>
        <w:t>, the balance, if any, after all of the Obligations have been indefeasibly paid in full, to the Borrower or as otherwise required by Law.</w:t>
      </w:r>
    </w:p>
    <w:p>
      <w:pPr>
        <w:pStyle w:val="Normal"/>
        <w:spacing w:lineRule="exact" w:line="200"/>
        <w:rPr>
          <w:sz w:val="20"/>
          <w:szCs w:val="20"/>
        </w:rPr>
      </w:pPr>
      <w:r>
        <w:rPr>
          <w:sz w:val="20"/>
          <w:szCs w:val="20"/>
        </w:rPr>
      </w:r>
    </w:p>
    <w:p>
      <w:pPr>
        <w:pStyle w:val="Normal"/>
        <w:spacing w:lineRule="exact" w:line="235"/>
        <w:rPr>
          <w:sz w:val="20"/>
          <w:szCs w:val="20"/>
        </w:rPr>
      </w:pPr>
      <w:r>
        <w:rPr>
          <w:sz w:val="20"/>
          <w:szCs w:val="20"/>
        </w:rPr>
      </w:r>
    </w:p>
    <w:p>
      <w:pPr>
        <w:pStyle w:val="Normal"/>
        <w:jc w:val="center"/>
        <w:rPr>
          <w:sz w:val="20"/>
          <w:szCs w:val="20"/>
        </w:rPr>
      </w:pPr>
      <w:r>
        <w:rPr>
          <w:rFonts w:eastAsia="Arial" w:cs="Arial" w:ascii="Arial" w:hAnsi="Arial"/>
          <w:sz w:val="14"/>
          <w:szCs w:val="14"/>
        </w:rPr>
        <w:t>58</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61">
            <wp:simplePos x="0" y="0"/>
            <wp:positionH relativeFrom="column">
              <wp:posOffset>5080</wp:posOffset>
            </wp:positionH>
            <wp:positionV relativeFrom="paragraph">
              <wp:posOffset>38100</wp:posOffset>
            </wp:positionV>
            <wp:extent cx="7132320" cy="17145"/>
            <wp:effectExtent l="0" t="0" r="0" b="0"/>
            <wp:wrapNone/>
            <wp:docPr id="60" name="Picture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81" descr=""/>
                    <pic:cNvPicPr>
                      <a:picLocks noChangeAspect="1" noChangeArrowheads="1"/>
                    </pic:cNvPicPr>
                  </pic:nvPicPr>
                  <pic:blipFill>
                    <a:blip r:embed="rId61"/>
                    <a:stretch>
                      <a:fillRect/>
                    </a:stretch>
                  </pic:blipFill>
                  <pic:spPr bwMode="auto">
                    <a:xfrm>
                      <a:off x="0" y="0"/>
                      <a:ext cx="7132320" cy="17145"/>
                    </a:xfrm>
                    <a:prstGeom prst="rect">
                      <a:avLst/>
                    </a:prstGeom>
                    <a:noFill/>
                  </pic:spPr>
                </pic:pic>
              </a:graphicData>
            </a:graphic>
          </wp:anchor>
        </w:drawing>
      </w:r>
    </w:p>
    <w:p>
      <w:pPr>
        <w:pStyle w:val="Normal"/>
        <w:jc w:val="center"/>
        <w:rPr>
          <w:sz w:val="20"/>
          <w:szCs w:val="20"/>
        </w:rPr>
      </w:pPr>
      <w:bookmarkStart w:id="62" w:name="page68"/>
      <w:bookmarkEnd w:id="62"/>
      <w:r>
        <w:rPr>
          <w:rFonts w:eastAsia="Arial" w:cs="Arial" w:ascii="Arial" w:hAnsi="Arial"/>
          <w:b/>
          <w:bCs/>
          <w:sz w:val="18"/>
          <w:szCs w:val="18"/>
        </w:rPr>
        <w:t>ARTICLE IX.</w:t>
      </w:r>
    </w:p>
    <w:p>
      <w:pPr>
        <w:pStyle w:val="Normal"/>
        <w:spacing w:lineRule="exact" w:line="27"/>
        <w:rPr>
          <w:sz w:val="20"/>
          <w:szCs w:val="20"/>
        </w:rPr>
      </w:pPr>
      <w:r>
        <w:rPr>
          <w:sz w:val="20"/>
          <w:szCs w:val="20"/>
        </w:rPr>
      </w:r>
    </w:p>
    <w:p>
      <w:pPr>
        <w:pStyle w:val="Normal"/>
        <w:jc w:val="center"/>
        <w:rPr>
          <w:sz w:val="20"/>
          <w:szCs w:val="20"/>
        </w:rPr>
      </w:pPr>
      <w:r>
        <w:rPr>
          <w:rFonts w:eastAsia="Arial" w:cs="Arial" w:ascii="Arial" w:hAnsi="Arial"/>
          <w:b/>
          <w:bCs/>
          <w:sz w:val="18"/>
          <w:szCs w:val="18"/>
        </w:rPr>
        <w:t>ADMINISTRATIVE AGENT</w:t>
      </w:r>
    </w:p>
    <w:p>
      <w:pPr>
        <w:pStyle w:val="Normal"/>
        <w:spacing w:lineRule="exact" w:line="261"/>
        <w:rPr>
          <w:sz w:val="20"/>
          <w:szCs w:val="20"/>
        </w:rPr>
      </w:pPr>
      <w:r>
        <w:rPr>
          <w:sz w:val="20"/>
          <w:szCs w:val="20"/>
        </w:rPr>
      </w:r>
    </w:p>
    <w:p>
      <w:pPr>
        <w:pStyle w:val="Normal"/>
        <w:spacing w:lineRule="auto" w:line="271"/>
        <w:ind w:firstLine="648"/>
        <w:jc w:val="both"/>
        <w:rPr>
          <w:sz w:val="20"/>
          <w:szCs w:val="20"/>
        </w:rPr>
      </w:pPr>
      <w:r>
        <w:rPr>
          <w:rFonts w:eastAsia="Arial" w:cs="Arial" w:ascii="Arial" w:hAnsi="Arial"/>
          <w:b/>
          <w:bCs/>
          <w:sz w:val="17"/>
          <w:szCs w:val="17"/>
        </w:rPr>
        <w:t xml:space="preserve">9.01 Appointment and Authority. </w:t>
      </w:r>
      <w:r>
        <w:rPr>
          <w:rFonts w:eastAsia="Arial" w:cs="Arial" w:ascii="Arial" w:hAnsi="Arial"/>
          <w:sz w:val="17"/>
          <w:szCs w:val="17"/>
        </w:rPr>
        <w:t>Each of the Lenders hereby irrevocably appoints Bank of America to act on its behalf as the</w:t>
      </w:r>
      <w:r>
        <w:rPr>
          <w:rFonts w:eastAsia="Arial" w:cs="Arial" w:ascii="Arial" w:hAnsi="Arial"/>
          <w:b/>
          <w:bCs/>
          <w:sz w:val="17"/>
          <w:szCs w:val="17"/>
        </w:rPr>
        <w:t xml:space="preserve"> </w:t>
      </w:r>
      <w:r>
        <w:rPr>
          <w:rFonts w:eastAsia="Arial" w:cs="Arial" w:ascii="Arial" w:hAnsi="Arial"/>
          <w:sz w:val="17"/>
          <w:szCs w:val="17"/>
        </w:rPr>
        <w:t>Administrative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The provisions of this Article are solely for the benefit of the Administrative Agent and the Lenders, and the Borrower shall not have any rights as a third party beneficiary of any of such provisions. It is understood and agreed that the use of the term “agent” herein or in any other Loan Documents (or any other similar term) with reference to the Administrative Agent is not intended to connote any fiduciary or other implied (or express) obligations arising under agency doctrine of any Applicable Law. Instead such term is used as a matter of market custom, and is intended to create or reflect only an administrative relationship between contracting parties.</w:t>
      </w:r>
    </w:p>
    <w:p>
      <w:pPr>
        <w:pStyle w:val="Normal"/>
        <w:spacing w:lineRule="exact" w:line="226"/>
        <w:rPr>
          <w:sz w:val="20"/>
          <w:szCs w:val="20"/>
        </w:rPr>
      </w:pPr>
      <w:r>
        <w:rPr>
          <w:sz w:val="20"/>
          <w:szCs w:val="20"/>
        </w:rPr>
      </w:r>
    </w:p>
    <w:p>
      <w:pPr>
        <w:pStyle w:val="Normal"/>
        <w:spacing w:lineRule="auto" w:line="274"/>
        <w:ind w:firstLine="648"/>
        <w:jc w:val="both"/>
        <w:rPr>
          <w:sz w:val="20"/>
          <w:szCs w:val="20"/>
        </w:rPr>
      </w:pPr>
      <w:r>
        <w:rPr>
          <w:rFonts w:eastAsia="Arial" w:cs="Arial" w:ascii="Arial" w:hAnsi="Arial"/>
          <w:b/>
          <w:bCs/>
          <w:sz w:val="17"/>
          <w:szCs w:val="17"/>
        </w:rPr>
        <w:t xml:space="preserve">9.02 Rights as a Lender. </w:t>
      </w:r>
      <w:r>
        <w:rPr>
          <w:rFonts w:eastAsia="Arial" w:cs="Arial" w:ascii="Arial" w:hAnsi="Arial"/>
          <w:sz w:val="17"/>
          <w:szCs w:val="17"/>
        </w:rPr>
        <w:t>The Person serving as the Administrative Agent hereunder shall have the same rights and powers in its capacity</w:t>
      </w:r>
      <w:r>
        <w:rPr>
          <w:rFonts w:eastAsia="Arial" w:cs="Arial" w:ascii="Arial" w:hAnsi="Arial"/>
          <w:b/>
          <w:bCs/>
          <w:sz w:val="17"/>
          <w:szCs w:val="17"/>
        </w:rPr>
        <w:t xml:space="preserve"> </w:t>
      </w:r>
      <w:r>
        <w:rPr>
          <w:rFonts w:eastAsia="Arial" w:cs="Arial" w:ascii="Arial" w:hAnsi="Arial"/>
          <w:sz w:val="17"/>
          <w:szCs w:val="17"/>
        </w:rPr>
        <w:t>as a Lender as any other Lender and may exercise the same as though it were not the Administrative Agent and the term “Lender” or “Lenders” shall, unless otherwise expressly indicated or unless the context otherwise requires, include the Person serving as the Administrative Agent hereunder in its individual capacity. Such Person and its Affiliates may accept deposits from, lend money to, own securities of, act as the financial advisor or in any other advisory capacity for and generally engage in any kind of business with the Borrower or any Subsidiary or other Affiliate thereof as if such Person were not the Administrative Agent hereunder and without any duty to account therefor to the Lenders.</w:t>
      </w:r>
    </w:p>
    <w:p>
      <w:pPr>
        <w:pStyle w:val="Normal"/>
        <w:spacing w:lineRule="exact" w:line="227"/>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9.03 Exculpatory Provisions. </w:t>
      </w:r>
      <w:r>
        <w:rPr>
          <w:rFonts w:eastAsia="Arial" w:cs="Arial" w:ascii="Arial" w:hAnsi="Arial"/>
          <w:sz w:val="18"/>
          <w:szCs w:val="18"/>
        </w:rPr>
        <w:t>Neither the Administrative Agent nor any Arranger, as applicable, shall have any duties or obligations</w:t>
      </w:r>
      <w:r>
        <w:rPr>
          <w:rFonts w:eastAsia="Arial" w:cs="Arial" w:ascii="Arial" w:hAnsi="Arial"/>
          <w:b/>
          <w:bCs/>
          <w:sz w:val="18"/>
          <w:szCs w:val="18"/>
        </w:rPr>
        <w:t xml:space="preserve"> </w:t>
      </w:r>
      <w:r>
        <w:rPr>
          <w:rFonts w:eastAsia="Arial" w:cs="Arial" w:ascii="Arial" w:hAnsi="Arial"/>
          <w:sz w:val="18"/>
          <w:szCs w:val="18"/>
        </w:rPr>
        <w:t>except those expressly set forth herein and in the other Loan Documents, and its duties hereunder shall be administrative in nature. Without limiting the generality of the foregoing, neither the Administrative Agent nor any Arranger, as applicable:</w:t>
      </w:r>
    </w:p>
    <w:p>
      <w:pPr>
        <w:pStyle w:val="Normal"/>
        <w:spacing w:lineRule="exact" w:line="234"/>
        <w:rPr>
          <w:sz w:val="20"/>
          <w:szCs w:val="20"/>
        </w:rPr>
      </w:pPr>
      <w:r>
        <w:rPr>
          <w:sz w:val="20"/>
          <w:szCs w:val="20"/>
        </w:rPr>
      </w:r>
    </w:p>
    <w:p>
      <w:pPr>
        <w:pStyle w:val="Normal"/>
        <w:numPr>
          <w:ilvl w:val="0"/>
          <w:numId w:val="82"/>
        </w:numPr>
        <w:tabs>
          <w:tab w:val="clear" w:pos="720"/>
          <w:tab w:val="left" w:pos="1400" w:leader="none"/>
        </w:tabs>
        <w:ind w:hanging="744" w:left="1400"/>
        <w:rPr>
          <w:rFonts w:ascii="Arial" w:hAnsi="Arial" w:eastAsia="Arial" w:cs="Arial"/>
          <w:sz w:val="18"/>
          <w:szCs w:val="18"/>
        </w:rPr>
      </w:pPr>
      <w:r>
        <w:rPr>
          <w:rFonts w:eastAsia="Arial" w:cs="Arial" w:ascii="Arial" w:hAnsi="Arial"/>
          <w:sz w:val="18"/>
          <w:szCs w:val="18"/>
        </w:rPr>
        <w:t>shall be subject to any fiduciary or other implied duties, regardless of whether a Default has occurred and is continuing;</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82"/>
        </w:numPr>
        <w:tabs>
          <w:tab w:val="clear" w:pos="720"/>
          <w:tab w:val="left" w:pos="1600" w:leader="none"/>
        </w:tabs>
        <w:spacing w:lineRule="auto" w:line="254"/>
        <w:ind w:firstLine="656"/>
        <w:jc w:val="both"/>
        <w:rPr>
          <w:rFonts w:ascii="Arial" w:hAnsi="Arial" w:eastAsia="Arial" w:cs="Arial"/>
          <w:sz w:val="18"/>
          <w:szCs w:val="18"/>
        </w:rPr>
      </w:pPr>
      <w:r>
        <w:rPr>
          <w:rFonts w:eastAsia="Arial" w:cs="Arial" w:ascii="Arial" w:hAnsi="Arial"/>
          <w:sz w:val="18"/>
          <w:szCs w:val="18"/>
        </w:rPr>
        <w:t xml:space="preserve">shall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(or such other number or percentage of the Lenders as shall be expressly provided for herein or in the other Loan Documents), </w:t>
      </w:r>
      <w:r>
        <w:rPr>
          <w:rFonts w:eastAsia="Arial" w:cs="Arial" w:ascii="Arial" w:hAnsi="Arial"/>
          <w:sz w:val="18"/>
          <w:szCs w:val="18"/>
          <w:u w:val="single"/>
        </w:rPr>
        <w:t>provided</w:t>
      </w:r>
      <w:r>
        <w:rPr>
          <w:rFonts w:eastAsia="Arial" w:cs="Arial" w:ascii="Arial" w:hAnsi="Arial"/>
          <w:sz w:val="18"/>
          <w:szCs w:val="18"/>
        </w:rPr>
        <w:t xml:space="preserve"> that the Administrative Agent shall not be required to take any action that, in its opinion or the opinion of its counsel, may expose the Administrative Agent to liability or that is contrary to any Loan Document or Applicable Law, including for the avoidance of doubt any action that may be in violation of the automatic stay under any Debtor Relief Law or that may effect a forfeiture, modification or termination of property of a Defaulting Lender in violation of any Debtor Relief Law;</w:t>
      </w:r>
    </w:p>
    <w:p>
      <w:pPr>
        <w:pStyle w:val="Normal"/>
        <w:spacing w:lineRule="exact" w:line="248"/>
        <w:rPr>
          <w:rFonts w:ascii="Arial" w:hAnsi="Arial" w:eastAsia="Arial" w:cs="Arial"/>
          <w:sz w:val="18"/>
          <w:szCs w:val="18"/>
        </w:rPr>
      </w:pPr>
      <w:r>
        <w:rPr>
          <w:rFonts w:eastAsia="Arial" w:cs="Arial" w:ascii="Arial" w:hAnsi="Arial"/>
          <w:sz w:val="18"/>
          <w:szCs w:val="18"/>
        </w:rPr>
      </w:r>
    </w:p>
    <w:p>
      <w:pPr>
        <w:pStyle w:val="Normal"/>
        <w:numPr>
          <w:ilvl w:val="0"/>
          <w:numId w:val="82"/>
        </w:numPr>
        <w:tabs>
          <w:tab w:val="clear" w:pos="720"/>
          <w:tab w:val="left" w:pos="1590" w:leader="none"/>
        </w:tabs>
        <w:spacing w:lineRule="auto" w:line="278"/>
        <w:ind w:firstLine="656"/>
        <w:jc w:val="both"/>
        <w:rPr>
          <w:rFonts w:ascii="Arial" w:hAnsi="Arial" w:eastAsia="Arial" w:cs="Arial"/>
          <w:sz w:val="17"/>
          <w:szCs w:val="17"/>
        </w:rPr>
      </w:pPr>
      <w:r>
        <w:rPr>
          <w:rFonts w:eastAsia="Arial" w:cs="Arial" w:ascii="Arial" w:hAnsi="Arial"/>
          <w:sz w:val="17"/>
          <w:szCs w:val="17"/>
        </w:rPr>
        <w:t>shall have any duty or responsibility to disclose, nor shall be liable for the failure to disclose, to any Lender, any credit or other information concerning the business, prospects, operations, property, financial or other condition or creditworthiness of the Borrower or any of its Affiliates, that is communicated to, or obtained by or in the possession of, the Administrative Agent, any Arranger or any of their Related Parties in any capacity, except for notices, reports and other documents expressly required to be furnished to the Lenders by the Administrative Agent herein;</w:t>
      </w:r>
    </w:p>
    <w:p>
      <w:pPr>
        <w:pStyle w:val="Normal"/>
        <w:spacing w:lineRule="exact" w:line="369"/>
        <w:rPr>
          <w:sz w:val="20"/>
          <w:szCs w:val="20"/>
        </w:rPr>
      </w:pPr>
      <w:r>
        <w:rPr>
          <w:sz w:val="20"/>
          <w:szCs w:val="20"/>
        </w:rPr>
      </w:r>
    </w:p>
    <w:p>
      <w:pPr>
        <w:pStyle w:val="Normal"/>
        <w:jc w:val="center"/>
        <w:rPr>
          <w:sz w:val="20"/>
          <w:szCs w:val="20"/>
        </w:rPr>
      </w:pPr>
      <w:r>
        <w:rPr>
          <w:rFonts w:eastAsia="Arial" w:cs="Arial" w:ascii="Arial" w:hAnsi="Arial"/>
          <w:sz w:val="14"/>
          <w:szCs w:val="14"/>
        </w:rPr>
        <w:t>59</w:t>
      </w:r>
    </w:p>
    <w:p>
      <w:pPr>
        <w:sectPr>
          <w:type w:val="nextPage"/>
          <w:pgSz w:w="11906" w:h="16838"/>
          <w:pgMar w:left="320" w:right="339" w:gutter="0" w:header="0" w:top="121"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62">
            <wp:simplePos x="0" y="0"/>
            <wp:positionH relativeFrom="column">
              <wp:posOffset>5080</wp:posOffset>
            </wp:positionH>
            <wp:positionV relativeFrom="paragraph">
              <wp:posOffset>38100</wp:posOffset>
            </wp:positionV>
            <wp:extent cx="7132320" cy="17145"/>
            <wp:effectExtent l="0" t="0" r="0" b="0"/>
            <wp:wrapNone/>
            <wp:docPr id="61" name="Picture 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82" descr=""/>
                    <pic:cNvPicPr>
                      <a:picLocks noChangeAspect="1" noChangeArrowheads="1"/>
                    </pic:cNvPicPr>
                  </pic:nvPicPr>
                  <pic:blipFill>
                    <a:blip r:embed="rId62"/>
                    <a:stretch>
                      <a:fillRect/>
                    </a:stretch>
                  </pic:blipFill>
                  <pic:spPr bwMode="auto">
                    <a:xfrm>
                      <a:off x="0" y="0"/>
                      <a:ext cx="7132320" cy="17145"/>
                    </a:xfrm>
                    <a:prstGeom prst="rect">
                      <a:avLst/>
                    </a:prstGeom>
                    <a:noFill/>
                  </pic:spPr>
                </pic:pic>
              </a:graphicData>
            </a:graphic>
          </wp:anchor>
        </w:drawing>
      </w:r>
    </w:p>
    <w:p>
      <w:pPr>
        <w:pStyle w:val="Normal"/>
        <w:numPr>
          <w:ilvl w:val="0"/>
          <w:numId w:val="83"/>
        </w:numPr>
        <w:tabs>
          <w:tab w:val="clear" w:pos="720"/>
          <w:tab w:val="left" w:pos="1654" w:leader="none"/>
        </w:tabs>
        <w:spacing w:lineRule="auto" w:line="276"/>
        <w:ind w:firstLine="656"/>
        <w:jc w:val="both"/>
        <w:rPr>
          <w:rFonts w:ascii="Arial" w:hAnsi="Arial" w:eastAsia="Arial" w:cs="Arial"/>
          <w:sz w:val="17"/>
          <w:szCs w:val="17"/>
        </w:rPr>
      </w:pPr>
      <w:bookmarkStart w:id="63" w:name="page69"/>
      <w:bookmarkEnd w:id="63"/>
      <w:r>
        <w:rPr>
          <w:rFonts w:eastAsia="Arial" w:cs="Arial" w:ascii="Arial" w:hAnsi="Arial"/>
          <w:sz w:val="17"/>
          <w:szCs w:val="17"/>
        </w:rPr>
        <w:t xml:space="preserve">shall be liable for any action taken or not taken by it (i) with the consent or at the request of the Required Lenders (or such other number or percentage of the Lenders as shall be necessary, or as the Administrative Agent shall believe in good faith shall be necessary, under the circumstances as provided in </w:t>
      </w:r>
      <w:r>
        <w:rPr>
          <w:rFonts w:eastAsia="Arial" w:cs="Arial" w:ascii="Arial" w:hAnsi="Arial"/>
          <w:sz w:val="17"/>
          <w:szCs w:val="17"/>
          <w:u w:val="single"/>
        </w:rPr>
        <w:t>Sections 10.01</w:t>
      </w:r>
      <w:r>
        <w:rPr>
          <w:rFonts w:eastAsia="Arial" w:cs="Arial" w:ascii="Arial" w:hAnsi="Arial"/>
          <w:sz w:val="17"/>
          <w:szCs w:val="17"/>
        </w:rPr>
        <w:t xml:space="preserve"> and </w:t>
      </w:r>
      <w:r>
        <w:rPr>
          <w:rFonts w:eastAsia="Arial" w:cs="Arial" w:ascii="Arial" w:hAnsi="Arial"/>
          <w:sz w:val="17"/>
          <w:szCs w:val="17"/>
          <w:u w:val="single"/>
        </w:rPr>
        <w:t>8.02</w:t>
      </w:r>
      <w:r>
        <w:rPr>
          <w:rFonts w:eastAsia="Arial" w:cs="Arial" w:ascii="Arial" w:hAnsi="Arial"/>
          <w:sz w:val="17"/>
          <w:szCs w:val="17"/>
        </w:rPr>
        <w:t>) or (ii) in the absence of its own gross negligence or willful misconduct as determined by a court of competent jurisdiction by final and nonappealable judgment. The Administrative Agent shall be deemed not to have knowledge of any Default unless and until notice describing such Default is given in writing to the Administrative Agent by the Borrower or a Lender; or</w:t>
      </w:r>
    </w:p>
    <w:p>
      <w:pPr>
        <w:pStyle w:val="Normal"/>
        <w:spacing w:lineRule="exact" w:line="230"/>
        <w:rPr>
          <w:rFonts w:ascii="Arial" w:hAnsi="Arial" w:eastAsia="Arial" w:cs="Arial"/>
          <w:sz w:val="17"/>
          <w:szCs w:val="17"/>
        </w:rPr>
      </w:pPr>
      <w:r>
        <w:rPr>
          <w:rFonts w:eastAsia="Arial" w:cs="Arial" w:ascii="Arial" w:hAnsi="Arial"/>
          <w:sz w:val="17"/>
          <w:szCs w:val="17"/>
        </w:rPr>
      </w:r>
    </w:p>
    <w:p>
      <w:pPr>
        <w:pStyle w:val="Normal"/>
        <w:numPr>
          <w:ilvl w:val="0"/>
          <w:numId w:val="83"/>
        </w:numPr>
        <w:tabs>
          <w:tab w:val="clear" w:pos="720"/>
          <w:tab w:val="left" w:pos="1658" w:leader="none"/>
        </w:tabs>
        <w:spacing w:lineRule="auto" w:line="274"/>
        <w:ind w:firstLine="656"/>
        <w:jc w:val="both"/>
        <w:rPr>
          <w:rFonts w:ascii="Arial" w:hAnsi="Arial" w:eastAsia="Arial" w:cs="Arial"/>
          <w:sz w:val="17"/>
          <w:szCs w:val="17"/>
        </w:rPr>
      </w:pPr>
      <w:r>
        <w:rPr>
          <w:rFonts w:eastAsia="Arial" w:cs="Arial" w:ascii="Arial" w:hAnsi="Arial"/>
          <w:sz w:val="17"/>
          <w:szCs w:val="17"/>
        </w:rPr>
        <w:t xml:space="preserve">shall be responsible for or have any duty to ascertain or inquire into (i) any statement, warranty or representation made in or in connection with this Agreement or any other Loan Document, (ii) the contents of any certificate, report or other document delivered hereunder or thereunder or in connection herewith or therewith, (iii) the performance or observance of any of the covenants, agreements or other terms or conditions set forth herein or therein or the occurrence of any Default, (iv) the validity, enforceability, effectiveness or genuineness of this Agreement, any other Loan Document or any other agreement, instrument or document or (v) the satisfaction of any condition set forth in </w:t>
      </w:r>
      <w:r>
        <w:rPr>
          <w:rFonts w:eastAsia="Arial" w:cs="Arial" w:ascii="Arial" w:hAnsi="Arial"/>
          <w:sz w:val="17"/>
          <w:szCs w:val="17"/>
          <w:u w:val="single"/>
        </w:rPr>
        <w:t>Article IV</w:t>
      </w:r>
      <w:r>
        <w:rPr>
          <w:rFonts w:eastAsia="Arial" w:cs="Arial" w:ascii="Arial" w:hAnsi="Arial"/>
          <w:sz w:val="17"/>
          <w:szCs w:val="17"/>
        </w:rPr>
        <w:t xml:space="preserve"> or elsewhere herein, other than to confirm receipt of items expressly required to be delivered to the Administrative Agent.</w:t>
      </w:r>
    </w:p>
    <w:p>
      <w:pPr>
        <w:pStyle w:val="Normal"/>
        <w:spacing w:lineRule="exact" w:line="228"/>
        <w:rPr>
          <w:sz w:val="20"/>
          <w:szCs w:val="20"/>
        </w:rPr>
      </w:pPr>
      <w:r>
        <w:rPr>
          <w:sz w:val="20"/>
          <w:szCs w:val="20"/>
        </w:rPr>
      </w:r>
    </w:p>
    <w:p>
      <w:pPr>
        <w:pStyle w:val="Normal"/>
        <w:spacing w:lineRule="auto" w:line="271"/>
        <w:ind w:firstLine="648"/>
        <w:jc w:val="both"/>
        <w:rPr>
          <w:sz w:val="20"/>
          <w:szCs w:val="20"/>
        </w:rPr>
      </w:pPr>
      <w:r>
        <w:rPr>
          <w:rFonts w:eastAsia="Arial" w:cs="Arial" w:ascii="Arial" w:hAnsi="Arial"/>
          <w:b/>
          <w:bCs/>
          <w:sz w:val="17"/>
          <w:szCs w:val="17"/>
        </w:rPr>
        <w:t xml:space="preserve">9.04 Reliance by Administrative Agent. </w:t>
      </w:r>
      <w:r>
        <w:rPr>
          <w:rFonts w:eastAsia="Arial" w:cs="Arial" w:ascii="Arial" w:hAnsi="Arial"/>
          <w:sz w:val="17"/>
          <w:szCs w:val="17"/>
        </w:rPr>
        <w:t>The Administrative Agent shall be entitled to rely upon, and shall not incur any liability for</w:t>
      </w:r>
      <w:r>
        <w:rPr>
          <w:rFonts w:eastAsia="Arial" w:cs="Arial" w:ascii="Arial" w:hAnsi="Arial"/>
          <w:b/>
          <w:bCs/>
          <w:sz w:val="17"/>
          <w:szCs w:val="17"/>
        </w:rPr>
        <w:t xml:space="preserve"> </w:t>
      </w:r>
      <w:r>
        <w:rPr>
          <w:rFonts w:eastAsia="Arial" w:cs="Arial" w:ascii="Arial" w:hAnsi="Arial"/>
          <w:sz w:val="17"/>
          <w:szCs w:val="17"/>
        </w:rPr>
        <w:t>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The Administrative Agent also may rely upon any statement made to it orally or by telephone and believed by it to have been made by the proper Person, and shall not incur any liability for relying thereon. In determining compliance with any condition hereunder to the making of a Loan that by its terms must be fulfilled to the satisfaction of a Lender, the Administrative Agent may presume that such condition is satisfactory to such Lender unless the Administrative Agent shall have received notice to the contrary from such Lender prior to the making of such Loan. The Administrative Agent may consult with legal counsel (who may be counsel for the Borrower), independent accountants and other experts selected by it, and shall not be liable for any action taken or not taken by it in accordance with the advice of any such counsel, accountants or experts.</w:t>
      </w:r>
    </w:p>
    <w:p>
      <w:pPr>
        <w:pStyle w:val="Normal"/>
        <w:spacing w:lineRule="exact" w:line="228"/>
        <w:rPr>
          <w:sz w:val="20"/>
          <w:szCs w:val="20"/>
        </w:rPr>
      </w:pPr>
      <w:r>
        <w:rPr>
          <w:sz w:val="20"/>
          <w:szCs w:val="20"/>
        </w:rPr>
      </w:r>
    </w:p>
    <w:p>
      <w:pPr>
        <w:pStyle w:val="Normal"/>
        <w:spacing w:lineRule="auto" w:line="254"/>
        <w:ind w:firstLine="648"/>
        <w:jc w:val="both"/>
        <w:rPr>
          <w:sz w:val="20"/>
          <w:szCs w:val="20"/>
        </w:rPr>
      </w:pPr>
      <w:r>
        <w:rPr>
          <w:rFonts w:eastAsia="Arial" w:cs="Arial" w:ascii="Arial" w:hAnsi="Arial"/>
          <w:b/>
          <w:bCs/>
          <w:sz w:val="18"/>
          <w:szCs w:val="18"/>
        </w:rPr>
        <w:t xml:space="preserve">9.05 Delegation of Duties. </w:t>
      </w:r>
      <w:r>
        <w:rPr>
          <w:rFonts w:eastAsia="Arial" w:cs="Arial" w:ascii="Arial" w:hAnsi="Arial"/>
          <w:sz w:val="18"/>
          <w:szCs w:val="18"/>
        </w:rPr>
        <w:t>The Administrative Agent may perform any and all of its duties and exercise its rights and powers hereunder or</w:t>
      </w:r>
      <w:r>
        <w:rPr>
          <w:rFonts w:eastAsia="Arial" w:cs="Arial" w:ascii="Arial" w:hAnsi="Arial"/>
          <w:b/>
          <w:bCs/>
          <w:sz w:val="18"/>
          <w:szCs w:val="18"/>
        </w:rPr>
        <w:t xml:space="preserve"> </w:t>
      </w:r>
      <w:r>
        <w:rPr>
          <w:rFonts w:eastAsia="Arial" w:cs="Arial" w:ascii="Arial" w:hAnsi="Arial"/>
          <w:sz w:val="18"/>
          <w:szCs w:val="18"/>
        </w:rPr>
        <w:t>under any other Loan Document by or through any one or more sub-agents appointed by the Administrative Agent. The Administrative Agent and any such sub-agent may perform any and all of its duties and exercise its rights and powers by or through their respective Related Parties. The exculpatory provisions of this Article shall apply to any such sub-agent and to the Related Parties of the Administrative Agent and any such sub-agent, and shall apply to their respective activities in connection with the syndication of the credit facilities provided for herein as well as activities as Administrative Agent. The Administrative Agent shall not be responsible for the negligence or misconduct of any sub-agents except to the extent that a court of competent jurisdiction determines in a final and non-appealable judgment that the Administrative Agent acted with gross negligence or willful misconduct in the selection of such sub-agents.</w:t>
      </w:r>
    </w:p>
    <w:p>
      <w:pPr>
        <w:pStyle w:val="Normal"/>
        <w:spacing w:lineRule="exact" w:line="246"/>
        <w:rPr>
          <w:sz w:val="20"/>
          <w:szCs w:val="20"/>
        </w:rPr>
      </w:pPr>
      <w:r>
        <w:rPr>
          <w:sz w:val="20"/>
          <w:szCs w:val="20"/>
        </w:rPr>
      </w:r>
    </w:p>
    <w:p>
      <w:pPr>
        <w:pStyle w:val="Normal"/>
        <w:spacing w:lineRule="auto" w:line="298"/>
        <w:ind w:firstLine="648" w:right="20"/>
        <w:jc w:val="both"/>
        <w:rPr>
          <w:sz w:val="20"/>
          <w:szCs w:val="20"/>
        </w:rPr>
      </w:pPr>
      <w:r>
        <w:rPr>
          <w:rFonts w:eastAsia="Arial" w:cs="Arial" w:ascii="Arial" w:hAnsi="Arial"/>
          <w:b/>
          <w:bCs/>
          <w:sz w:val="16"/>
          <w:szCs w:val="16"/>
        </w:rPr>
        <w:t xml:space="preserve">9.06 Resignation or Removal of Administrative Agent. </w:t>
      </w:r>
      <w:r>
        <w:rPr>
          <w:rFonts w:eastAsia="Arial" w:cs="Arial" w:ascii="Arial" w:hAnsi="Arial"/>
          <w:sz w:val="16"/>
          <w:szCs w:val="16"/>
        </w:rPr>
        <w:t>(a) The Administrative Agent may at any time give notice of its resignation to the</w:t>
      </w:r>
      <w:r>
        <w:rPr>
          <w:rFonts w:eastAsia="Arial" w:cs="Arial" w:ascii="Arial" w:hAnsi="Arial"/>
          <w:b/>
          <w:bCs/>
          <w:sz w:val="16"/>
          <w:szCs w:val="16"/>
        </w:rPr>
        <w:t xml:space="preserve"> </w:t>
      </w:r>
      <w:r>
        <w:rPr>
          <w:rFonts w:eastAsia="Arial" w:cs="Arial" w:ascii="Arial" w:hAnsi="Arial"/>
          <w:sz w:val="16"/>
          <w:szCs w:val="16"/>
        </w:rPr>
        <w:t>Lenders and the Borrower. Upon receipt of any such notice of resignation, the Required Lenders shall have the right, in consultation with the Borrower, to appoint a successor, which shall be a bank with an office in the United States, or an Affiliate of any such bank with an office in the United States. If no such successor shall have been so appointed by the Required Lenders and shall have accepted such appointment within 30 days after the retiring Administrative Agent gives notice of its resignation (or such earlier day as shall be agreed by the Required Lenders) (the “</w:t>
      </w:r>
      <w:r>
        <w:rPr>
          <w:rFonts w:eastAsia="Arial" w:cs="Arial" w:ascii="Arial" w:hAnsi="Arial"/>
          <w:sz w:val="16"/>
          <w:szCs w:val="16"/>
          <w:u w:val="single"/>
        </w:rPr>
        <w:t>Resignation</w:t>
      </w:r>
    </w:p>
    <w:p>
      <w:pPr>
        <w:pStyle w:val="Normal"/>
        <w:spacing w:lineRule="exact" w:line="356"/>
        <w:rPr>
          <w:sz w:val="20"/>
          <w:szCs w:val="20"/>
        </w:rPr>
      </w:pPr>
      <w:r>
        <w:rPr>
          <w:sz w:val="20"/>
          <w:szCs w:val="20"/>
        </w:rPr>
      </w:r>
    </w:p>
    <w:p>
      <w:pPr>
        <w:pStyle w:val="Normal"/>
        <w:jc w:val="center"/>
        <w:rPr>
          <w:sz w:val="20"/>
          <w:szCs w:val="20"/>
        </w:rPr>
      </w:pPr>
      <w:r>
        <w:rPr>
          <w:rFonts w:eastAsia="Arial" w:cs="Arial" w:ascii="Arial" w:hAnsi="Arial"/>
          <w:sz w:val="14"/>
          <w:szCs w:val="14"/>
        </w:rPr>
        <w:t>60</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63">
            <wp:simplePos x="0" y="0"/>
            <wp:positionH relativeFrom="column">
              <wp:posOffset>5080</wp:posOffset>
            </wp:positionH>
            <wp:positionV relativeFrom="paragraph">
              <wp:posOffset>38100</wp:posOffset>
            </wp:positionV>
            <wp:extent cx="7132320" cy="17145"/>
            <wp:effectExtent l="0" t="0" r="0" b="0"/>
            <wp:wrapNone/>
            <wp:docPr id="62" name="Picture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83" descr=""/>
                    <pic:cNvPicPr>
                      <a:picLocks noChangeAspect="1" noChangeArrowheads="1"/>
                    </pic:cNvPicPr>
                  </pic:nvPicPr>
                  <pic:blipFill>
                    <a:blip r:embed="rId63"/>
                    <a:stretch>
                      <a:fillRect/>
                    </a:stretch>
                  </pic:blipFill>
                  <pic:spPr bwMode="auto">
                    <a:xfrm>
                      <a:off x="0" y="0"/>
                      <a:ext cx="7132320" cy="17145"/>
                    </a:xfrm>
                    <a:prstGeom prst="rect">
                      <a:avLst/>
                    </a:prstGeom>
                    <a:noFill/>
                  </pic:spPr>
                </pic:pic>
              </a:graphicData>
            </a:graphic>
          </wp:anchor>
        </w:drawing>
      </w:r>
    </w:p>
    <w:p>
      <w:pPr>
        <w:pStyle w:val="Normal"/>
        <w:spacing w:lineRule="auto" w:line="312"/>
        <w:jc w:val="both"/>
        <w:rPr>
          <w:sz w:val="20"/>
          <w:szCs w:val="20"/>
        </w:rPr>
      </w:pPr>
      <w:bookmarkStart w:id="64" w:name="page70"/>
      <w:bookmarkEnd w:id="64"/>
      <w:r>
        <w:rPr>
          <w:rFonts w:eastAsia="Arial" w:cs="Arial" w:ascii="Arial" w:hAnsi="Arial"/>
          <w:sz w:val="16"/>
          <w:szCs w:val="16"/>
          <w:u w:val="single"/>
        </w:rPr>
        <w:t>Effective Date</w:t>
      </w:r>
      <w:r>
        <w:rPr>
          <w:rFonts w:eastAsia="Arial" w:cs="Arial" w:ascii="Arial" w:hAnsi="Arial"/>
          <w:sz w:val="16"/>
          <w:szCs w:val="16"/>
        </w:rPr>
        <w:t>”), then the retiring Administrative Agent may (but shall not be obligated to) on behalf of the Lenders, appoint a successor Administrative Agent meeting the qualifications set forth above, provided that in no event shall any such successor Administrative Agent be a Defaulting Lender. Whether or not a successor has been appointed, such resignation shall become effective in accordance with such notice on the Resignation Effective Date.</w:t>
      </w:r>
    </w:p>
    <w:p>
      <w:pPr>
        <w:pStyle w:val="Normal"/>
        <w:spacing w:lineRule="exact" w:line="203"/>
        <w:rPr>
          <w:sz w:val="20"/>
          <w:szCs w:val="20"/>
        </w:rPr>
      </w:pPr>
      <w:r>
        <w:rPr>
          <w:sz w:val="20"/>
          <w:szCs w:val="20"/>
        </w:rPr>
      </w:r>
    </w:p>
    <w:p>
      <w:pPr>
        <w:pStyle w:val="Normal"/>
        <w:numPr>
          <w:ilvl w:val="0"/>
          <w:numId w:val="84"/>
        </w:numPr>
        <w:tabs>
          <w:tab w:val="clear" w:pos="720"/>
          <w:tab w:val="left" w:pos="1519" w:leader="none"/>
        </w:tabs>
        <w:spacing w:lineRule="auto" w:line="254"/>
        <w:ind w:firstLine="656"/>
        <w:jc w:val="both"/>
        <w:rPr>
          <w:rFonts w:ascii="Arial" w:hAnsi="Arial" w:eastAsia="Arial" w:cs="Arial"/>
          <w:sz w:val="18"/>
          <w:szCs w:val="18"/>
        </w:rPr>
      </w:pPr>
      <w:r>
        <w:rPr>
          <w:rFonts w:eastAsia="Arial" w:cs="Arial" w:ascii="Arial" w:hAnsi="Arial"/>
          <w:sz w:val="18"/>
          <w:szCs w:val="18"/>
        </w:rPr>
        <w:t xml:space="preserve">If the Person serving as Administrative Agent is a Defaulting Lender pursuant to </w:t>
      </w:r>
      <w:r>
        <w:rPr>
          <w:rFonts w:eastAsia="Arial" w:cs="Arial" w:ascii="Arial" w:hAnsi="Arial"/>
          <w:sz w:val="18"/>
          <w:szCs w:val="18"/>
          <w:u w:val="single"/>
        </w:rPr>
        <w:t>clause (a)</w:t>
      </w:r>
      <w:r>
        <w:rPr>
          <w:rFonts w:eastAsia="Arial" w:cs="Arial" w:ascii="Arial" w:hAnsi="Arial"/>
          <w:sz w:val="18"/>
          <w:szCs w:val="18"/>
        </w:rPr>
        <w:t xml:space="preserve"> or </w:t>
      </w:r>
      <w:r>
        <w:rPr>
          <w:rFonts w:eastAsia="Arial" w:cs="Arial" w:ascii="Arial" w:hAnsi="Arial"/>
          <w:sz w:val="18"/>
          <w:szCs w:val="18"/>
          <w:u w:val="single"/>
        </w:rPr>
        <w:t>clause (d)</w:t>
      </w:r>
      <w:r>
        <w:rPr>
          <w:rFonts w:eastAsia="Arial" w:cs="Arial" w:ascii="Arial" w:hAnsi="Arial"/>
          <w:sz w:val="18"/>
          <w:szCs w:val="18"/>
        </w:rPr>
        <w:t xml:space="preserve"> of the definition thereof, the Required Lenders may, to the extent permitted by Applicable Law, by notice in writing to the Borrower and such Person remove such Person as Administrative Agent and, with the consent of the Borrower unless an Event of Default has occurred and is continuing (such consent not to be unreasonably withheld) appoint a successor. If no such successor shall have been so appointed by the Required Lenders and shall have accepted such appointment within 30 days (or such earlier day as shall be agreed by the Required Lenders) (the “</w:t>
      </w:r>
      <w:r>
        <w:rPr>
          <w:rFonts w:eastAsia="Arial" w:cs="Arial" w:ascii="Arial" w:hAnsi="Arial"/>
          <w:sz w:val="18"/>
          <w:szCs w:val="18"/>
          <w:u w:val="single"/>
        </w:rPr>
        <w:t>Removal Effective Date</w:t>
      </w:r>
      <w:r>
        <w:rPr>
          <w:rFonts w:eastAsia="Arial" w:cs="Arial" w:ascii="Arial" w:hAnsi="Arial"/>
          <w:sz w:val="18"/>
          <w:szCs w:val="18"/>
        </w:rPr>
        <w:t>”), then such removal shall nonetheless become effective in accordance with such notice on the Removal Effective Date.</w:t>
      </w:r>
    </w:p>
    <w:p>
      <w:pPr>
        <w:pStyle w:val="Normal"/>
        <w:spacing w:lineRule="exact" w:line="246"/>
        <w:rPr>
          <w:rFonts w:ascii="Arial" w:hAnsi="Arial" w:eastAsia="Arial" w:cs="Arial"/>
          <w:sz w:val="18"/>
          <w:szCs w:val="18"/>
        </w:rPr>
      </w:pPr>
      <w:r>
        <w:rPr>
          <w:rFonts w:eastAsia="Arial" w:cs="Arial" w:ascii="Arial" w:hAnsi="Arial"/>
          <w:sz w:val="18"/>
          <w:szCs w:val="18"/>
        </w:rPr>
      </w:r>
    </w:p>
    <w:p>
      <w:pPr>
        <w:pStyle w:val="Normal"/>
        <w:numPr>
          <w:ilvl w:val="0"/>
          <w:numId w:val="84"/>
        </w:numPr>
        <w:tabs>
          <w:tab w:val="clear" w:pos="720"/>
          <w:tab w:val="left" w:pos="1833" w:leader="none"/>
        </w:tabs>
        <w:spacing w:lineRule="auto" w:line="266"/>
        <w:ind w:firstLine="656"/>
        <w:jc w:val="both"/>
        <w:rPr>
          <w:rFonts w:ascii="Arial" w:hAnsi="Arial" w:eastAsia="Arial" w:cs="Arial"/>
          <w:sz w:val="17"/>
          <w:szCs w:val="17"/>
        </w:rPr>
      </w:pPr>
      <w:r>
        <w:rPr>
          <w:rFonts w:eastAsia="Arial" w:cs="Arial" w:ascii="Arial" w:hAnsi="Arial"/>
          <w:sz w:val="17"/>
          <w:szCs w:val="17"/>
        </w:rPr>
        <w:t xml:space="preserve">With effect from the Resignation Effective Date or the Removal Effective Date (as applicable) (1) the retiring or removed Administrative Agent shall be discharged from its duties and obligations hereunder and under the other Loan Documents (except that in the case of any collateral security held by the Administrative Agent on behalf of the Lenders under any of the Loan Documents, the retiring or removed Administrative Agent shall continue to hold such collateral security until such time as a successor Administrative Agent is appointed) and (2) except for any indemnity payments or other amounts then owed to the retiring or removed Administrative Agent, all payments, communications and determinations provided to be made by, to or through the Administrative Agent shall instead be made by or to each Lender directly, until such time, if any, as the Required Lenders appoint a successor Administrative Agent as provided for above. Upon the acceptance of a successor’s appointment as Administrative Agent hereunder, such successor shall succeed to and become vested with all of the rights, powers, privileges and duties of the retiring (or removed) Administrative Agent (other than as provided in </w:t>
      </w:r>
      <w:r>
        <w:rPr>
          <w:rFonts w:eastAsia="Arial" w:cs="Arial" w:ascii="Arial" w:hAnsi="Arial"/>
          <w:sz w:val="17"/>
          <w:szCs w:val="17"/>
          <w:u w:val="single"/>
        </w:rPr>
        <w:t>Section 3.01(g)</w:t>
      </w:r>
      <w:r>
        <w:rPr>
          <w:rFonts w:eastAsia="Arial" w:cs="Arial" w:ascii="Arial" w:hAnsi="Arial"/>
          <w:sz w:val="17"/>
          <w:szCs w:val="17"/>
        </w:rPr>
        <w:t xml:space="preserve"> and other than any rights to indemnity payments or other amounts owed to the retiring or removed Administrative Agent as of the Resignation Effective Date or the Removal Effective Date, as applicable), and the retiring or removed Administrative Agent shall be discharged from all of its duties and obligations hereunder or under the other Loan Documents (if not already discharged therefrom as provided above in this Section). The fees payable by the Borrower to a successor Administrative Agent shall be the same as those payable to its predecessor unless otherwise agreed between the Borrower and such successor. After the retiring or removed Administrative Agent’s resignation or removal hereunder and under the other Loan Documents, the provisions of this Article and </w:t>
      </w:r>
      <w:r>
        <w:rPr>
          <w:rFonts w:eastAsia="Arial" w:cs="Arial" w:ascii="Arial" w:hAnsi="Arial"/>
          <w:sz w:val="17"/>
          <w:szCs w:val="17"/>
          <w:u w:val="single"/>
        </w:rPr>
        <w:t>Section 10.04</w:t>
      </w:r>
      <w:r>
        <w:rPr>
          <w:rFonts w:eastAsia="Arial" w:cs="Arial" w:ascii="Arial" w:hAnsi="Arial"/>
          <w:sz w:val="17"/>
          <w:szCs w:val="17"/>
        </w:rPr>
        <w:t xml:space="preserve"> shall continue in effect for the benefit of such retiring or removed Administrative Agent, its sub agents and their respective Related Parties in respect of any actions taken or omitted to be taken by any of them (i) while the retiring or removed Administrative Agent was acting as Administrative Agent and (ii) after such resignation or removal for as long as any of them continues to act in any capacity hereunder or under the other Loan Documents, including in respect of any actions taken in connection with transferring the agency to any successor Administrative Agent.</w:t>
      </w:r>
    </w:p>
    <w:p>
      <w:pPr>
        <w:pStyle w:val="Normal"/>
        <w:spacing w:lineRule="exact" w:line="240"/>
        <w:rPr>
          <w:sz w:val="20"/>
          <w:szCs w:val="20"/>
        </w:rPr>
      </w:pPr>
      <w:r>
        <w:rPr>
          <w:sz w:val="20"/>
          <w:szCs w:val="20"/>
        </w:rPr>
      </w:r>
    </w:p>
    <w:p>
      <w:pPr>
        <w:pStyle w:val="Normal"/>
        <w:spacing w:lineRule="auto" w:line="293"/>
        <w:ind w:firstLine="648"/>
        <w:jc w:val="both"/>
        <w:rPr>
          <w:sz w:val="20"/>
          <w:szCs w:val="20"/>
        </w:rPr>
      </w:pPr>
      <w:r>
        <w:rPr>
          <w:rFonts w:eastAsia="Arial" w:cs="Arial" w:ascii="Arial" w:hAnsi="Arial"/>
          <w:b/>
          <w:bCs/>
          <w:sz w:val="16"/>
          <w:szCs w:val="16"/>
        </w:rPr>
        <w:t>9.07 Non-Reliance on the Administrative Agent, the Arrangers and the Other Lenders</w:t>
      </w:r>
      <w:r>
        <w:rPr>
          <w:rFonts w:eastAsia="Arial" w:cs="Arial" w:ascii="Arial" w:hAnsi="Arial"/>
          <w:sz w:val="16"/>
          <w:szCs w:val="16"/>
        </w:rPr>
        <w:t>. Each Lender expressly acknowledges that</w:t>
      </w:r>
      <w:r>
        <w:rPr>
          <w:rFonts w:eastAsia="Arial" w:cs="Arial" w:ascii="Arial" w:hAnsi="Arial"/>
          <w:b/>
          <w:bCs/>
          <w:sz w:val="16"/>
          <w:szCs w:val="16"/>
        </w:rPr>
        <w:t xml:space="preserve"> </w:t>
      </w:r>
      <w:r>
        <w:rPr>
          <w:rFonts w:eastAsia="Arial" w:cs="Arial" w:ascii="Arial" w:hAnsi="Arial"/>
          <w:sz w:val="16"/>
          <w:szCs w:val="16"/>
        </w:rPr>
        <w:t>none of the Administrative Agent nor any Arranger has made any representation or warranty to it, and that no act by the Administrative Agent nor any Arranger hereafter taken, including any consent to, and acceptance of any assignment or review of the affairs of the Borrower or any Affiliate thereof, shall be deemed to constitute any representation or warranty by the Administrative Agent or any Arranger to any Lender as to any matter, including whether the Administrative Agent or any Arranger has disclosed material information in their (or their Related Parties’) possession. Each Lender represents to the Administrative Agent and the Arrangers that it has, independently and without reliance upon the Administrative Agent, any Arranger, any other Lender or any of their Related Parties and based on such documents and information as it has deemed appropriate, made its own credit analysis of, appraisal</w:t>
      </w:r>
    </w:p>
    <w:p>
      <w:pPr>
        <w:pStyle w:val="Normal"/>
        <w:spacing w:lineRule="exact" w:line="363"/>
        <w:rPr>
          <w:sz w:val="20"/>
          <w:szCs w:val="20"/>
        </w:rPr>
      </w:pPr>
      <w:r>
        <w:rPr>
          <w:sz w:val="20"/>
          <w:szCs w:val="20"/>
        </w:rPr>
      </w:r>
    </w:p>
    <w:p>
      <w:pPr>
        <w:pStyle w:val="Normal"/>
        <w:jc w:val="center"/>
        <w:rPr>
          <w:sz w:val="20"/>
          <w:szCs w:val="20"/>
        </w:rPr>
      </w:pPr>
      <w:r>
        <w:rPr>
          <w:rFonts w:eastAsia="Arial" w:cs="Arial" w:ascii="Arial" w:hAnsi="Arial"/>
          <w:sz w:val="14"/>
          <w:szCs w:val="14"/>
        </w:rPr>
        <w:t>61</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64">
            <wp:simplePos x="0" y="0"/>
            <wp:positionH relativeFrom="column">
              <wp:posOffset>5080</wp:posOffset>
            </wp:positionH>
            <wp:positionV relativeFrom="paragraph">
              <wp:posOffset>38100</wp:posOffset>
            </wp:positionV>
            <wp:extent cx="7132320" cy="17145"/>
            <wp:effectExtent l="0" t="0" r="0" b="0"/>
            <wp:wrapNone/>
            <wp:docPr id="63" name="Pictu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84" descr=""/>
                    <pic:cNvPicPr>
                      <a:picLocks noChangeAspect="1" noChangeArrowheads="1"/>
                    </pic:cNvPicPr>
                  </pic:nvPicPr>
                  <pic:blipFill>
                    <a:blip r:embed="rId64"/>
                    <a:stretch>
                      <a:fillRect/>
                    </a:stretch>
                  </pic:blipFill>
                  <pic:spPr bwMode="auto">
                    <a:xfrm>
                      <a:off x="0" y="0"/>
                      <a:ext cx="7132320" cy="17145"/>
                    </a:xfrm>
                    <a:prstGeom prst="rect">
                      <a:avLst/>
                    </a:prstGeom>
                    <a:noFill/>
                  </pic:spPr>
                </pic:pic>
              </a:graphicData>
            </a:graphic>
          </wp:anchor>
        </w:drawing>
      </w:r>
    </w:p>
    <w:p>
      <w:pPr>
        <w:pStyle w:val="Normal"/>
        <w:spacing w:lineRule="auto" w:line="286"/>
        <w:jc w:val="both"/>
        <w:rPr>
          <w:sz w:val="20"/>
          <w:szCs w:val="20"/>
        </w:rPr>
      </w:pPr>
      <w:bookmarkStart w:id="65" w:name="page71"/>
      <w:bookmarkEnd w:id="65"/>
      <w:r>
        <w:rPr>
          <w:rFonts w:eastAsia="Arial" w:cs="Arial" w:ascii="Arial" w:hAnsi="Arial"/>
          <w:sz w:val="16"/>
          <w:szCs w:val="16"/>
        </w:rPr>
        <w:t>of, and investigation into, the business, prospects, operations, property, financial and other condition and creditworthiness of Borrower and its Subsidiaries, and all applicable bank or other regulatory Laws relating to the transactions contemplated hereby, and made its own decision to enter into this Agreement and to extend credit to the Borrower hereunder. Each Lender also acknowledges that it will, independently and without reliance upon the Administrative Agent, any Arranger, any other Lender or any of their Related Parties and based on such documents and information as it shall from time to time deem appropriate, continue to make its own credit analysis, appraisals and decisions in taking or not taking action under or based upon this Agreement, any other Loan Document or any related agreement or any document furnished hereunder or thereunder, and to make such investigations as it deems necessary to inform itself as to the business, prospects, operations, property, financial and other condition and creditworthiness of the Borrower. Each Lender represents and warrants that (i) the Loan Documents set forth the terms of a commercial lending facility and (ii) it is engaged in making, acquiring or holding commercial loans in the ordinary course and is entering into this Agreement as a Lender for the purpose of making, acquiring or holding commercial loans and providing other facilities set forth herein as may be applicable to such Lender, and not for the purpose of purchasing, acquiring or holding any other type of financial instrument, and each Lender agrees not to assert a claim in contravention of the foregoing. Each Lender represents and warrants that it is sophisticated with respect to decisions to make, acquire and/or hold commercial loans and to provide other facilities set forth herein, as may be applicable to such Lender, and either it, or the Person exercising discretion in making its decision to make, acquire and/or hold such commercial loans or to provide such other facilities, is experienced in making, acquiring or holding such commercial loans or providing such other facilities.</w:t>
      </w:r>
    </w:p>
    <w:p>
      <w:pPr>
        <w:pStyle w:val="Normal"/>
        <w:spacing w:lineRule="exact" w:line="221"/>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9.08 No Other Duties, Etc. </w:t>
      </w:r>
      <w:r>
        <w:rPr>
          <w:rFonts w:eastAsia="Arial" w:cs="Arial" w:ascii="Arial" w:hAnsi="Arial"/>
          <w:sz w:val="18"/>
          <w:szCs w:val="18"/>
        </w:rPr>
        <w:t>Anything herein to the contrary notwithstanding, none of the joint bookrunners, the Arrangers or the co-syndication agents listed on the cover page hereof shall have any powers, duties or responsibilities under this Agreement or any of the other Loan Documents, except in its capacity, as applicable, as the Administrative Agent or a Lender hereunder.</w:t>
      </w:r>
    </w:p>
    <w:p>
      <w:pPr>
        <w:pStyle w:val="Normal"/>
        <w:spacing w:lineRule="exact" w:line="230"/>
        <w:rPr>
          <w:sz w:val="20"/>
          <w:szCs w:val="20"/>
        </w:rPr>
      </w:pPr>
      <w:r>
        <w:rPr>
          <w:sz w:val="20"/>
          <w:szCs w:val="20"/>
        </w:rPr>
      </w:r>
    </w:p>
    <w:p>
      <w:pPr>
        <w:pStyle w:val="Normal"/>
        <w:spacing w:lineRule="auto" w:line="262"/>
        <w:ind w:firstLine="648"/>
        <w:jc w:val="both"/>
        <w:rPr>
          <w:sz w:val="20"/>
          <w:szCs w:val="20"/>
        </w:rPr>
      </w:pPr>
      <w:r>
        <w:rPr>
          <w:rFonts w:eastAsia="Arial" w:cs="Arial" w:ascii="Arial" w:hAnsi="Arial"/>
          <w:b/>
          <w:bCs/>
          <w:sz w:val="18"/>
          <w:szCs w:val="18"/>
        </w:rPr>
        <w:t xml:space="preserve">9.09 Administrative Agent May File Proofs of Claim. </w:t>
      </w:r>
      <w:r>
        <w:rPr>
          <w:rFonts w:eastAsia="Arial" w:cs="Arial" w:ascii="Arial" w:hAnsi="Arial"/>
          <w:sz w:val="18"/>
          <w:szCs w:val="18"/>
        </w:rPr>
        <w:t>In case of the pendency of any proceeding under any Debtor Relief Law or any</w:t>
      </w:r>
      <w:r>
        <w:rPr>
          <w:rFonts w:eastAsia="Arial" w:cs="Arial" w:ascii="Arial" w:hAnsi="Arial"/>
          <w:b/>
          <w:bCs/>
          <w:sz w:val="18"/>
          <w:szCs w:val="18"/>
        </w:rPr>
        <w:t xml:space="preserve"> </w:t>
      </w:r>
      <w:r>
        <w:rPr>
          <w:rFonts w:eastAsia="Arial" w:cs="Arial" w:ascii="Arial" w:hAnsi="Arial"/>
          <w:sz w:val="18"/>
          <w:szCs w:val="18"/>
        </w:rPr>
        <w:t>other judicial proceeding relative to the Borrower, the Administrative Agent (irrespective of whether the principal of any Loan shall then be due and payable as herein expressed or by declaration or otherwise and irrespective of whether the Administrative Agent shall have made any demand on the Borrower) shall be entitled and empowered, by intervention in such proceeding or otherwise:</w:t>
      </w:r>
    </w:p>
    <w:p>
      <w:pPr>
        <w:pStyle w:val="Normal"/>
        <w:spacing w:lineRule="exact" w:line="238"/>
        <w:rPr>
          <w:sz w:val="20"/>
          <w:szCs w:val="20"/>
        </w:rPr>
      </w:pPr>
      <w:r>
        <w:rPr>
          <w:sz w:val="20"/>
          <w:szCs w:val="20"/>
        </w:rPr>
      </w:r>
    </w:p>
    <w:p>
      <w:pPr>
        <w:pStyle w:val="Normal"/>
        <w:numPr>
          <w:ilvl w:val="0"/>
          <w:numId w:val="85"/>
        </w:numPr>
        <w:tabs>
          <w:tab w:val="clear" w:pos="720"/>
          <w:tab w:val="left" w:pos="1523" w:leader="none"/>
        </w:tabs>
        <w:spacing w:lineRule="auto" w:line="257"/>
        <w:ind w:firstLine="656"/>
        <w:jc w:val="both"/>
        <w:rPr>
          <w:rFonts w:ascii="Arial" w:hAnsi="Arial" w:eastAsia="Arial" w:cs="Arial"/>
          <w:sz w:val="18"/>
          <w:szCs w:val="18"/>
        </w:rPr>
      </w:pPr>
      <w:r>
        <w:rPr>
          <w:rFonts w:eastAsia="Arial" w:cs="Arial" w:ascii="Arial" w:hAnsi="Arial"/>
          <w:sz w:val="18"/>
          <w:szCs w:val="18"/>
        </w:rPr>
        <w:t xml:space="preserve">to file and prove a claim for the whole amount of the principal and interest owing and unpaid in respect of the Loans and all other Obligations that are owing and unpaid and to file such other documents as may be necessary or advisable in order to have the claims of the Lenders and the Administrative Agent (including any claim for the reasonable compensation, expenses, disbursements and advances of the Lenders and the Administrative Agent and their respective agents and counsel and all other amounts due the Lenders and the Administrative Agent under </w:t>
      </w:r>
      <w:r>
        <w:rPr>
          <w:rFonts w:eastAsia="Arial" w:cs="Arial" w:ascii="Arial" w:hAnsi="Arial"/>
          <w:sz w:val="18"/>
          <w:szCs w:val="18"/>
          <w:u w:val="single"/>
        </w:rPr>
        <w:t>Sections 2.07</w:t>
      </w:r>
      <w:r>
        <w:rPr>
          <w:rFonts w:eastAsia="Arial" w:cs="Arial" w:ascii="Arial" w:hAnsi="Arial"/>
          <w:sz w:val="18"/>
          <w:szCs w:val="18"/>
        </w:rPr>
        <w:t xml:space="preserve"> and </w:t>
      </w:r>
      <w:r>
        <w:rPr>
          <w:rFonts w:eastAsia="Arial" w:cs="Arial" w:ascii="Arial" w:hAnsi="Arial"/>
          <w:sz w:val="18"/>
          <w:szCs w:val="18"/>
          <w:u w:val="single"/>
        </w:rPr>
        <w:t>10.04</w:t>
      </w:r>
      <w:r>
        <w:rPr>
          <w:rFonts w:eastAsia="Arial" w:cs="Arial" w:ascii="Arial" w:hAnsi="Arial"/>
          <w:sz w:val="18"/>
          <w:szCs w:val="18"/>
        </w:rPr>
        <w:t>) allowed in such judicial proceeding; and</w:t>
      </w:r>
    </w:p>
    <w:p>
      <w:pPr>
        <w:pStyle w:val="Normal"/>
        <w:spacing w:lineRule="exact" w:line="241"/>
        <w:rPr>
          <w:rFonts w:ascii="Arial" w:hAnsi="Arial" w:eastAsia="Arial" w:cs="Arial"/>
          <w:sz w:val="18"/>
          <w:szCs w:val="18"/>
        </w:rPr>
      </w:pPr>
      <w:r>
        <w:rPr>
          <w:rFonts w:eastAsia="Arial" w:cs="Arial" w:ascii="Arial" w:hAnsi="Arial"/>
          <w:sz w:val="18"/>
          <w:szCs w:val="18"/>
        </w:rPr>
      </w:r>
    </w:p>
    <w:p>
      <w:pPr>
        <w:pStyle w:val="Normal"/>
        <w:numPr>
          <w:ilvl w:val="0"/>
          <w:numId w:val="85"/>
        </w:numPr>
        <w:tabs>
          <w:tab w:val="clear" w:pos="720"/>
          <w:tab w:val="left" w:pos="1520" w:leader="none"/>
        </w:tabs>
        <w:ind w:hanging="864" w:left="1520"/>
        <w:rPr>
          <w:rFonts w:ascii="Arial" w:hAnsi="Arial" w:eastAsia="Arial" w:cs="Arial"/>
          <w:sz w:val="18"/>
          <w:szCs w:val="18"/>
        </w:rPr>
      </w:pPr>
      <w:r>
        <w:rPr>
          <w:rFonts w:eastAsia="Arial" w:cs="Arial" w:ascii="Arial" w:hAnsi="Arial"/>
          <w:sz w:val="18"/>
          <w:szCs w:val="18"/>
        </w:rPr>
        <w:t>to collect and receive any monies or other property payable or deliverable on any such claims and to distribute the same;</w:t>
      </w:r>
    </w:p>
    <w:p>
      <w:pPr>
        <w:pStyle w:val="Normal"/>
        <w:spacing w:lineRule="exact" w:line="252"/>
        <w:rPr>
          <w:sz w:val="20"/>
          <w:szCs w:val="20"/>
        </w:rPr>
      </w:pPr>
      <w:r>
        <w:rPr>
          <w:sz w:val="20"/>
          <w:szCs w:val="20"/>
        </w:rPr>
      </w:r>
    </w:p>
    <w:p>
      <w:pPr>
        <w:pStyle w:val="Normal"/>
        <w:spacing w:lineRule="auto" w:line="302"/>
        <w:jc w:val="both"/>
        <w:rPr>
          <w:sz w:val="20"/>
          <w:szCs w:val="20"/>
        </w:rPr>
      </w:pPr>
      <w:r>
        <w:rPr>
          <w:rFonts w:eastAsia="Arial" w:cs="Arial" w:ascii="Arial" w:hAnsi="Arial"/>
          <w:sz w:val="16"/>
          <w:szCs w:val="16"/>
        </w:rPr>
        <w:t xml:space="preserve">and any custodian, receiver, assignee, trustee, liquidator, sequestrator or other similar official in any such judicial proceeding is hereby authorized by each Lender to make such payments to the Administrative Agent and, in the event that the Administrative Agent shall consent to the making of such payments directly to the Lenders to pay to the Administrative Agent any amount due for the reasonable compensation, expenses, disbursements and advances of the Administrative Agent and its agents and counsel, and any other amounts due the Administrative Agent under </w:t>
      </w:r>
      <w:r>
        <w:rPr>
          <w:rFonts w:eastAsia="Arial" w:cs="Arial" w:ascii="Arial" w:hAnsi="Arial"/>
          <w:sz w:val="16"/>
          <w:szCs w:val="16"/>
          <w:u w:val="single"/>
        </w:rPr>
        <w:t>Sections 2.07</w:t>
      </w:r>
      <w:r>
        <w:rPr>
          <w:rFonts w:eastAsia="Arial" w:cs="Arial" w:ascii="Arial" w:hAnsi="Arial"/>
          <w:sz w:val="16"/>
          <w:szCs w:val="16"/>
        </w:rPr>
        <w:t xml:space="preserve"> and </w:t>
      </w:r>
      <w:r>
        <w:rPr>
          <w:rFonts w:eastAsia="Arial" w:cs="Arial" w:ascii="Arial" w:hAnsi="Arial"/>
          <w:sz w:val="16"/>
          <w:szCs w:val="16"/>
          <w:u w:val="single"/>
        </w:rPr>
        <w:t>10.04</w:t>
      </w:r>
      <w:r>
        <w:rPr>
          <w:rFonts w:eastAsia="Arial" w:cs="Arial" w:ascii="Arial" w:hAnsi="Arial"/>
          <w:sz w:val="16"/>
          <w:szCs w:val="16"/>
        </w:rPr>
        <w:t>.</w:t>
      </w:r>
    </w:p>
    <w:p>
      <w:pPr>
        <w:pStyle w:val="Normal"/>
        <w:spacing w:lineRule="exact" w:line="355"/>
        <w:rPr>
          <w:sz w:val="20"/>
          <w:szCs w:val="20"/>
        </w:rPr>
      </w:pPr>
      <w:r>
        <w:rPr>
          <w:sz w:val="20"/>
          <w:szCs w:val="20"/>
        </w:rPr>
      </w:r>
    </w:p>
    <w:p>
      <w:pPr>
        <w:pStyle w:val="Normal"/>
        <w:jc w:val="center"/>
        <w:rPr>
          <w:sz w:val="20"/>
          <w:szCs w:val="20"/>
        </w:rPr>
      </w:pPr>
      <w:r>
        <w:rPr>
          <w:rFonts w:eastAsia="Arial" w:cs="Arial" w:ascii="Arial" w:hAnsi="Arial"/>
          <w:sz w:val="14"/>
          <w:szCs w:val="14"/>
        </w:rPr>
        <w:t>62</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65">
            <wp:simplePos x="0" y="0"/>
            <wp:positionH relativeFrom="column">
              <wp:posOffset>5080</wp:posOffset>
            </wp:positionH>
            <wp:positionV relativeFrom="paragraph">
              <wp:posOffset>38100</wp:posOffset>
            </wp:positionV>
            <wp:extent cx="7132320" cy="17145"/>
            <wp:effectExtent l="0" t="0" r="0" b="0"/>
            <wp:wrapNone/>
            <wp:docPr id="64"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85" descr=""/>
                    <pic:cNvPicPr>
                      <a:picLocks noChangeAspect="1" noChangeArrowheads="1"/>
                    </pic:cNvPicPr>
                  </pic:nvPicPr>
                  <pic:blipFill>
                    <a:blip r:embed="rId65"/>
                    <a:stretch>
                      <a:fillRect/>
                    </a:stretch>
                  </pic:blipFill>
                  <pic:spPr bwMode="auto">
                    <a:xfrm>
                      <a:off x="0" y="0"/>
                      <a:ext cx="7132320" cy="17145"/>
                    </a:xfrm>
                    <a:prstGeom prst="rect">
                      <a:avLst/>
                    </a:prstGeom>
                    <a:noFill/>
                  </pic:spPr>
                </pic:pic>
              </a:graphicData>
            </a:graphic>
          </wp:anchor>
        </w:drawing>
      </w:r>
    </w:p>
    <w:p>
      <w:pPr>
        <w:pStyle w:val="Normal"/>
        <w:spacing w:lineRule="auto" w:line="264"/>
        <w:ind w:firstLine="648"/>
        <w:jc w:val="both"/>
        <w:rPr>
          <w:sz w:val="20"/>
          <w:szCs w:val="20"/>
        </w:rPr>
      </w:pPr>
      <w:bookmarkStart w:id="66" w:name="page72"/>
      <w:bookmarkEnd w:id="66"/>
      <w:r>
        <w:rPr>
          <w:rFonts w:eastAsia="Arial" w:cs="Arial" w:ascii="Arial" w:hAnsi="Arial"/>
          <w:sz w:val="18"/>
          <w:szCs w:val="18"/>
        </w:rPr>
        <w:t>Nothing contained herein shall be deemed to authorize the Administrative Agent to authorize or consent to or accept or adopt on behalf of any Lender any plan of reorganization, arrangement, adjustment or composition affecting the Obligations or the rights of any Lender or to authorize the Administrative Agent to vote in respect of the claim of any Lender in any such proceeding.</w:t>
      </w:r>
    </w:p>
    <w:p>
      <w:pPr>
        <w:pStyle w:val="Normal"/>
        <w:spacing w:lineRule="exact" w:line="234"/>
        <w:rPr>
          <w:sz w:val="20"/>
          <w:szCs w:val="20"/>
        </w:rPr>
      </w:pPr>
      <w:r>
        <w:rPr>
          <w:sz w:val="20"/>
          <w:szCs w:val="20"/>
        </w:rPr>
      </w:r>
    </w:p>
    <w:p>
      <w:pPr>
        <w:pStyle w:val="Normal"/>
        <w:spacing w:lineRule="auto" w:line="252"/>
        <w:ind w:firstLine="648"/>
        <w:jc w:val="both"/>
        <w:rPr>
          <w:sz w:val="20"/>
          <w:szCs w:val="20"/>
        </w:rPr>
      </w:pPr>
      <w:r>
        <w:rPr>
          <w:rFonts w:eastAsia="Arial" w:cs="Arial" w:ascii="Arial" w:hAnsi="Arial"/>
          <w:b/>
          <w:bCs/>
          <w:sz w:val="18"/>
          <w:szCs w:val="18"/>
        </w:rPr>
        <w:t>9.10 Recovery of Erroneous Payments</w:t>
      </w:r>
      <w:r>
        <w:rPr>
          <w:rFonts w:eastAsia="Arial" w:cs="Arial" w:ascii="Arial" w:hAnsi="Arial"/>
          <w:sz w:val="18"/>
          <w:szCs w:val="18"/>
        </w:rPr>
        <w:t>. Without limitation of any other provision in this Agreement, if at any time the Administrative</w:t>
      </w:r>
      <w:r>
        <w:rPr>
          <w:rFonts w:eastAsia="Arial" w:cs="Arial" w:ascii="Arial" w:hAnsi="Arial"/>
          <w:b/>
          <w:bCs/>
          <w:sz w:val="18"/>
          <w:szCs w:val="18"/>
        </w:rPr>
        <w:t xml:space="preserve"> </w:t>
      </w:r>
      <w:r>
        <w:rPr>
          <w:rFonts w:eastAsia="Arial" w:cs="Arial" w:ascii="Arial" w:hAnsi="Arial"/>
          <w:sz w:val="18"/>
          <w:szCs w:val="18"/>
        </w:rPr>
        <w:t>Agent makes a payment hereunder in error to the Borrower, whether or not in respect of an Obligation due and owing by the Borrower at such time, where such payment is a Rescindable Amount, then in any such event, the Borrower severally agrees to repay to the Administrative Agent forthwith on demand the Rescindable Amount received by the Borrower in immediately available funds in the currency so received, with interest thereon, for each day from and including the date such Rescindable Amount is received by it to but excluding the date of payment to the Administrative Agent, at the greater of the Federal Funds Rate and a rate determined by the Administrative Agent in accordance with banking industry rules on interbank compensation. The Borrower irrevocably waives any and all defenses, including any “discharge for value” (under which a creditor might otherwise claim a right to retain funds mistakenly paid by a third party in respect of a debt owed by another) or similar defense to its obligation to return any Rescindable Amount. The Administrative Agent shall inform each the Borrower promptly upon determining that any payment made to the Borrower comprised, in whole or in part, a Rescindable Amount.</w:t>
      </w:r>
    </w:p>
    <w:p>
      <w:pPr>
        <w:pStyle w:val="Normal"/>
        <w:spacing w:lineRule="exact" w:line="248"/>
        <w:rPr>
          <w:sz w:val="20"/>
          <w:szCs w:val="20"/>
        </w:rPr>
      </w:pPr>
      <w:r>
        <w:rPr>
          <w:sz w:val="20"/>
          <w:szCs w:val="20"/>
        </w:rPr>
      </w:r>
    </w:p>
    <w:p>
      <w:pPr>
        <w:pStyle w:val="Normal"/>
        <w:tabs>
          <w:tab w:val="clear" w:pos="720"/>
          <w:tab w:val="left" w:pos="1480" w:leader="none"/>
        </w:tabs>
        <w:ind w:left="660"/>
        <w:rPr>
          <w:sz w:val="20"/>
          <w:szCs w:val="20"/>
        </w:rPr>
      </w:pPr>
      <w:r>
        <w:rPr>
          <w:rFonts w:eastAsia="Arial" w:cs="Arial" w:ascii="Arial" w:hAnsi="Arial"/>
          <w:b/>
          <w:bCs/>
          <w:sz w:val="18"/>
          <w:szCs w:val="18"/>
        </w:rPr>
        <w:t>9.11</w:t>
      </w:r>
      <w:r>
        <w:rPr>
          <w:sz w:val="20"/>
          <w:szCs w:val="20"/>
        </w:rPr>
        <w:tab/>
      </w:r>
      <w:r>
        <w:rPr>
          <w:rFonts w:eastAsia="Arial" w:cs="Arial" w:ascii="Arial" w:hAnsi="Arial"/>
          <w:b/>
          <w:bCs/>
          <w:sz w:val="16"/>
          <w:szCs w:val="16"/>
        </w:rPr>
        <w:t>No Lender is an Employee Benefit Plan.</w:t>
      </w:r>
    </w:p>
    <w:p>
      <w:pPr>
        <w:pStyle w:val="Normal"/>
        <w:spacing w:lineRule="exact" w:line="283"/>
        <w:rPr>
          <w:sz w:val="20"/>
          <w:szCs w:val="20"/>
        </w:rPr>
      </w:pPr>
      <w:r>
        <w:rPr>
          <w:sz w:val="20"/>
          <w:szCs w:val="20"/>
        </w:rPr>
      </w:r>
    </w:p>
    <w:p>
      <w:pPr>
        <w:pStyle w:val="Normal"/>
        <w:numPr>
          <w:ilvl w:val="0"/>
          <w:numId w:val="86"/>
        </w:numPr>
        <w:tabs>
          <w:tab w:val="clear" w:pos="720"/>
          <w:tab w:val="left" w:pos="1509" w:leader="none"/>
        </w:tabs>
        <w:spacing w:lineRule="auto" w:line="259"/>
        <w:ind w:firstLine="656"/>
        <w:jc w:val="both"/>
        <w:rPr>
          <w:rFonts w:ascii="Arial" w:hAnsi="Arial" w:eastAsia="Arial" w:cs="Arial"/>
          <w:sz w:val="18"/>
          <w:szCs w:val="18"/>
        </w:rPr>
      </w:pPr>
      <w:r>
        <w:rPr>
          <w:rFonts w:eastAsia="Arial" w:cs="Arial" w:ascii="Arial" w:hAnsi="Arial"/>
          <w:sz w:val="18"/>
          <w:szCs w:val="18"/>
        </w:rPr>
        <w:t>Each Lender (x) represents and warrants, as of the date such Person became a Lender party hereto, to, and (y) covenants, from the date such Person became a Lender party hereto to the date such Person ceases being a Lender party hereto, for the benefit of, the Administrative Agent and the Arrangers and their respective Affiliates, and not, for the avoidance of doubt, to or for the benefit of the Borrower, that at least one of the following is and will be true:</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1"/>
          <w:numId w:val="86"/>
        </w:numPr>
        <w:tabs>
          <w:tab w:val="clear" w:pos="720"/>
          <w:tab w:val="left" w:pos="2139" w:leader="none"/>
        </w:tabs>
        <w:spacing w:lineRule="auto" w:line="264"/>
        <w:ind w:firstLine="806" w:left="660"/>
        <w:jc w:val="both"/>
        <w:rPr>
          <w:rFonts w:ascii="Arial" w:hAnsi="Arial" w:eastAsia="Arial" w:cs="Arial"/>
          <w:sz w:val="18"/>
          <w:szCs w:val="18"/>
        </w:rPr>
      </w:pPr>
      <w:r>
        <w:rPr>
          <w:rFonts w:eastAsia="Arial" w:cs="Arial" w:ascii="Arial" w:hAnsi="Arial"/>
          <w:sz w:val="18"/>
          <w:szCs w:val="18"/>
        </w:rPr>
        <w:t>such Lender is not using “plan assets” (within the meaning of Section 3(42) of ERISA or otherwise) of one or more Benefit Plans with respect to such Lender’s entrance into, participation in, administration of and performance of the Loans, the Commitments or this Agreement;</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1"/>
          <w:numId w:val="86"/>
        </w:numPr>
        <w:tabs>
          <w:tab w:val="clear" w:pos="720"/>
          <w:tab w:val="left" w:pos="2176" w:leader="none"/>
        </w:tabs>
        <w:spacing w:lineRule="auto" w:line="274"/>
        <w:ind w:firstLine="806" w:left="660"/>
        <w:jc w:val="both"/>
        <w:rPr>
          <w:rFonts w:ascii="Arial" w:hAnsi="Arial" w:eastAsia="Arial" w:cs="Arial"/>
          <w:sz w:val="17"/>
          <w:szCs w:val="17"/>
        </w:rPr>
      </w:pPr>
      <w:r>
        <w:rPr>
          <w:rFonts w:eastAsia="Arial" w:cs="Arial" w:ascii="Arial" w:hAnsi="Arial"/>
          <w:sz w:val="17"/>
          <w:szCs w:val="17"/>
        </w:rPr>
        <w:t>the transaction exemption set forth in one or more PTEs, such as PTE 84-14 (a class exemption for certain transactions determined by independent qualified professional asset managers), PTE 95-60 (a class exemption for certain transactions involving insurance company general accounts), PTE 90-1 (a class exemption for certain transactions involving insurance company pooled separate accounts), PTE 91-38 (a class exemption for certain transactions involving bank collective investment funds) or PTE 96-23 (a class exemption for certain transactions determined by in-house asset managers), is applicable with respect to such Lender’s entrance into, participation in, administration of and performance of the Loans, the Commitments and this Agreement;</w:t>
      </w:r>
    </w:p>
    <w:p>
      <w:pPr>
        <w:pStyle w:val="Normal"/>
        <w:spacing w:lineRule="exact" w:line="231"/>
        <w:rPr>
          <w:rFonts w:ascii="Arial" w:hAnsi="Arial" w:eastAsia="Arial" w:cs="Arial"/>
          <w:sz w:val="17"/>
          <w:szCs w:val="17"/>
        </w:rPr>
      </w:pPr>
      <w:r>
        <w:rPr>
          <w:rFonts w:eastAsia="Arial" w:cs="Arial" w:ascii="Arial" w:hAnsi="Arial"/>
          <w:sz w:val="17"/>
          <w:szCs w:val="17"/>
        </w:rPr>
      </w:r>
    </w:p>
    <w:p>
      <w:pPr>
        <w:pStyle w:val="Normal"/>
        <w:numPr>
          <w:ilvl w:val="1"/>
          <w:numId w:val="86"/>
        </w:numPr>
        <w:tabs>
          <w:tab w:val="clear" w:pos="720"/>
          <w:tab w:val="left" w:pos="2145" w:leader="none"/>
        </w:tabs>
        <w:spacing w:lineRule="auto" w:line="276"/>
        <w:ind w:firstLine="806" w:left="660"/>
        <w:jc w:val="both"/>
        <w:rPr>
          <w:rFonts w:ascii="Arial" w:hAnsi="Arial" w:eastAsia="Arial" w:cs="Arial"/>
          <w:sz w:val="17"/>
          <w:szCs w:val="17"/>
        </w:rPr>
      </w:pPr>
      <w:r>
        <w:rPr>
          <w:rFonts w:eastAsia="Arial" w:cs="Arial" w:ascii="Arial" w:hAnsi="Arial"/>
          <w:sz w:val="17"/>
          <w:szCs w:val="17"/>
        </w:rPr>
        <w:t>(A) such Lender is an investment fund managed by a “Qualified Professional Asset Manager” (within the meaning of Part VI of PTE 84-14), (B) such Qualified Professional Asset Manager made the investment decision on behalf of such Lender to enter into, participate in, administer and perform the Loans, the Commitments and this Agreement, (C) the entrance into, participation in, administration of and performance of the Loans, the Commitments and this Agreement satisfies the requirements of sub-sections (b) through (g) of Part I of PTE 84-14 and (D) to the best knowledge of such Lender, the requirements of subsection (a) of Part I of PTE 84-</w:t>
      </w:r>
    </w:p>
    <w:p>
      <w:pPr>
        <w:pStyle w:val="Normal"/>
        <w:spacing w:lineRule="exact" w:line="374"/>
        <w:rPr>
          <w:sz w:val="20"/>
          <w:szCs w:val="20"/>
        </w:rPr>
      </w:pPr>
      <w:r>
        <w:rPr>
          <w:sz w:val="20"/>
          <w:szCs w:val="20"/>
        </w:rPr>
      </w:r>
    </w:p>
    <w:p>
      <w:pPr>
        <w:pStyle w:val="Normal"/>
        <w:jc w:val="center"/>
        <w:rPr>
          <w:sz w:val="20"/>
          <w:szCs w:val="20"/>
        </w:rPr>
      </w:pPr>
      <w:r>
        <w:rPr>
          <w:rFonts w:eastAsia="Arial" w:cs="Arial" w:ascii="Arial" w:hAnsi="Arial"/>
          <w:sz w:val="14"/>
          <w:szCs w:val="14"/>
        </w:rPr>
        <w:t>63</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66">
            <wp:simplePos x="0" y="0"/>
            <wp:positionH relativeFrom="column">
              <wp:posOffset>5080</wp:posOffset>
            </wp:positionH>
            <wp:positionV relativeFrom="paragraph">
              <wp:posOffset>38100</wp:posOffset>
            </wp:positionV>
            <wp:extent cx="7132320" cy="17145"/>
            <wp:effectExtent l="0" t="0" r="0" b="0"/>
            <wp:wrapNone/>
            <wp:docPr id="65"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86" descr=""/>
                    <pic:cNvPicPr>
                      <a:picLocks noChangeAspect="1" noChangeArrowheads="1"/>
                    </pic:cNvPicPr>
                  </pic:nvPicPr>
                  <pic:blipFill>
                    <a:blip r:embed="rId66"/>
                    <a:stretch>
                      <a:fillRect/>
                    </a:stretch>
                  </pic:blipFill>
                  <pic:spPr bwMode="auto">
                    <a:xfrm>
                      <a:off x="0" y="0"/>
                      <a:ext cx="7132320" cy="17145"/>
                    </a:xfrm>
                    <a:prstGeom prst="rect">
                      <a:avLst/>
                    </a:prstGeom>
                    <a:noFill/>
                  </pic:spPr>
                </pic:pic>
              </a:graphicData>
            </a:graphic>
          </wp:anchor>
        </w:drawing>
      </w:r>
    </w:p>
    <w:p>
      <w:pPr>
        <w:pStyle w:val="Normal"/>
        <w:spacing w:lineRule="auto" w:line="278"/>
        <w:ind w:left="660" w:right="20"/>
        <w:rPr>
          <w:sz w:val="20"/>
          <w:szCs w:val="20"/>
        </w:rPr>
      </w:pPr>
      <w:bookmarkStart w:id="67" w:name="page73"/>
      <w:bookmarkEnd w:id="67"/>
      <w:r>
        <w:rPr>
          <w:rFonts w:eastAsia="Arial" w:cs="Arial" w:ascii="Arial" w:hAnsi="Arial"/>
          <w:sz w:val="18"/>
          <w:szCs w:val="18"/>
        </w:rPr>
        <w:t>14 are satisfied with respect to such Lender’s entrance into, participation in, administration of and performance of the Loans, the Commitments and this Agreement; or</w:t>
      </w:r>
    </w:p>
    <w:p>
      <w:pPr>
        <w:pStyle w:val="Normal"/>
        <w:spacing w:lineRule="exact" w:line="224"/>
        <w:rPr>
          <w:sz w:val="20"/>
          <w:szCs w:val="20"/>
        </w:rPr>
      </w:pPr>
      <w:r>
        <w:rPr>
          <w:sz w:val="20"/>
          <w:szCs w:val="20"/>
        </w:rPr>
      </w:r>
    </w:p>
    <w:p>
      <w:pPr>
        <w:pStyle w:val="Normal"/>
        <w:numPr>
          <w:ilvl w:val="1"/>
          <w:numId w:val="87"/>
        </w:numPr>
        <w:tabs>
          <w:tab w:val="clear" w:pos="720"/>
          <w:tab w:val="left" w:pos="2121" w:leader="none"/>
        </w:tabs>
        <w:spacing w:lineRule="auto" w:line="278"/>
        <w:ind w:firstLine="806" w:left="660"/>
        <w:rPr>
          <w:rFonts w:ascii="Arial" w:hAnsi="Arial" w:eastAsia="Arial" w:cs="Arial"/>
          <w:sz w:val="18"/>
          <w:szCs w:val="18"/>
        </w:rPr>
      </w:pPr>
      <w:r>
        <w:rPr>
          <w:rFonts w:eastAsia="Arial" w:cs="Arial" w:ascii="Arial" w:hAnsi="Arial"/>
          <w:sz w:val="18"/>
          <w:szCs w:val="18"/>
        </w:rPr>
        <w:t>such other representation, warranty and covenant as may be agreed in writing between the Administrative Agent, in its sole discretion, and such Lender.</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88"/>
        </w:numPr>
        <w:tabs>
          <w:tab w:val="clear" w:pos="720"/>
          <w:tab w:val="left" w:pos="1533" w:leader="none"/>
        </w:tabs>
        <w:spacing w:lineRule="auto" w:line="290"/>
        <w:ind w:firstLine="656"/>
        <w:jc w:val="both"/>
        <w:rPr>
          <w:rFonts w:ascii="Arial" w:hAnsi="Arial" w:eastAsia="Arial" w:cs="Arial"/>
          <w:sz w:val="16"/>
          <w:szCs w:val="16"/>
        </w:rPr>
      </w:pPr>
      <w:r>
        <w:rPr>
          <w:rFonts w:eastAsia="Arial" w:cs="Arial" w:ascii="Arial" w:hAnsi="Arial"/>
          <w:sz w:val="16"/>
          <w:szCs w:val="16"/>
        </w:rPr>
        <w:t xml:space="preserve">In addition, unless either (1) </w:t>
      </w:r>
      <w:r>
        <w:rPr>
          <w:rFonts w:eastAsia="Arial" w:cs="Arial" w:ascii="Arial" w:hAnsi="Arial"/>
          <w:sz w:val="16"/>
          <w:szCs w:val="16"/>
          <w:u w:val="single"/>
        </w:rPr>
        <w:t>sub-clause (i)</w:t>
      </w:r>
      <w:r>
        <w:rPr>
          <w:rFonts w:eastAsia="Arial" w:cs="Arial" w:ascii="Arial" w:hAnsi="Arial"/>
          <w:sz w:val="16"/>
          <w:szCs w:val="16"/>
        </w:rPr>
        <w:t xml:space="preserve"> in the immediately preceding </w:t>
      </w:r>
      <w:r>
        <w:rPr>
          <w:rFonts w:eastAsia="Arial" w:cs="Arial" w:ascii="Arial" w:hAnsi="Arial"/>
          <w:sz w:val="16"/>
          <w:szCs w:val="16"/>
          <w:u w:val="single"/>
        </w:rPr>
        <w:t>clause (a)</w:t>
      </w:r>
      <w:r>
        <w:rPr>
          <w:rFonts w:eastAsia="Arial" w:cs="Arial" w:ascii="Arial" w:hAnsi="Arial"/>
          <w:sz w:val="16"/>
          <w:szCs w:val="16"/>
        </w:rPr>
        <w:t xml:space="preserve"> is true with respect to a Lender or (2) a Lender has provided another representation, warranty and covenant in accordance with </w:t>
      </w:r>
      <w:r>
        <w:rPr>
          <w:rFonts w:eastAsia="Arial" w:cs="Arial" w:ascii="Arial" w:hAnsi="Arial"/>
          <w:sz w:val="16"/>
          <w:szCs w:val="16"/>
          <w:u w:val="single"/>
        </w:rPr>
        <w:t>sub-clause (iv)</w:t>
      </w:r>
      <w:r>
        <w:rPr>
          <w:rFonts w:eastAsia="Arial" w:cs="Arial" w:ascii="Arial" w:hAnsi="Arial"/>
          <w:sz w:val="16"/>
          <w:szCs w:val="16"/>
        </w:rPr>
        <w:t xml:space="preserve"> in the immediately preceding </w:t>
      </w:r>
      <w:r>
        <w:rPr>
          <w:rFonts w:eastAsia="Arial" w:cs="Arial" w:ascii="Arial" w:hAnsi="Arial"/>
          <w:sz w:val="16"/>
          <w:szCs w:val="16"/>
          <w:u w:val="single"/>
        </w:rPr>
        <w:t>clause (a)</w:t>
      </w:r>
      <w:r>
        <w:rPr>
          <w:rFonts w:eastAsia="Arial" w:cs="Arial" w:ascii="Arial" w:hAnsi="Arial"/>
          <w:sz w:val="16"/>
          <w:szCs w:val="16"/>
        </w:rPr>
        <w:t>, such Lender further (x) represents and warrants, as of the date such Person became a Lender party hereto, to, and (y) covenants, from the date such Person became a Lender party hereto to the date such Person ceases being a Lender party hereto, for the benefit of, the Administrative Agent and the Arrangers and their respective Affiliates, and not, for the avoidance of doubt, to or for the benefit of the Borrower, that none of the Administrative Agent or the Arrangers or any of their respective Affiliates is a fiduciary with respect to the assets of such Lender involved in such Lender’s entrance into, participation in, administration of and performance of the Loans, the Commitments and this Agreement (including in connection with the reservation or exercise of any rights by the Administrative Agent under this Agreement, any Loan Document or any documents related hereto or thereto).</w:t>
      </w:r>
    </w:p>
    <w:p>
      <w:pPr>
        <w:pStyle w:val="Normal"/>
        <w:spacing w:lineRule="exact" w:line="188"/>
        <w:rPr>
          <w:sz w:val="20"/>
          <w:szCs w:val="20"/>
        </w:rPr>
      </w:pPr>
      <w:r>
        <w:rPr>
          <w:sz w:val="20"/>
          <w:szCs w:val="20"/>
        </w:rPr>
      </w:r>
    </w:p>
    <w:p>
      <w:pPr>
        <w:pStyle w:val="Normal"/>
        <w:ind w:left="5100"/>
        <w:rPr>
          <w:sz w:val="20"/>
          <w:szCs w:val="20"/>
        </w:rPr>
      </w:pPr>
      <w:r>
        <w:rPr>
          <w:rFonts w:eastAsia="Arial" w:cs="Arial" w:ascii="Arial" w:hAnsi="Arial"/>
          <w:b/>
          <w:bCs/>
          <w:sz w:val="18"/>
          <w:szCs w:val="18"/>
        </w:rPr>
        <w:t>ARTICLE X.</w:t>
      </w:r>
    </w:p>
    <w:p>
      <w:pPr>
        <w:pStyle w:val="Normal"/>
        <w:spacing w:lineRule="exact" w:line="27"/>
        <w:rPr>
          <w:sz w:val="20"/>
          <w:szCs w:val="20"/>
        </w:rPr>
      </w:pPr>
      <w:r>
        <w:rPr>
          <w:sz w:val="20"/>
          <w:szCs w:val="20"/>
        </w:rPr>
      </w:r>
    </w:p>
    <w:p>
      <w:pPr>
        <w:pStyle w:val="Normal"/>
        <w:ind w:left="4860"/>
        <w:rPr>
          <w:sz w:val="20"/>
          <w:szCs w:val="20"/>
        </w:rPr>
      </w:pPr>
      <w:r>
        <w:rPr>
          <w:rFonts w:eastAsia="Arial" w:cs="Arial" w:ascii="Arial" w:hAnsi="Arial"/>
          <w:b/>
          <w:bCs/>
          <w:sz w:val="18"/>
          <w:szCs w:val="18"/>
        </w:rPr>
        <w:t>MISCELLANEOUS</w:t>
      </w:r>
    </w:p>
    <w:p>
      <w:pPr>
        <w:pStyle w:val="Normal"/>
        <w:spacing w:lineRule="exact" w:line="261"/>
        <w:rPr>
          <w:sz w:val="20"/>
          <w:szCs w:val="20"/>
        </w:rPr>
      </w:pPr>
      <w:r>
        <w:rPr>
          <w:sz w:val="20"/>
          <w:szCs w:val="20"/>
        </w:rPr>
      </w:r>
    </w:p>
    <w:p>
      <w:pPr>
        <w:pStyle w:val="Normal"/>
        <w:spacing w:lineRule="auto" w:line="281"/>
        <w:ind w:firstLine="648"/>
        <w:jc w:val="both"/>
        <w:rPr>
          <w:sz w:val="20"/>
          <w:szCs w:val="20"/>
        </w:rPr>
      </w:pPr>
      <w:r>
        <w:rPr>
          <w:rFonts w:eastAsia="Arial" w:cs="Arial" w:ascii="Arial" w:hAnsi="Arial"/>
          <w:b/>
          <w:bCs/>
          <w:sz w:val="17"/>
          <w:szCs w:val="17"/>
        </w:rPr>
        <w:t xml:space="preserve">10.01 Amendments, Etc. </w:t>
      </w:r>
      <w:r>
        <w:rPr>
          <w:rFonts w:eastAsia="Arial" w:cs="Arial" w:ascii="Arial" w:hAnsi="Arial"/>
          <w:sz w:val="17"/>
          <w:szCs w:val="17"/>
        </w:rPr>
        <w:t>Subject to</w:t>
      </w:r>
      <w:r>
        <w:rPr>
          <w:rFonts w:eastAsia="Arial" w:cs="Arial" w:ascii="Arial" w:hAnsi="Arial"/>
          <w:b/>
          <w:bCs/>
          <w:sz w:val="17"/>
          <w:szCs w:val="17"/>
        </w:rPr>
        <w:t xml:space="preserve"> </w:t>
      </w:r>
      <w:r>
        <w:rPr>
          <w:rFonts w:eastAsia="Arial" w:cs="Arial" w:ascii="Arial" w:hAnsi="Arial"/>
          <w:sz w:val="17"/>
          <w:szCs w:val="17"/>
          <w:u w:val="single"/>
        </w:rPr>
        <w:t>Section 3.03(b)</w:t>
      </w:r>
      <w:r>
        <w:rPr>
          <w:rFonts w:eastAsia="Arial" w:cs="Arial" w:ascii="Arial" w:hAnsi="Arial"/>
          <w:b/>
          <w:bCs/>
          <w:sz w:val="17"/>
          <w:szCs w:val="17"/>
        </w:rPr>
        <w:t xml:space="preserve"> </w:t>
      </w:r>
      <w:r>
        <w:rPr>
          <w:rFonts w:eastAsia="Arial" w:cs="Arial" w:ascii="Arial" w:hAnsi="Arial"/>
          <w:sz w:val="17"/>
          <w:szCs w:val="17"/>
        </w:rPr>
        <w:t>and the last paragraph of this</w:t>
      </w:r>
      <w:r>
        <w:rPr>
          <w:rFonts w:eastAsia="Arial" w:cs="Arial" w:ascii="Arial" w:hAnsi="Arial"/>
          <w:b/>
          <w:bCs/>
          <w:sz w:val="17"/>
          <w:szCs w:val="17"/>
        </w:rPr>
        <w:t xml:space="preserve"> </w:t>
      </w:r>
      <w:r>
        <w:rPr>
          <w:rFonts w:eastAsia="Arial" w:cs="Arial" w:ascii="Arial" w:hAnsi="Arial"/>
          <w:sz w:val="17"/>
          <w:szCs w:val="17"/>
          <w:u w:val="single"/>
        </w:rPr>
        <w:t>Section 10.01</w:t>
      </w:r>
      <w:r>
        <w:rPr>
          <w:rFonts w:eastAsia="Arial" w:cs="Arial" w:ascii="Arial" w:hAnsi="Arial"/>
          <w:sz w:val="17"/>
          <w:szCs w:val="17"/>
        </w:rPr>
        <w:t>, no amendment or waiver of any provision</w:t>
      </w:r>
      <w:r>
        <w:rPr>
          <w:rFonts w:eastAsia="Arial" w:cs="Arial" w:ascii="Arial" w:hAnsi="Arial"/>
          <w:b/>
          <w:bCs/>
          <w:sz w:val="17"/>
          <w:szCs w:val="17"/>
        </w:rPr>
        <w:t xml:space="preserve"> </w:t>
      </w:r>
      <w:r>
        <w:rPr>
          <w:rFonts w:eastAsia="Arial" w:cs="Arial" w:ascii="Arial" w:hAnsi="Arial"/>
          <w:sz w:val="17"/>
          <w:szCs w:val="17"/>
        </w:rPr>
        <w:t xml:space="preserve">of this Agreement or any other Loan Document, and no consent to any departure by the Borrower therefrom, shall be effective unless in writing signed by the Required Lenders and the Borrower and acknowledged by the Administrative Agent, and each such waiver or consent shall be effective only in the specific instance and for the specific purpose for which given; </w:t>
      </w:r>
      <w:r>
        <w:rPr>
          <w:rFonts w:eastAsia="Arial" w:cs="Arial" w:ascii="Arial" w:hAnsi="Arial"/>
          <w:sz w:val="17"/>
          <w:szCs w:val="17"/>
          <w:u w:val="single"/>
        </w:rPr>
        <w:t>provided</w:t>
      </w:r>
      <w:r>
        <w:rPr>
          <w:rFonts w:eastAsia="Arial" w:cs="Arial" w:ascii="Arial" w:hAnsi="Arial"/>
          <w:sz w:val="17"/>
          <w:szCs w:val="17"/>
        </w:rPr>
        <w:t xml:space="preserve">, </w:t>
      </w:r>
      <w:r>
        <w:rPr>
          <w:rFonts w:eastAsia="Arial" w:cs="Arial" w:ascii="Arial" w:hAnsi="Arial"/>
          <w:sz w:val="17"/>
          <w:szCs w:val="17"/>
          <w:u w:val="single"/>
        </w:rPr>
        <w:t>however</w:t>
      </w:r>
      <w:r>
        <w:rPr>
          <w:rFonts w:eastAsia="Arial" w:cs="Arial" w:ascii="Arial" w:hAnsi="Arial"/>
          <w:sz w:val="17"/>
          <w:szCs w:val="17"/>
        </w:rPr>
        <w:t>, that no such amendment, waiver or consent shall:</w:t>
      </w:r>
    </w:p>
    <w:p>
      <w:pPr>
        <w:pStyle w:val="Normal"/>
        <w:spacing w:lineRule="exact" w:line="223"/>
        <w:rPr>
          <w:sz w:val="20"/>
          <w:szCs w:val="20"/>
        </w:rPr>
      </w:pPr>
      <w:r>
        <w:rPr>
          <w:sz w:val="20"/>
          <w:szCs w:val="20"/>
        </w:rPr>
      </w:r>
    </w:p>
    <w:p>
      <w:pPr>
        <w:pStyle w:val="Normal"/>
        <w:numPr>
          <w:ilvl w:val="0"/>
          <w:numId w:val="89"/>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rPr>
        <w:t xml:space="preserve">waive any condition set forth in </w:t>
      </w:r>
      <w:r>
        <w:rPr>
          <w:rFonts w:eastAsia="Arial" w:cs="Arial" w:ascii="Arial" w:hAnsi="Arial"/>
          <w:sz w:val="18"/>
          <w:szCs w:val="18"/>
          <w:u w:val="single"/>
        </w:rPr>
        <w:t>Section 4.01</w:t>
      </w:r>
      <w:r>
        <w:rPr>
          <w:rFonts w:eastAsia="Arial" w:cs="Arial" w:ascii="Arial" w:hAnsi="Arial"/>
          <w:sz w:val="18"/>
          <w:szCs w:val="18"/>
        </w:rPr>
        <w:t xml:space="preserve"> or </w:t>
      </w:r>
      <w:r>
        <w:rPr>
          <w:rFonts w:eastAsia="Arial" w:cs="Arial" w:ascii="Arial" w:hAnsi="Arial"/>
          <w:sz w:val="18"/>
          <w:szCs w:val="18"/>
          <w:u w:val="single"/>
        </w:rPr>
        <w:t>Section 4.02</w:t>
      </w:r>
      <w:r>
        <w:rPr>
          <w:rFonts w:eastAsia="Arial" w:cs="Arial" w:ascii="Arial" w:hAnsi="Arial"/>
          <w:sz w:val="18"/>
          <w:szCs w:val="18"/>
        </w:rPr>
        <w:t xml:space="preserve"> without the written consent of each Lender;</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89"/>
        </w:numPr>
        <w:tabs>
          <w:tab w:val="clear" w:pos="720"/>
          <w:tab w:val="left" w:pos="1587" w:leader="none"/>
        </w:tabs>
        <w:spacing w:lineRule="auto" w:line="278"/>
        <w:ind w:firstLine="656"/>
        <w:rPr>
          <w:rFonts w:ascii="Arial" w:hAnsi="Arial" w:eastAsia="Arial" w:cs="Arial"/>
          <w:sz w:val="18"/>
          <w:szCs w:val="18"/>
        </w:rPr>
      </w:pPr>
      <w:r>
        <w:rPr>
          <w:rFonts w:eastAsia="Arial" w:cs="Arial" w:ascii="Arial" w:hAnsi="Arial"/>
          <w:sz w:val="18"/>
          <w:szCs w:val="18"/>
        </w:rPr>
        <w:t xml:space="preserve">extend or increase any Commitment of any Lender (or reinstate any Commitment terminated pursuant to </w:t>
      </w:r>
      <w:r>
        <w:rPr>
          <w:rFonts w:eastAsia="Arial" w:cs="Arial" w:ascii="Arial" w:hAnsi="Arial"/>
          <w:sz w:val="18"/>
          <w:szCs w:val="18"/>
          <w:u w:val="single"/>
        </w:rPr>
        <w:t>Section 8.02</w:t>
      </w:r>
      <w:r>
        <w:rPr>
          <w:rFonts w:eastAsia="Arial" w:cs="Arial" w:ascii="Arial" w:hAnsi="Arial"/>
          <w:sz w:val="18"/>
          <w:szCs w:val="18"/>
        </w:rPr>
        <w:t>) without the written consent of such Lender;</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89"/>
        </w:numPr>
        <w:tabs>
          <w:tab w:val="clear" w:pos="720"/>
          <w:tab w:val="left" w:pos="1577" w:leader="none"/>
        </w:tabs>
        <w:spacing w:lineRule="auto" w:line="264"/>
        <w:ind w:firstLine="656"/>
        <w:jc w:val="both"/>
        <w:rPr>
          <w:rFonts w:ascii="Arial" w:hAnsi="Arial" w:eastAsia="Arial" w:cs="Arial"/>
          <w:sz w:val="18"/>
          <w:szCs w:val="18"/>
        </w:rPr>
      </w:pPr>
      <w:r>
        <w:rPr>
          <w:rFonts w:eastAsia="Arial" w:cs="Arial" w:ascii="Arial" w:hAnsi="Arial"/>
          <w:sz w:val="18"/>
          <w:szCs w:val="18"/>
        </w:rPr>
        <w:t>postpone any date fixed by this Agreement or any other Loan Document for any payment of principal, interest, fees or other amounts due to the Lenders (or any of them) hereunder (excluding mandatory prepayments) or under any other Loan Document without the written consent of each Lender directly affected thereby;</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89"/>
        </w:numPr>
        <w:tabs>
          <w:tab w:val="clear" w:pos="720"/>
          <w:tab w:val="left" w:pos="1654" w:leader="none"/>
        </w:tabs>
        <w:spacing w:lineRule="auto" w:line="276"/>
        <w:ind w:firstLine="656"/>
        <w:jc w:val="both"/>
        <w:rPr>
          <w:rFonts w:ascii="Arial" w:hAnsi="Arial" w:eastAsia="Arial" w:cs="Arial"/>
          <w:sz w:val="17"/>
          <w:szCs w:val="17"/>
        </w:rPr>
      </w:pPr>
      <w:r>
        <w:rPr>
          <w:rFonts w:eastAsia="Arial" w:cs="Arial" w:ascii="Arial" w:hAnsi="Arial"/>
          <w:sz w:val="17"/>
          <w:szCs w:val="17"/>
        </w:rPr>
        <w:t xml:space="preserve">reduce the principal of, or the rate of interest specified herein on, any Loan, or (subject to </w:t>
      </w:r>
      <w:r>
        <w:rPr>
          <w:rFonts w:eastAsia="Arial" w:cs="Arial" w:ascii="Arial" w:hAnsi="Arial"/>
          <w:sz w:val="17"/>
          <w:szCs w:val="17"/>
          <w:u w:val="single"/>
        </w:rPr>
        <w:t>clause (ii)</w:t>
      </w:r>
      <w:r>
        <w:rPr>
          <w:rFonts w:eastAsia="Arial" w:cs="Arial" w:ascii="Arial" w:hAnsi="Arial"/>
          <w:sz w:val="17"/>
          <w:szCs w:val="17"/>
        </w:rPr>
        <w:t xml:space="preserve"> of the second proviso to this </w:t>
      </w:r>
      <w:r>
        <w:rPr>
          <w:rFonts w:eastAsia="Arial" w:cs="Arial" w:ascii="Arial" w:hAnsi="Arial"/>
          <w:sz w:val="17"/>
          <w:szCs w:val="17"/>
          <w:u w:val="single"/>
        </w:rPr>
        <w:t>Section 10.01</w:t>
      </w:r>
      <w:r>
        <w:rPr>
          <w:rFonts w:eastAsia="Arial" w:cs="Arial" w:ascii="Arial" w:hAnsi="Arial"/>
          <w:sz w:val="17"/>
          <w:szCs w:val="17"/>
        </w:rPr>
        <w:t xml:space="preserve">) any fees or other amounts payable hereunder or under any other Loan Document without the written consent of each Lender directly affected thereby; </w:t>
      </w:r>
      <w:r>
        <w:rPr>
          <w:rFonts w:eastAsia="Arial" w:cs="Arial" w:ascii="Arial" w:hAnsi="Arial"/>
          <w:sz w:val="17"/>
          <w:szCs w:val="17"/>
          <w:u w:val="single"/>
        </w:rPr>
        <w:t>provided</w:t>
      </w:r>
      <w:r>
        <w:rPr>
          <w:rFonts w:eastAsia="Arial" w:cs="Arial" w:ascii="Arial" w:hAnsi="Arial"/>
          <w:sz w:val="17"/>
          <w:szCs w:val="17"/>
        </w:rPr>
        <w:t xml:space="preserve">, </w:t>
      </w:r>
      <w:r>
        <w:rPr>
          <w:rFonts w:eastAsia="Arial" w:cs="Arial" w:ascii="Arial" w:hAnsi="Arial"/>
          <w:sz w:val="17"/>
          <w:szCs w:val="17"/>
          <w:u w:val="single"/>
        </w:rPr>
        <w:t>however</w:t>
      </w:r>
      <w:r>
        <w:rPr>
          <w:rFonts w:eastAsia="Arial" w:cs="Arial" w:ascii="Arial" w:hAnsi="Arial"/>
          <w:sz w:val="17"/>
          <w:szCs w:val="17"/>
        </w:rPr>
        <w:t>, that only the consent of the Required Lenders shall be necessary (i) to amend the definition of “Default Rate” or to waive any obligation of the Borrower to pay interest at the Default Rate or (ii) to amend the financial covenant hereunder (or any defined term used therein) even if the effect of such amendment would be to reduce the rate of interest on any Loan or to reduce any fee payable hereunder;</w:t>
      </w:r>
    </w:p>
    <w:p>
      <w:pPr>
        <w:pStyle w:val="Normal"/>
        <w:spacing w:lineRule="exact" w:line="230"/>
        <w:rPr>
          <w:rFonts w:ascii="Arial" w:hAnsi="Arial" w:eastAsia="Arial" w:cs="Arial"/>
          <w:sz w:val="17"/>
          <w:szCs w:val="17"/>
        </w:rPr>
      </w:pPr>
      <w:r>
        <w:rPr>
          <w:rFonts w:eastAsia="Arial" w:cs="Arial" w:ascii="Arial" w:hAnsi="Arial"/>
          <w:sz w:val="17"/>
          <w:szCs w:val="17"/>
        </w:rPr>
      </w:r>
    </w:p>
    <w:p>
      <w:pPr>
        <w:pStyle w:val="Normal"/>
        <w:numPr>
          <w:ilvl w:val="0"/>
          <w:numId w:val="89"/>
        </w:numPr>
        <w:tabs>
          <w:tab w:val="clear" w:pos="720"/>
          <w:tab w:val="left" w:pos="1604" w:leader="none"/>
        </w:tabs>
        <w:spacing w:lineRule="auto" w:line="278"/>
        <w:ind w:firstLine="656"/>
        <w:rPr>
          <w:rFonts w:ascii="Arial" w:hAnsi="Arial" w:eastAsia="Arial" w:cs="Arial"/>
          <w:sz w:val="18"/>
          <w:szCs w:val="18"/>
        </w:rPr>
      </w:pPr>
      <w:r>
        <w:rPr>
          <w:rFonts w:eastAsia="Arial" w:cs="Arial" w:ascii="Arial" w:hAnsi="Arial"/>
          <w:sz w:val="18"/>
          <w:szCs w:val="18"/>
        </w:rPr>
        <w:t xml:space="preserve">(i) change </w:t>
      </w:r>
      <w:r>
        <w:rPr>
          <w:rFonts w:eastAsia="Arial" w:cs="Arial" w:ascii="Arial" w:hAnsi="Arial"/>
          <w:sz w:val="18"/>
          <w:szCs w:val="18"/>
          <w:u w:val="single"/>
        </w:rPr>
        <w:t>Section 8.03</w:t>
      </w:r>
      <w:r>
        <w:rPr>
          <w:rFonts w:eastAsia="Arial" w:cs="Arial" w:ascii="Arial" w:hAnsi="Arial"/>
          <w:sz w:val="18"/>
          <w:szCs w:val="18"/>
        </w:rPr>
        <w:t xml:space="preserve"> or any other provision hereof in a manner that would have the effect of altering the ratable reduction of Commitments, pro rata payments or pro rata sharing of payments</w:t>
      </w:r>
    </w:p>
    <w:p>
      <w:pPr>
        <w:pStyle w:val="Normal"/>
        <w:spacing w:lineRule="exact" w:line="368"/>
        <w:rPr>
          <w:sz w:val="20"/>
          <w:szCs w:val="20"/>
        </w:rPr>
      </w:pPr>
      <w:r>
        <w:rPr>
          <w:sz w:val="20"/>
          <w:szCs w:val="20"/>
        </w:rPr>
      </w:r>
    </w:p>
    <w:p>
      <w:pPr>
        <w:pStyle w:val="Normal"/>
        <w:jc w:val="center"/>
        <w:rPr>
          <w:sz w:val="20"/>
          <w:szCs w:val="20"/>
        </w:rPr>
      </w:pPr>
      <w:r>
        <w:rPr>
          <w:rFonts w:eastAsia="Arial" w:cs="Arial" w:ascii="Arial" w:hAnsi="Arial"/>
          <w:sz w:val="14"/>
          <w:szCs w:val="14"/>
        </w:rPr>
        <w:t>64</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67">
            <wp:simplePos x="0" y="0"/>
            <wp:positionH relativeFrom="column">
              <wp:posOffset>5080</wp:posOffset>
            </wp:positionH>
            <wp:positionV relativeFrom="paragraph">
              <wp:posOffset>38100</wp:posOffset>
            </wp:positionV>
            <wp:extent cx="7132320" cy="17145"/>
            <wp:effectExtent l="0" t="0" r="0" b="0"/>
            <wp:wrapNone/>
            <wp:docPr id="66" name="Picture 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87" descr=""/>
                    <pic:cNvPicPr>
                      <a:picLocks noChangeAspect="1" noChangeArrowheads="1"/>
                    </pic:cNvPicPr>
                  </pic:nvPicPr>
                  <pic:blipFill>
                    <a:blip r:embed="rId67"/>
                    <a:stretch>
                      <a:fillRect/>
                    </a:stretch>
                  </pic:blipFill>
                  <pic:spPr bwMode="auto">
                    <a:xfrm>
                      <a:off x="0" y="0"/>
                      <a:ext cx="7132320" cy="17145"/>
                    </a:xfrm>
                    <a:prstGeom prst="rect">
                      <a:avLst/>
                    </a:prstGeom>
                    <a:noFill/>
                  </pic:spPr>
                </pic:pic>
              </a:graphicData>
            </a:graphic>
          </wp:anchor>
        </w:drawing>
      </w:r>
    </w:p>
    <w:p>
      <w:pPr>
        <w:pStyle w:val="Normal"/>
        <w:spacing w:lineRule="auto" w:line="278"/>
        <w:ind w:right="20"/>
        <w:rPr>
          <w:sz w:val="20"/>
          <w:szCs w:val="20"/>
        </w:rPr>
      </w:pPr>
      <w:bookmarkStart w:id="68" w:name="page74"/>
      <w:bookmarkEnd w:id="68"/>
      <w:r>
        <w:rPr>
          <w:rFonts w:eastAsia="Arial" w:cs="Arial" w:ascii="Arial" w:hAnsi="Arial"/>
          <w:sz w:val="18"/>
          <w:szCs w:val="18"/>
        </w:rPr>
        <w:t>required hereunder or (ii) subordinate, or have the effect of subordinating, the Obligations hereunder to any other Indebtedness or other obligation, in each case, without the written consent of each Lender directly affected thereby; or</w:t>
      </w:r>
    </w:p>
    <w:p>
      <w:pPr>
        <w:pStyle w:val="Normal"/>
        <w:spacing w:lineRule="exact" w:line="224"/>
        <w:rPr>
          <w:sz w:val="20"/>
          <w:szCs w:val="20"/>
        </w:rPr>
      </w:pPr>
      <w:r>
        <w:rPr>
          <w:sz w:val="20"/>
          <w:szCs w:val="20"/>
        </w:rPr>
      </w:r>
    </w:p>
    <w:p>
      <w:pPr>
        <w:pStyle w:val="Normal"/>
        <w:numPr>
          <w:ilvl w:val="0"/>
          <w:numId w:val="90"/>
        </w:numPr>
        <w:tabs>
          <w:tab w:val="clear" w:pos="720"/>
          <w:tab w:val="left" w:pos="1530" w:leader="none"/>
        </w:tabs>
        <w:spacing w:lineRule="auto" w:line="264"/>
        <w:ind w:firstLine="656"/>
        <w:jc w:val="both"/>
        <w:rPr>
          <w:rFonts w:ascii="Arial" w:hAnsi="Arial" w:eastAsia="Arial" w:cs="Arial"/>
          <w:sz w:val="18"/>
          <w:szCs w:val="18"/>
        </w:rPr>
      </w:pPr>
      <w:r>
        <w:rPr>
          <w:rFonts w:eastAsia="Arial" w:cs="Arial" w:ascii="Arial" w:hAnsi="Arial"/>
          <w:sz w:val="18"/>
          <w:szCs w:val="18"/>
        </w:rPr>
        <w:t>change any provision of this Section or the definition of “Required Lenders” or any other provision hereof specifying the number or percentage of Lenders required to amend, waive or otherwise modify any rights hereunder or make any determination or grant any consent hereunder, without the written consent of each Lender;</w:t>
      </w:r>
    </w:p>
    <w:p>
      <w:pPr>
        <w:pStyle w:val="Normal"/>
        <w:spacing w:lineRule="exact" w:line="211"/>
        <w:rPr>
          <w:sz w:val="20"/>
          <w:szCs w:val="20"/>
        </w:rPr>
      </w:pPr>
      <w:r>
        <w:rPr>
          <w:sz w:val="20"/>
          <w:szCs w:val="20"/>
        </w:rPr>
      </w:r>
    </w:p>
    <w:p>
      <w:pPr>
        <w:pStyle w:val="Normal"/>
        <w:spacing w:lineRule="auto" w:line="271"/>
        <w:jc w:val="both"/>
        <w:rPr>
          <w:sz w:val="20"/>
          <w:szCs w:val="20"/>
        </w:rPr>
      </w:pPr>
      <w:r>
        <w:rPr>
          <w:rFonts w:eastAsia="Arial" w:cs="Arial" w:ascii="Arial" w:hAnsi="Arial"/>
          <w:sz w:val="17"/>
          <w:szCs w:val="17"/>
        </w:rPr>
        <w:t xml:space="preserve">and, </w:t>
      </w:r>
      <w:r>
        <w:rPr>
          <w:rFonts w:eastAsia="Arial" w:cs="Arial" w:ascii="Arial" w:hAnsi="Arial"/>
          <w:sz w:val="17"/>
          <w:szCs w:val="17"/>
          <w:u w:val="single"/>
        </w:rPr>
        <w:t>provided further</w:t>
      </w:r>
      <w:r>
        <w:rPr>
          <w:rFonts w:eastAsia="Arial" w:cs="Arial" w:ascii="Arial" w:hAnsi="Arial"/>
          <w:sz w:val="17"/>
          <w:szCs w:val="17"/>
        </w:rPr>
        <w:t>, that (i) no amendment, waiver or consent shall, unless in writing and signed by the Administrative Agent in addition to the Lenders required above, affect the rights or duties of the Administrative Agent under this Agreement or any other Loan Document; and (ii) the Fee Letters may be amended, or rights or privileges thereunder waived, in a writing executed only by the parties thereto. Notwithstanding anything to the contrary herein, no Defaulting Lender shall have any right to approve or disapprove any amendment, waiver or consent hereunder (and any amendment, waiver or consent which by its terms requires the consent of all Lenders or each affected Lender may be effected with the consent of the applicable Lenders other than Defaulting Lenders), except that (x) no Commitment of any Defaulting Lender may be increased or extended without the consent of such Lender and (y) any waiver, amendment or modification requiring the consent of all Lenders or each affected Lender that by its terms affects any Defaulting Lender more adversely than other affected Lenders shall require the consent of such Defaulting Lender.</w:t>
      </w:r>
    </w:p>
    <w:p>
      <w:pPr>
        <w:pStyle w:val="Normal"/>
        <w:spacing w:lineRule="exact" w:line="205"/>
        <w:rPr>
          <w:sz w:val="20"/>
          <w:szCs w:val="20"/>
        </w:rPr>
      </w:pPr>
      <w:r>
        <w:rPr>
          <w:sz w:val="20"/>
          <w:szCs w:val="20"/>
        </w:rPr>
      </w:r>
    </w:p>
    <w:p>
      <w:pPr>
        <w:pStyle w:val="Normal"/>
        <w:spacing w:lineRule="auto" w:line="257"/>
        <w:ind w:firstLine="648"/>
        <w:jc w:val="both"/>
        <w:rPr>
          <w:sz w:val="20"/>
          <w:szCs w:val="20"/>
        </w:rPr>
      </w:pPr>
      <w:r>
        <w:rPr>
          <w:rFonts w:eastAsia="Arial" w:cs="Arial" w:ascii="Arial" w:hAnsi="Arial"/>
          <w:sz w:val="18"/>
          <w:szCs w:val="18"/>
        </w:rPr>
        <w:t>Notwithstanding any provision herein to the contrary, if the Administrative Agent and the Borrower acting together identify any ambiguity, omission, mistake, typographical error or other defect in any provision of this Agreement or any other Loan Document (including the schedules and exhibits thereto), then the Administrative Agent and the Borrower shall be permitted to amend, modify or supplement such provision to cure such ambiguity, omission, mistake, typographical error or other defect, and such amendment shall become effective without any further action or consent of any other party to this Agreement.</w:t>
      </w:r>
    </w:p>
    <w:p>
      <w:pPr>
        <w:pStyle w:val="Normal"/>
        <w:spacing w:lineRule="exact" w:line="238"/>
        <w:rPr>
          <w:sz w:val="20"/>
          <w:szCs w:val="20"/>
        </w:rPr>
      </w:pPr>
      <w:r>
        <w:rPr>
          <w:sz w:val="20"/>
          <w:szCs w:val="20"/>
        </w:rPr>
      </w:r>
    </w:p>
    <w:p>
      <w:pPr>
        <w:pStyle w:val="Normal"/>
        <w:tabs>
          <w:tab w:val="clear" w:pos="720"/>
          <w:tab w:val="left" w:pos="1580" w:leader="none"/>
        </w:tabs>
        <w:ind w:left="660"/>
        <w:rPr>
          <w:sz w:val="20"/>
          <w:szCs w:val="20"/>
        </w:rPr>
      </w:pPr>
      <w:r>
        <w:rPr>
          <w:rFonts w:eastAsia="Arial" w:cs="Arial" w:ascii="Arial" w:hAnsi="Arial"/>
          <w:b/>
          <w:bCs/>
          <w:sz w:val="18"/>
          <w:szCs w:val="18"/>
        </w:rPr>
        <w:t>10.02</w:t>
      </w:r>
      <w:r>
        <w:rPr>
          <w:sz w:val="20"/>
          <w:szCs w:val="20"/>
        </w:rPr>
        <w:tab/>
      </w:r>
      <w:r>
        <w:rPr>
          <w:rFonts w:eastAsia="Arial" w:cs="Arial" w:ascii="Arial" w:hAnsi="Arial"/>
          <w:b/>
          <w:bCs/>
          <w:sz w:val="16"/>
          <w:szCs w:val="16"/>
        </w:rPr>
        <w:t>Notices; Effectiveness; Electronic Communication.</w:t>
      </w:r>
    </w:p>
    <w:p>
      <w:pPr>
        <w:pStyle w:val="Normal"/>
        <w:spacing w:lineRule="exact" w:line="283"/>
        <w:rPr>
          <w:sz w:val="20"/>
          <w:szCs w:val="20"/>
        </w:rPr>
      </w:pPr>
      <w:r>
        <w:rPr>
          <w:sz w:val="20"/>
          <w:szCs w:val="20"/>
        </w:rPr>
      </w:r>
    </w:p>
    <w:p>
      <w:pPr>
        <w:pStyle w:val="Normal"/>
        <w:numPr>
          <w:ilvl w:val="0"/>
          <w:numId w:val="91"/>
        </w:numPr>
        <w:tabs>
          <w:tab w:val="clear" w:pos="720"/>
          <w:tab w:val="left" w:pos="1536" w:leader="none"/>
        </w:tabs>
        <w:spacing w:lineRule="auto" w:line="278"/>
        <w:ind w:firstLine="656"/>
        <w:jc w:val="both"/>
        <w:rPr>
          <w:rFonts w:ascii="Arial" w:hAnsi="Arial" w:eastAsia="Arial" w:cs="Arial"/>
          <w:sz w:val="17"/>
          <w:szCs w:val="17"/>
        </w:rPr>
      </w:pPr>
      <w:r>
        <w:rPr>
          <w:rFonts w:eastAsia="Arial" w:cs="Arial" w:ascii="Arial" w:hAnsi="Arial"/>
          <w:sz w:val="17"/>
          <w:szCs w:val="17"/>
          <w:u w:val="single"/>
        </w:rPr>
        <w:t>Notices Generally</w:t>
      </w:r>
      <w:r>
        <w:rPr>
          <w:rFonts w:eastAsia="Arial" w:cs="Arial" w:ascii="Arial" w:hAnsi="Arial"/>
          <w:sz w:val="17"/>
          <w:szCs w:val="17"/>
        </w:rPr>
        <w:t xml:space="preserve">. Except in the case of notices and other communications expressly permitted to be given by telephone (and except as provided in </w:t>
      </w:r>
      <w:r>
        <w:rPr>
          <w:rFonts w:eastAsia="Arial" w:cs="Arial" w:ascii="Arial" w:hAnsi="Arial"/>
          <w:sz w:val="17"/>
          <w:szCs w:val="17"/>
          <w:u w:val="single"/>
        </w:rPr>
        <w:t>subsection (b)</w:t>
      </w:r>
      <w:r>
        <w:rPr>
          <w:rFonts w:eastAsia="Arial" w:cs="Arial" w:ascii="Arial" w:hAnsi="Arial"/>
          <w:sz w:val="17"/>
          <w:szCs w:val="17"/>
        </w:rPr>
        <w:t xml:space="preserve"> below), all notices and other communications provided for herein shall be in writing and shall be delivered by hand or overnight courier service, mailed by certified or registered mail or sent by electronic communication as follows, and all notices and other communications expressly permitted hereunder to be given by telephone shall be made to the applicable telephone number, as follows:</w:t>
      </w:r>
    </w:p>
    <w:p>
      <w:pPr>
        <w:pStyle w:val="Normal"/>
        <w:spacing w:lineRule="exact" w:line="225"/>
        <w:rPr>
          <w:rFonts w:ascii="Arial" w:hAnsi="Arial" w:eastAsia="Arial" w:cs="Arial"/>
          <w:sz w:val="17"/>
          <w:szCs w:val="17"/>
        </w:rPr>
      </w:pPr>
      <w:r>
        <w:rPr>
          <w:rFonts w:eastAsia="Arial" w:cs="Arial" w:ascii="Arial" w:hAnsi="Arial"/>
          <w:sz w:val="17"/>
          <w:szCs w:val="17"/>
        </w:rPr>
      </w:r>
    </w:p>
    <w:p>
      <w:pPr>
        <w:pStyle w:val="Normal"/>
        <w:numPr>
          <w:ilvl w:val="1"/>
          <w:numId w:val="91"/>
        </w:numPr>
        <w:tabs>
          <w:tab w:val="clear" w:pos="720"/>
          <w:tab w:val="left" w:pos="2112" w:leader="none"/>
        </w:tabs>
        <w:spacing w:lineRule="auto" w:line="278"/>
        <w:ind w:firstLine="806" w:left="660"/>
        <w:rPr>
          <w:rFonts w:ascii="Arial" w:hAnsi="Arial" w:eastAsia="Arial" w:cs="Arial"/>
          <w:sz w:val="18"/>
          <w:szCs w:val="18"/>
        </w:rPr>
      </w:pPr>
      <w:r>
        <w:rPr>
          <w:rFonts w:eastAsia="Arial" w:cs="Arial" w:ascii="Arial" w:hAnsi="Arial"/>
          <w:sz w:val="18"/>
          <w:szCs w:val="18"/>
        </w:rPr>
        <w:t xml:space="preserve">if to the Borrower or the Administrative Agent to the address, electronic mail address or telephone number specified for such Person on </w:t>
      </w:r>
      <w:r>
        <w:rPr>
          <w:rFonts w:eastAsia="Arial" w:cs="Arial" w:ascii="Arial" w:hAnsi="Arial"/>
          <w:sz w:val="18"/>
          <w:szCs w:val="18"/>
          <w:u w:val="single"/>
        </w:rPr>
        <w:t>Schedule 10.02</w:t>
      </w:r>
      <w:r>
        <w:rPr>
          <w:rFonts w:eastAsia="Arial" w:cs="Arial" w:ascii="Arial" w:hAnsi="Arial"/>
          <w:sz w:val="18"/>
          <w:szCs w:val="18"/>
        </w:rPr>
        <w:t>; and</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1"/>
          <w:numId w:val="91"/>
        </w:numPr>
        <w:tabs>
          <w:tab w:val="clear" w:pos="720"/>
          <w:tab w:val="left" w:pos="2365" w:leader="none"/>
        </w:tabs>
        <w:spacing w:lineRule="auto" w:line="286"/>
        <w:ind w:firstLine="806" w:left="660"/>
        <w:jc w:val="both"/>
        <w:rPr>
          <w:rFonts w:ascii="Arial" w:hAnsi="Arial" w:eastAsia="Arial" w:cs="Arial"/>
          <w:sz w:val="17"/>
          <w:szCs w:val="17"/>
        </w:rPr>
      </w:pPr>
      <w:r>
        <w:rPr>
          <w:rFonts w:eastAsia="Arial" w:cs="Arial" w:ascii="Arial" w:hAnsi="Arial"/>
          <w:sz w:val="17"/>
          <w:szCs w:val="17"/>
        </w:rPr>
        <w:t>if to any other Lender, to the address, electronic mail address or telephone number specified in its Administrative Questionnaire (including, as appropriate, notices delivered solely to the Person designated by a Lender on its Administrative Questionnaire then in effect for the delivery of notices that may contain material non-public information relating to the Borrower).</w:t>
      </w:r>
    </w:p>
    <w:p>
      <w:pPr>
        <w:pStyle w:val="Normal"/>
        <w:spacing w:lineRule="exact" w:line="192"/>
        <w:rPr>
          <w:sz w:val="20"/>
          <w:szCs w:val="20"/>
        </w:rPr>
      </w:pPr>
      <w:r>
        <w:rPr>
          <w:sz w:val="20"/>
          <w:szCs w:val="20"/>
        </w:rPr>
      </w:r>
    </w:p>
    <w:p>
      <w:pPr>
        <w:pStyle w:val="Normal"/>
        <w:spacing w:lineRule="auto" w:line="264"/>
        <w:jc w:val="both"/>
        <w:rPr>
          <w:sz w:val="20"/>
          <w:szCs w:val="20"/>
        </w:rPr>
      </w:pPr>
      <w:r>
        <w:rPr>
          <w:rFonts w:eastAsia="Arial" w:cs="Arial" w:ascii="Arial" w:hAnsi="Arial"/>
          <w:sz w:val="18"/>
          <w:szCs w:val="18"/>
        </w:rPr>
        <w:t xml:space="preserve">Notices and other communications sent by hand or overnight courier service, or mailed by certified or registered mail, shall be deemed to have been given when received. Notices and other communications delivered through electronic communications to the extent provided in </w:t>
      </w:r>
      <w:r>
        <w:rPr>
          <w:rFonts w:eastAsia="Arial" w:cs="Arial" w:ascii="Arial" w:hAnsi="Arial"/>
          <w:sz w:val="18"/>
          <w:szCs w:val="18"/>
          <w:u w:val="single"/>
        </w:rPr>
        <w:t>subsection (b)</w:t>
      </w:r>
      <w:r>
        <w:rPr>
          <w:rFonts w:eastAsia="Arial" w:cs="Arial" w:ascii="Arial" w:hAnsi="Arial"/>
          <w:sz w:val="18"/>
          <w:szCs w:val="18"/>
        </w:rPr>
        <w:t xml:space="preserve"> below, shall be effective as provided in such </w:t>
      </w:r>
      <w:r>
        <w:rPr>
          <w:rFonts w:eastAsia="Arial" w:cs="Arial" w:ascii="Arial" w:hAnsi="Arial"/>
          <w:sz w:val="18"/>
          <w:szCs w:val="18"/>
          <w:u w:val="single"/>
        </w:rPr>
        <w:t>subsection (b)</w:t>
      </w:r>
      <w:r>
        <w:rPr>
          <w:rFonts w:eastAsia="Arial" w:cs="Arial" w:ascii="Arial" w:hAnsi="Arial"/>
          <w:sz w:val="18"/>
          <w:szCs w:val="18"/>
        </w:rPr>
        <w:t>.</w:t>
      </w:r>
    </w:p>
    <w:p>
      <w:pPr>
        <w:pStyle w:val="Normal"/>
        <w:spacing w:lineRule="exact" w:line="382"/>
        <w:rPr>
          <w:sz w:val="20"/>
          <w:szCs w:val="20"/>
        </w:rPr>
      </w:pPr>
      <w:r>
        <w:rPr>
          <w:sz w:val="20"/>
          <w:szCs w:val="20"/>
        </w:rPr>
      </w:r>
    </w:p>
    <w:p>
      <w:pPr>
        <w:pStyle w:val="Normal"/>
        <w:jc w:val="center"/>
        <w:rPr>
          <w:sz w:val="20"/>
          <w:szCs w:val="20"/>
        </w:rPr>
      </w:pPr>
      <w:r>
        <w:rPr>
          <w:rFonts w:eastAsia="Arial" w:cs="Arial" w:ascii="Arial" w:hAnsi="Arial"/>
          <w:sz w:val="14"/>
          <w:szCs w:val="14"/>
        </w:rPr>
        <w:t>65</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68">
            <wp:simplePos x="0" y="0"/>
            <wp:positionH relativeFrom="column">
              <wp:posOffset>5080</wp:posOffset>
            </wp:positionH>
            <wp:positionV relativeFrom="paragraph">
              <wp:posOffset>38100</wp:posOffset>
            </wp:positionV>
            <wp:extent cx="7132320" cy="17145"/>
            <wp:effectExtent l="0" t="0" r="0" b="0"/>
            <wp:wrapNone/>
            <wp:docPr id="67" name="Picture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88" descr=""/>
                    <pic:cNvPicPr>
                      <a:picLocks noChangeAspect="1" noChangeArrowheads="1"/>
                    </pic:cNvPicPr>
                  </pic:nvPicPr>
                  <pic:blipFill>
                    <a:blip r:embed="rId68"/>
                    <a:stretch>
                      <a:fillRect/>
                    </a:stretch>
                  </pic:blipFill>
                  <pic:spPr bwMode="auto">
                    <a:xfrm>
                      <a:off x="0" y="0"/>
                      <a:ext cx="7132320" cy="17145"/>
                    </a:xfrm>
                    <a:prstGeom prst="rect">
                      <a:avLst/>
                    </a:prstGeom>
                    <a:noFill/>
                  </pic:spPr>
                </pic:pic>
              </a:graphicData>
            </a:graphic>
          </wp:anchor>
        </w:drawing>
      </w:r>
    </w:p>
    <w:p>
      <w:pPr>
        <w:pStyle w:val="Normal"/>
        <w:numPr>
          <w:ilvl w:val="0"/>
          <w:numId w:val="92"/>
        </w:numPr>
        <w:tabs>
          <w:tab w:val="clear" w:pos="720"/>
          <w:tab w:val="left" w:pos="1492" w:leader="none"/>
        </w:tabs>
        <w:spacing w:lineRule="auto" w:line="254"/>
        <w:ind w:firstLine="656"/>
        <w:jc w:val="both"/>
        <w:rPr>
          <w:rFonts w:ascii="Arial" w:hAnsi="Arial" w:eastAsia="Arial" w:cs="Arial"/>
          <w:sz w:val="18"/>
          <w:szCs w:val="18"/>
        </w:rPr>
      </w:pPr>
      <w:bookmarkStart w:id="69" w:name="page75"/>
      <w:bookmarkEnd w:id="69"/>
      <w:r>
        <w:rPr>
          <w:rFonts w:eastAsia="Arial" w:cs="Arial" w:ascii="Arial" w:hAnsi="Arial"/>
          <w:sz w:val="18"/>
          <w:szCs w:val="18"/>
          <w:u w:val="single"/>
        </w:rPr>
        <w:t>Electronic Communications</w:t>
      </w:r>
      <w:r>
        <w:rPr>
          <w:rFonts w:eastAsia="Arial" w:cs="Arial" w:ascii="Arial" w:hAnsi="Arial"/>
          <w:sz w:val="18"/>
          <w:szCs w:val="18"/>
        </w:rPr>
        <w:t xml:space="preserve">. Notices and other communications to the Lenders hereunder may be delivered or furnished by electronic communication (including e-mail and Internet or intranet websites) pursuant to procedures approved by the Administrative Agent, </w:t>
      </w:r>
      <w:r>
        <w:rPr>
          <w:rFonts w:eastAsia="Arial" w:cs="Arial" w:ascii="Arial" w:hAnsi="Arial"/>
          <w:sz w:val="18"/>
          <w:szCs w:val="18"/>
          <w:u w:val="single"/>
        </w:rPr>
        <w:t>provided</w:t>
      </w:r>
      <w:r>
        <w:rPr>
          <w:rFonts w:eastAsia="Arial" w:cs="Arial" w:ascii="Arial" w:hAnsi="Arial"/>
          <w:sz w:val="18"/>
          <w:szCs w:val="18"/>
        </w:rPr>
        <w:t xml:space="preserve"> that the foregoing shall not apply to notices to any Lender pursuant to </w:t>
      </w:r>
      <w:r>
        <w:rPr>
          <w:rFonts w:eastAsia="Arial" w:cs="Arial" w:ascii="Arial" w:hAnsi="Arial"/>
          <w:sz w:val="18"/>
          <w:szCs w:val="18"/>
          <w:u w:val="single"/>
        </w:rPr>
        <w:t>Article II</w:t>
      </w:r>
      <w:r>
        <w:rPr>
          <w:rFonts w:eastAsia="Arial" w:cs="Arial" w:ascii="Arial" w:hAnsi="Arial"/>
          <w:sz w:val="18"/>
          <w:szCs w:val="18"/>
        </w:rPr>
        <w:t xml:space="preserve"> if such Lender has notified the Administrative Agent that it is incapable of receiving notices under such Article by electronic communication. The Administrative Agent or the Borrower may each, in its discretion, agree to accept notices and other communications to it hereunder by electronic communications pursuant to procedures approved by it, </w:t>
      </w:r>
      <w:r>
        <w:rPr>
          <w:rFonts w:eastAsia="Arial" w:cs="Arial" w:ascii="Arial" w:hAnsi="Arial"/>
          <w:sz w:val="18"/>
          <w:szCs w:val="18"/>
          <w:u w:val="single"/>
        </w:rPr>
        <w:t>provided</w:t>
      </w:r>
      <w:r>
        <w:rPr>
          <w:rFonts w:eastAsia="Arial" w:cs="Arial" w:ascii="Arial" w:hAnsi="Arial"/>
          <w:sz w:val="18"/>
          <w:szCs w:val="18"/>
        </w:rPr>
        <w:t xml:space="preserve"> that approval of such procedures may be limited to particular notices or communications.</w:t>
      </w:r>
    </w:p>
    <w:p>
      <w:pPr>
        <w:pStyle w:val="Normal"/>
        <w:spacing w:lineRule="exact" w:line="219"/>
        <w:rPr>
          <w:sz w:val="20"/>
          <w:szCs w:val="20"/>
        </w:rPr>
      </w:pPr>
      <w:r>
        <w:rPr>
          <w:sz w:val="20"/>
          <w:szCs w:val="20"/>
        </w:rPr>
      </w:r>
    </w:p>
    <w:p>
      <w:pPr>
        <w:pStyle w:val="Normal"/>
        <w:spacing w:lineRule="auto" w:line="254"/>
        <w:ind w:firstLine="648"/>
        <w:jc w:val="both"/>
        <w:rPr>
          <w:sz w:val="20"/>
          <w:szCs w:val="20"/>
        </w:rPr>
      </w:pPr>
      <w:r>
        <w:rPr>
          <w:rFonts w:eastAsia="Arial" w:cs="Arial" w:ascii="Arial" w:hAnsi="Arial"/>
          <w:sz w:val="18"/>
          <w:szCs w:val="18"/>
        </w:rPr>
        <w:t xml:space="preserve">Unless the Administrative Agent otherwise prescribes, (i) notices and other communications sent to an e-mail address shall be deemed received upon the sender’s receipt of an acknowledgement from the intended recipient (such as by the “return receipt requested” function, as available, return e-mail or other written acknowledgement), and (ii) notices or communications posted to an Internet or intranet website shall be deemed received upon the deemed receipt by the intended recipient at its e-mail address as described in the foregoing </w:t>
      </w:r>
      <w:r>
        <w:rPr>
          <w:rFonts w:eastAsia="Arial" w:cs="Arial" w:ascii="Arial" w:hAnsi="Arial"/>
          <w:sz w:val="18"/>
          <w:szCs w:val="18"/>
          <w:u w:val="single"/>
        </w:rPr>
        <w:t>clause (i)</w:t>
      </w:r>
      <w:r>
        <w:rPr>
          <w:rFonts w:eastAsia="Arial" w:cs="Arial" w:ascii="Arial" w:hAnsi="Arial"/>
          <w:sz w:val="18"/>
          <w:szCs w:val="18"/>
        </w:rPr>
        <w:t xml:space="preserve"> of notification that such notice or communication is available and identifying the website address therefor; </w:t>
      </w:r>
      <w:r>
        <w:rPr>
          <w:rFonts w:eastAsia="Arial" w:cs="Arial" w:ascii="Arial" w:hAnsi="Arial"/>
          <w:sz w:val="18"/>
          <w:szCs w:val="18"/>
          <w:u w:val="single"/>
        </w:rPr>
        <w:t>provided</w:t>
      </w:r>
      <w:r>
        <w:rPr>
          <w:rFonts w:eastAsia="Arial" w:cs="Arial" w:ascii="Arial" w:hAnsi="Arial"/>
          <w:sz w:val="18"/>
          <w:szCs w:val="18"/>
        </w:rPr>
        <w:t xml:space="preserve"> that, for both </w:t>
      </w:r>
      <w:r>
        <w:rPr>
          <w:rFonts w:eastAsia="Arial" w:cs="Arial" w:ascii="Arial" w:hAnsi="Arial"/>
          <w:sz w:val="18"/>
          <w:szCs w:val="18"/>
          <w:u w:val="single"/>
        </w:rPr>
        <w:t>clauses (i)</w:t>
      </w:r>
      <w:r>
        <w:rPr>
          <w:rFonts w:eastAsia="Arial" w:cs="Arial" w:ascii="Arial" w:hAnsi="Arial"/>
          <w:sz w:val="18"/>
          <w:szCs w:val="18"/>
        </w:rPr>
        <w:t xml:space="preserve"> and (ii), if such notice, e-mail or other communication is not sent during the normal business hours of the recipient, such notice, e-mail or communication shall be deemed to have been sent at the opening of business on the next Business Day for the recipient.</w:t>
      </w:r>
    </w:p>
    <w:p>
      <w:pPr>
        <w:pStyle w:val="Normal"/>
        <w:spacing w:lineRule="exact" w:line="249"/>
        <w:rPr>
          <w:sz w:val="20"/>
          <w:szCs w:val="20"/>
        </w:rPr>
      </w:pPr>
      <w:r>
        <w:rPr>
          <w:sz w:val="20"/>
          <w:szCs w:val="20"/>
        </w:rPr>
      </w:r>
    </w:p>
    <w:p>
      <w:pPr>
        <w:pStyle w:val="Normal"/>
        <w:numPr>
          <w:ilvl w:val="0"/>
          <w:numId w:val="93"/>
        </w:numPr>
        <w:tabs>
          <w:tab w:val="clear" w:pos="720"/>
          <w:tab w:val="left" w:pos="1685" w:leader="none"/>
        </w:tabs>
        <w:spacing w:lineRule="auto" w:line="269"/>
        <w:ind w:firstLine="656"/>
        <w:jc w:val="both"/>
        <w:rPr>
          <w:rFonts w:ascii="Arial" w:hAnsi="Arial" w:eastAsia="Arial" w:cs="Arial"/>
          <w:sz w:val="17"/>
          <w:szCs w:val="17"/>
        </w:rPr>
      </w:pPr>
      <w:r>
        <w:rPr>
          <w:rFonts w:eastAsia="Arial" w:cs="Arial" w:ascii="Arial" w:hAnsi="Arial"/>
          <w:sz w:val="17"/>
          <w:szCs w:val="17"/>
          <w:u w:val="single"/>
        </w:rPr>
        <w:t>The Platform</w:t>
      </w:r>
      <w:r>
        <w:rPr>
          <w:rFonts w:eastAsia="Arial" w:cs="Arial" w:ascii="Arial" w:hAnsi="Arial"/>
          <w:sz w:val="17"/>
          <w:szCs w:val="17"/>
        </w:rPr>
        <w:t>. THE PLATFORM IS PROVIDED “AS IS” AND “AS AVAILABLE.” THE AGENT PARTIES (AS DEFINED BELOW) DO NOT WARRANT THE ACCURACY OR COMPLETENESS OF THE BORROWER MATERIALS OR THE ADEQUACY OF THE PLATFORM, AND EXPRESSLY DISCLAIM LIABILITY FOR ERRORS IN OR OMISSIONS FROM THE BORROWER MATERIALS. NO WARRANTY OF ANY KIND, EXPRESS, IMPLIED OR STATUTORY, INCLUDING ANY WARRANTY OF MERCHANTABILITY, FITNESS FOR A PARTICULAR PURPOSE, NON-INFRINGEMENT OF THIRD PARTY RIGHTS OR FREEDOM FROM VIRUSES OR OTHER CODE DEFECTS, IS MADE BY ANY AGENT PARTY IN CONNECTION WITH THE BORROWER MATERIALS OR THE PLATFORM. In no event shall the Administrative Agent or any of its Related Parties (collectively, the “</w:t>
      </w:r>
      <w:r>
        <w:rPr>
          <w:rFonts w:eastAsia="Arial" w:cs="Arial" w:ascii="Arial" w:hAnsi="Arial"/>
          <w:sz w:val="17"/>
          <w:szCs w:val="17"/>
          <w:u w:val="single"/>
        </w:rPr>
        <w:t>Agent Parties</w:t>
      </w:r>
      <w:r>
        <w:rPr>
          <w:rFonts w:eastAsia="Arial" w:cs="Arial" w:ascii="Arial" w:hAnsi="Arial"/>
          <w:sz w:val="17"/>
          <w:szCs w:val="17"/>
        </w:rPr>
        <w:t xml:space="preserve">”) have any liability to the Borrower, any Lender or any other Person for losses, claims, damages, liabilities or expenses of any kind (whether in tort, contract or otherwise) (x) arising out of the Borrower’s or the Administrative Agent’s transmission of Borrower Materials or notices through the Platform, any other electronic platform or electronic messaging service, or through the Internet or (y) arising from the use by unintended recipients of such Borrower Materials obtained by such unintended recipients through interception or misdirection of electronic telecommunications or other information transmission systems in connection with this Agreement or the other Loan Documents or the transactions contemplated hereby or thereby, in each case, except to the extent that such losses, claims, damages, liabilities or expenses are determined by a court of competent jurisdiction by a final and nonappealable judgment to have resulted from the gross negligence or willful misconduct of such Agent Party; </w:t>
      </w:r>
      <w:r>
        <w:rPr>
          <w:rFonts w:eastAsia="Arial" w:cs="Arial" w:ascii="Arial" w:hAnsi="Arial"/>
          <w:sz w:val="17"/>
          <w:szCs w:val="17"/>
          <w:u w:val="single"/>
        </w:rPr>
        <w:t>provided</w:t>
      </w:r>
      <w:r>
        <w:rPr>
          <w:rFonts w:eastAsia="Arial" w:cs="Arial" w:ascii="Arial" w:hAnsi="Arial"/>
          <w:sz w:val="17"/>
          <w:szCs w:val="17"/>
        </w:rPr>
        <w:t xml:space="preserve">, </w:t>
      </w:r>
      <w:r>
        <w:rPr>
          <w:rFonts w:eastAsia="Arial" w:cs="Arial" w:ascii="Arial" w:hAnsi="Arial"/>
          <w:sz w:val="17"/>
          <w:szCs w:val="17"/>
          <w:u w:val="single"/>
        </w:rPr>
        <w:t>however</w:t>
      </w:r>
      <w:r>
        <w:rPr>
          <w:rFonts w:eastAsia="Arial" w:cs="Arial" w:ascii="Arial" w:hAnsi="Arial"/>
          <w:sz w:val="17"/>
          <w:szCs w:val="17"/>
        </w:rPr>
        <w:t>, that in no event shall any Agent Party have any liability to the Borrower, any Lender or any other Person for indirect, special, incidental, consequential or punitive damages (as opposed to direct or actual damages).</w:t>
      </w:r>
    </w:p>
    <w:p>
      <w:pPr>
        <w:pStyle w:val="Normal"/>
        <w:spacing w:lineRule="exact" w:line="235"/>
        <w:rPr>
          <w:rFonts w:ascii="Arial" w:hAnsi="Arial" w:eastAsia="Arial" w:cs="Arial"/>
          <w:sz w:val="17"/>
          <w:szCs w:val="17"/>
        </w:rPr>
      </w:pPr>
      <w:r>
        <w:rPr>
          <w:rFonts w:eastAsia="Arial" w:cs="Arial" w:ascii="Arial" w:hAnsi="Arial"/>
          <w:sz w:val="17"/>
          <w:szCs w:val="17"/>
        </w:rPr>
      </w:r>
    </w:p>
    <w:p>
      <w:pPr>
        <w:pStyle w:val="Normal"/>
        <w:numPr>
          <w:ilvl w:val="0"/>
          <w:numId w:val="93"/>
        </w:numPr>
        <w:tabs>
          <w:tab w:val="clear" w:pos="720"/>
          <w:tab w:val="left" w:pos="1587" w:leader="none"/>
        </w:tabs>
        <w:spacing w:lineRule="auto" w:line="274"/>
        <w:ind w:firstLine="656"/>
        <w:jc w:val="both"/>
        <w:rPr>
          <w:rFonts w:ascii="Arial" w:hAnsi="Arial" w:eastAsia="Arial" w:cs="Arial"/>
          <w:sz w:val="17"/>
          <w:szCs w:val="17"/>
        </w:rPr>
      </w:pPr>
      <w:r>
        <w:rPr>
          <w:rFonts w:eastAsia="Arial" w:cs="Arial" w:ascii="Arial" w:hAnsi="Arial"/>
          <w:sz w:val="17"/>
          <w:szCs w:val="17"/>
          <w:u w:val="single"/>
        </w:rPr>
        <w:t>Change of Address, Etc</w:t>
      </w:r>
      <w:r>
        <w:rPr>
          <w:rFonts w:eastAsia="Arial" w:cs="Arial" w:ascii="Arial" w:hAnsi="Arial"/>
          <w:sz w:val="17"/>
          <w:szCs w:val="17"/>
        </w:rPr>
        <w:t>. Each of the Borrower and the Administrative Agent may change its address, electronic mail address or telephone number for notices and other communications hereunder by notice to the other parties hereto. Each other Lender may change its address, electronic mail address or telephone number for notices and other communications hereunder by notice to the Borrower and the Administrative Agent. In addition, each Lender agrees to notify the Administrative Agent from time to time to ensure that the Administrative Agent has on record (i) an effective address, contact name, telephone number and electronic mail address to which notices and other communications may be sent and (ii) accurate wire instructions for such Lender. Furthermore, each Public Lender agrees to cause at least one</w:t>
      </w:r>
    </w:p>
    <w:p>
      <w:pPr>
        <w:pStyle w:val="Normal"/>
        <w:spacing w:lineRule="exact" w:line="376"/>
        <w:rPr>
          <w:sz w:val="20"/>
          <w:szCs w:val="20"/>
        </w:rPr>
      </w:pPr>
      <w:r>
        <w:rPr>
          <w:sz w:val="20"/>
          <w:szCs w:val="20"/>
        </w:rPr>
      </w:r>
    </w:p>
    <w:p>
      <w:pPr>
        <w:pStyle w:val="Normal"/>
        <w:jc w:val="center"/>
        <w:rPr>
          <w:sz w:val="20"/>
          <w:szCs w:val="20"/>
        </w:rPr>
      </w:pPr>
      <w:r>
        <w:rPr>
          <w:rFonts w:eastAsia="Arial" w:cs="Arial" w:ascii="Arial" w:hAnsi="Arial"/>
          <w:sz w:val="14"/>
          <w:szCs w:val="14"/>
        </w:rPr>
        <w:t>66</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69">
            <wp:simplePos x="0" y="0"/>
            <wp:positionH relativeFrom="column">
              <wp:posOffset>5080</wp:posOffset>
            </wp:positionH>
            <wp:positionV relativeFrom="paragraph">
              <wp:posOffset>38100</wp:posOffset>
            </wp:positionV>
            <wp:extent cx="7132320" cy="17145"/>
            <wp:effectExtent l="0" t="0" r="0" b="0"/>
            <wp:wrapNone/>
            <wp:docPr id="68" name="Picture 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89" descr=""/>
                    <pic:cNvPicPr>
                      <a:picLocks noChangeAspect="1" noChangeArrowheads="1"/>
                    </pic:cNvPicPr>
                  </pic:nvPicPr>
                  <pic:blipFill>
                    <a:blip r:embed="rId69"/>
                    <a:stretch>
                      <a:fillRect/>
                    </a:stretch>
                  </pic:blipFill>
                  <pic:spPr bwMode="auto">
                    <a:xfrm>
                      <a:off x="0" y="0"/>
                      <a:ext cx="7132320" cy="17145"/>
                    </a:xfrm>
                    <a:prstGeom prst="rect">
                      <a:avLst/>
                    </a:prstGeom>
                    <a:noFill/>
                  </pic:spPr>
                </pic:pic>
              </a:graphicData>
            </a:graphic>
          </wp:anchor>
        </w:drawing>
      </w:r>
    </w:p>
    <w:p>
      <w:pPr>
        <w:pStyle w:val="Normal"/>
        <w:spacing w:lineRule="auto" w:line="257"/>
        <w:jc w:val="both"/>
        <w:rPr>
          <w:sz w:val="20"/>
          <w:szCs w:val="20"/>
        </w:rPr>
      </w:pPr>
      <w:bookmarkStart w:id="70" w:name="page76"/>
      <w:bookmarkEnd w:id="70"/>
      <w:r>
        <w:rPr>
          <w:rFonts w:eastAsia="Arial" w:cs="Arial" w:ascii="Arial" w:hAnsi="Arial"/>
          <w:sz w:val="18"/>
          <w:szCs w:val="18"/>
        </w:rPr>
        <w:t>individual at or on behalf of such Public Lender to at all times have selected the “Private Side Information” or similar designation on the content declaration screen of the Platform in order to enable such Public Lender or its delegate, in accordance with such Public Lender’s compliance procedures and Applicable Law, including United States Federal and state securities Laws, to make reference to Borrower Materials that are not made available through the “Public Side Information” portion of the Platform and that may contain material non-public information with respect to the Borrower or its securities for purposes of United States Federal or state securities laws.</w:t>
      </w:r>
    </w:p>
    <w:p>
      <w:pPr>
        <w:pStyle w:val="Normal"/>
        <w:spacing w:lineRule="exact" w:line="242"/>
        <w:rPr>
          <w:sz w:val="20"/>
          <w:szCs w:val="20"/>
        </w:rPr>
      </w:pPr>
      <w:r>
        <w:rPr>
          <w:sz w:val="20"/>
          <w:szCs w:val="20"/>
        </w:rPr>
      </w:r>
    </w:p>
    <w:p>
      <w:pPr>
        <w:pStyle w:val="Normal"/>
        <w:numPr>
          <w:ilvl w:val="0"/>
          <w:numId w:val="94"/>
        </w:numPr>
        <w:tabs>
          <w:tab w:val="clear" w:pos="720"/>
          <w:tab w:val="left" w:pos="1509" w:leader="none"/>
        </w:tabs>
        <w:spacing w:lineRule="auto" w:line="271"/>
        <w:ind w:firstLine="656"/>
        <w:jc w:val="both"/>
        <w:rPr>
          <w:rFonts w:ascii="Arial" w:hAnsi="Arial" w:eastAsia="Arial" w:cs="Arial"/>
          <w:sz w:val="17"/>
          <w:szCs w:val="17"/>
        </w:rPr>
      </w:pPr>
      <w:r>
        <w:rPr>
          <w:rFonts w:eastAsia="Arial" w:cs="Arial" w:ascii="Arial" w:hAnsi="Arial"/>
          <w:sz w:val="17"/>
          <w:szCs w:val="17"/>
          <w:u w:val="single"/>
        </w:rPr>
        <w:t>Reliance by Administrative Agent and Lenders</w:t>
      </w:r>
      <w:r>
        <w:rPr>
          <w:rFonts w:eastAsia="Arial" w:cs="Arial" w:ascii="Arial" w:hAnsi="Arial"/>
          <w:sz w:val="17"/>
          <w:szCs w:val="17"/>
        </w:rPr>
        <w:t>. The Administrative Agent and the Lenders shall be entitled to rely and act upon any notices (including telephonic notices and Loan Notices) purportedly given by or on behalf of the Borrower even if (i) such notices were not made in a manner specified herein, were incomplete or were not preceded or followed by any other form of notice specified herein, or (ii) the terms thereof, as understood by the recipient, varied from any confirmation thereof. The Borrower shall indemnify the Administrative Agent, each Lender and the Related Parties of each of them from all losses, costs, expenses and liabilities resulting from the reliance by such Person on each notice purportedly given by or on behalf of the Borrower. All telephonic notices to and other telephonic communications with the Administrative Agent may be recorded by the Administrative Agent, and each of the parties hereto hereby consents to such recording.</w:t>
      </w:r>
    </w:p>
    <w:p>
      <w:pPr>
        <w:pStyle w:val="Normal"/>
        <w:spacing w:lineRule="exact" w:line="227"/>
        <w:rPr>
          <w:sz w:val="20"/>
          <w:szCs w:val="20"/>
        </w:rPr>
      </w:pPr>
      <w:r>
        <w:rPr>
          <w:sz w:val="20"/>
          <w:szCs w:val="20"/>
        </w:rPr>
      </w:r>
    </w:p>
    <w:p>
      <w:pPr>
        <w:pStyle w:val="Normal"/>
        <w:spacing w:lineRule="auto" w:line="278"/>
        <w:ind w:firstLine="648"/>
        <w:jc w:val="both"/>
        <w:rPr>
          <w:sz w:val="20"/>
          <w:szCs w:val="20"/>
        </w:rPr>
      </w:pPr>
      <w:r>
        <w:rPr>
          <w:rFonts w:eastAsia="Arial" w:cs="Arial" w:ascii="Arial" w:hAnsi="Arial"/>
          <w:b/>
          <w:bCs/>
          <w:sz w:val="17"/>
          <w:szCs w:val="17"/>
        </w:rPr>
        <w:t xml:space="preserve">10.03 No Waiver; Cumulative Remedies; Enforcement. </w:t>
      </w:r>
      <w:r>
        <w:rPr>
          <w:rFonts w:eastAsia="Arial" w:cs="Arial" w:ascii="Arial" w:hAnsi="Arial"/>
          <w:sz w:val="17"/>
          <w:szCs w:val="17"/>
        </w:rPr>
        <w:t>No failure by any Lender or the Administrative Agent to exercise, and no delay</w:t>
      </w:r>
      <w:r>
        <w:rPr>
          <w:rFonts w:eastAsia="Arial" w:cs="Arial" w:ascii="Arial" w:hAnsi="Arial"/>
          <w:b/>
          <w:bCs/>
          <w:sz w:val="17"/>
          <w:szCs w:val="17"/>
        </w:rPr>
        <w:t xml:space="preserve"> </w:t>
      </w:r>
      <w:r>
        <w:rPr>
          <w:rFonts w:eastAsia="Arial" w:cs="Arial" w:ascii="Arial" w:hAnsi="Arial"/>
          <w:sz w:val="17"/>
          <w:szCs w:val="17"/>
        </w:rPr>
        <w:t>by any such Person in exercising, any right, remedy, power or privilege hereunder or under any other Loan Document shall operate as a waiver thereof; nor shall any single or partial exercise of any right, remedy, power or privilege hereunder preclude any other or further exercise thereof or the exercise of any other right, remedy, power or privilege. The rights, remedies, powers and privileges herein provided, and provided under each other Loan Document, are cumulative and not exclusive of any rights, remedies, powers and privileges provided by law.</w:t>
      </w:r>
    </w:p>
    <w:p>
      <w:pPr>
        <w:pStyle w:val="Normal"/>
        <w:spacing w:lineRule="exact" w:line="199"/>
        <w:rPr>
          <w:sz w:val="20"/>
          <w:szCs w:val="20"/>
        </w:rPr>
      </w:pPr>
      <w:r>
        <w:rPr>
          <w:sz w:val="20"/>
          <w:szCs w:val="20"/>
        </w:rPr>
      </w:r>
    </w:p>
    <w:p>
      <w:pPr>
        <w:pStyle w:val="Normal"/>
        <w:spacing w:lineRule="auto" w:line="269"/>
        <w:ind w:firstLine="648"/>
        <w:jc w:val="both"/>
        <w:rPr>
          <w:sz w:val="20"/>
          <w:szCs w:val="20"/>
        </w:rPr>
      </w:pPr>
      <w:r>
        <w:rPr>
          <w:rFonts w:eastAsia="Arial" w:cs="Arial" w:ascii="Arial" w:hAnsi="Arial"/>
          <w:sz w:val="17"/>
          <w:szCs w:val="17"/>
        </w:rPr>
        <w:t xml:space="preserve">Notwithstanding anything to the contrary contained herein or in any other Loan Document, the authority to enforce rights and remedies hereunder and under the other Loan Documents against the Borrower shall be vested exclusively in, and all actions and proceedings at law in connection with such enforcement shall be instituted and maintained exclusively by, the Administrative Agent in accordance with </w:t>
      </w:r>
      <w:r>
        <w:rPr>
          <w:rFonts w:eastAsia="Arial" w:cs="Arial" w:ascii="Arial" w:hAnsi="Arial"/>
          <w:sz w:val="17"/>
          <w:szCs w:val="17"/>
          <w:u w:val="single"/>
        </w:rPr>
        <w:t>Section 8.02</w:t>
      </w:r>
      <w:r>
        <w:rPr>
          <w:rFonts w:eastAsia="Arial" w:cs="Arial" w:ascii="Arial" w:hAnsi="Arial"/>
          <w:sz w:val="17"/>
          <w:szCs w:val="17"/>
        </w:rPr>
        <w:t xml:space="preserve"> for the benefit of all the Lenders; </w:t>
      </w:r>
      <w:r>
        <w:rPr>
          <w:rFonts w:eastAsia="Arial" w:cs="Arial" w:ascii="Arial" w:hAnsi="Arial"/>
          <w:sz w:val="17"/>
          <w:szCs w:val="17"/>
          <w:u w:val="single"/>
        </w:rPr>
        <w:t>provided</w:t>
      </w:r>
      <w:r>
        <w:rPr>
          <w:rFonts w:eastAsia="Arial" w:cs="Arial" w:ascii="Arial" w:hAnsi="Arial"/>
          <w:sz w:val="17"/>
          <w:szCs w:val="17"/>
        </w:rPr>
        <w:t xml:space="preserve">, </w:t>
      </w:r>
      <w:r>
        <w:rPr>
          <w:rFonts w:eastAsia="Arial" w:cs="Arial" w:ascii="Arial" w:hAnsi="Arial"/>
          <w:sz w:val="17"/>
          <w:szCs w:val="17"/>
          <w:u w:val="single"/>
        </w:rPr>
        <w:t>however</w:t>
      </w:r>
      <w:r>
        <w:rPr>
          <w:rFonts w:eastAsia="Arial" w:cs="Arial" w:ascii="Arial" w:hAnsi="Arial"/>
          <w:sz w:val="17"/>
          <w:szCs w:val="17"/>
        </w:rPr>
        <w:t xml:space="preserve">, that the foregoing shall not prohibit (a) the Administrative Agent from exercising on its own behalf the rights and remedies that inure to its benefit (solely in its capacity as Administrative Agent) hereunder and under the other Loan Documents, (b) any Lender from exercising setoff rights in accordance with </w:t>
      </w:r>
      <w:r>
        <w:rPr>
          <w:rFonts w:eastAsia="Arial" w:cs="Arial" w:ascii="Arial" w:hAnsi="Arial"/>
          <w:sz w:val="17"/>
          <w:szCs w:val="17"/>
          <w:u w:val="single"/>
        </w:rPr>
        <w:t>Section 10.08</w:t>
      </w:r>
      <w:r>
        <w:rPr>
          <w:rFonts w:eastAsia="Arial" w:cs="Arial" w:ascii="Arial" w:hAnsi="Arial"/>
          <w:sz w:val="17"/>
          <w:szCs w:val="17"/>
        </w:rPr>
        <w:t xml:space="preserve"> (subject to the terms of </w:t>
      </w:r>
      <w:r>
        <w:rPr>
          <w:rFonts w:eastAsia="Arial" w:cs="Arial" w:ascii="Arial" w:hAnsi="Arial"/>
          <w:sz w:val="17"/>
          <w:szCs w:val="17"/>
          <w:u w:val="single"/>
        </w:rPr>
        <w:t>Section 2.11</w:t>
      </w:r>
      <w:r>
        <w:rPr>
          <w:rFonts w:eastAsia="Arial" w:cs="Arial" w:ascii="Arial" w:hAnsi="Arial"/>
          <w:sz w:val="17"/>
          <w:szCs w:val="17"/>
        </w:rPr>
        <w:t xml:space="preserve">), or (c) any Lender from filing proofs of claim or appearing and filing pleadings on its own behalf during the pendency of a proceeding relative to the Borrower under any Debtor Relief Law; and </w:t>
      </w:r>
      <w:r>
        <w:rPr>
          <w:rFonts w:eastAsia="Arial" w:cs="Arial" w:ascii="Arial" w:hAnsi="Arial"/>
          <w:sz w:val="17"/>
          <w:szCs w:val="17"/>
          <w:u w:val="single"/>
        </w:rPr>
        <w:t>provided</w:t>
      </w:r>
      <w:r>
        <w:rPr>
          <w:rFonts w:eastAsia="Arial" w:cs="Arial" w:ascii="Arial" w:hAnsi="Arial"/>
          <w:sz w:val="17"/>
          <w:szCs w:val="17"/>
        </w:rPr>
        <w:t xml:space="preserve">, </w:t>
      </w:r>
      <w:r>
        <w:rPr>
          <w:rFonts w:eastAsia="Arial" w:cs="Arial" w:ascii="Arial" w:hAnsi="Arial"/>
          <w:sz w:val="17"/>
          <w:szCs w:val="17"/>
          <w:u w:val="single"/>
        </w:rPr>
        <w:t>further</w:t>
      </w:r>
      <w:r>
        <w:rPr>
          <w:rFonts w:eastAsia="Arial" w:cs="Arial" w:ascii="Arial" w:hAnsi="Arial"/>
          <w:sz w:val="17"/>
          <w:szCs w:val="17"/>
        </w:rPr>
        <w:t xml:space="preserve">, that if at any time there is no Person acting as Administrative Agent hereunder and under the other Loan Documents, then (i) the Required Lenders shall have the rights otherwise ascribed to the Administrative Agent pursuant to </w:t>
      </w:r>
      <w:r>
        <w:rPr>
          <w:rFonts w:eastAsia="Arial" w:cs="Arial" w:ascii="Arial" w:hAnsi="Arial"/>
          <w:sz w:val="17"/>
          <w:szCs w:val="17"/>
          <w:u w:val="single"/>
        </w:rPr>
        <w:t>Section 8.02</w:t>
      </w:r>
      <w:r>
        <w:rPr>
          <w:rFonts w:eastAsia="Arial" w:cs="Arial" w:ascii="Arial" w:hAnsi="Arial"/>
          <w:sz w:val="17"/>
          <w:szCs w:val="17"/>
        </w:rPr>
        <w:t xml:space="preserve"> and (ii) in addition to the matters set forth in </w:t>
      </w:r>
      <w:r>
        <w:rPr>
          <w:rFonts w:eastAsia="Arial" w:cs="Arial" w:ascii="Arial" w:hAnsi="Arial"/>
          <w:sz w:val="17"/>
          <w:szCs w:val="17"/>
          <w:u w:val="single"/>
        </w:rPr>
        <w:t>clauses (c)</w:t>
      </w:r>
      <w:r>
        <w:rPr>
          <w:rFonts w:eastAsia="Arial" w:cs="Arial" w:ascii="Arial" w:hAnsi="Arial"/>
          <w:sz w:val="17"/>
          <w:szCs w:val="17"/>
        </w:rPr>
        <w:t xml:space="preserve"> and </w:t>
      </w:r>
      <w:r>
        <w:rPr>
          <w:rFonts w:eastAsia="Arial" w:cs="Arial" w:ascii="Arial" w:hAnsi="Arial"/>
          <w:sz w:val="17"/>
          <w:szCs w:val="17"/>
          <w:u w:val="single"/>
        </w:rPr>
        <w:t>(d)</w:t>
      </w:r>
      <w:r>
        <w:rPr>
          <w:rFonts w:eastAsia="Arial" w:cs="Arial" w:ascii="Arial" w:hAnsi="Arial"/>
          <w:sz w:val="17"/>
          <w:szCs w:val="17"/>
        </w:rPr>
        <w:t xml:space="preserve"> of the preceding proviso and subject to </w:t>
      </w:r>
      <w:r>
        <w:rPr>
          <w:rFonts w:eastAsia="Arial" w:cs="Arial" w:ascii="Arial" w:hAnsi="Arial"/>
          <w:sz w:val="17"/>
          <w:szCs w:val="17"/>
          <w:u w:val="single"/>
        </w:rPr>
        <w:t>Section 2.11</w:t>
      </w:r>
      <w:r>
        <w:rPr>
          <w:rFonts w:eastAsia="Arial" w:cs="Arial" w:ascii="Arial" w:hAnsi="Arial"/>
          <w:sz w:val="17"/>
          <w:szCs w:val="17"/>
        </w:rPr>
        <w:t>, any Lender may, with the consent of the Required Lenders, enforce any rights and remedies available to it and as authorized by the Required Lenders.</w:t>
      </w:r>
    </w:p>
    <w:p>
      <w:pPr>
        <w:pStyle w:val="Normal"/>
        <w:spacing w:lineRule="exact" w:line="232"/>
        <w:rPr>
          <w:sz w:val="20"/>
          <w:szCs w:val="20"/>
        </w:rPr>
      </w:pPr>
      <w:r>
        <w:rPr>
          <w:sz w:val="20"/>
          <w:szCs w:val="20"/>
        </w:rPr>
      </w:r>
    </w:p>
    <w:p>
      <w:pPr>
        <w:pStyle w:val="Normal"/>
        <w:tabs>
          <w:tab w:val="clear" w:pos="720"/>
          <w:tab w:val="left" w:pos="1520" w:leader="none"/>
        </w:tabs>
        <w:ind w:left="660"/>
        <w:rPr>
          <w:sz w:val="20"/>
          <w:szCs w:val="20"/>
        </w:rPr>
      </w:pPr>
      <w:r>
        <w:rPr>
          <w:rFonts w:eastAsia="Arial" w:cs="Arial" w:ascii="Arial" w:hAnsi="Arial"/>
          <w:b/>
          <w:bCs/>
          <w:sz w:val="18"/>
          <w:szCs w:val="18"/>
        </w:rPr>
        <w:t>10.04</w:t>
      </w:r>
      <w:r>
        <w:rPr>
          <w:sz w:val="20"/>
          <w:szCs w:val="20"/>
        </w:rPr>
        <w:tab/>
      </w:r>
      <w:r>
        <w:rPr>
          <w:rFonts w:eastAsia="Arial" w:cs="Arial" w:ascii="Arial" w:hAnsi="Arial"/>
          <w:b/>
          <w:bCs/>
          <w:sz w:val="16"/>
          <w:szCs w:val="16"/>
        </w:rPr>
        <w:t>Expenses; Indemnity; Damage Waiver.</w:t>
      </w:r>
    </w:p>
    <w:p>
      <w:pPr>
        <w:pStyle w:val="Normal"/>
        <w:spacing w:lineRule="exact" w:line="283"/>
        <w:rPr>
          <w:sz w:val="20"/>
          <w:szCs w:val="20"/>
        </w:rPr>
      </w:pPr>
      <w:r>
        <w:rPr>
          <w:sz w:val="20"/>
          <w:szCs w:val="20"/>
        </w:rPr>
      </w:r>
    </w:p>
    <w:p>
      <w:pPr>
        <w:pStyle w:val="Normal"/>
        <w:numPr>
          <w:ilvl w:val="0"/>
          <w:numId w:val="95"/>
        </w:numPr>
        <w:tabs>
          <w:tab w:val="clear" w:pos="720"/>
          <w:tab w:val="left" w:pos="1604" w:leader="none"/>
        </w:tabs>
        <w:spacing w:lineRule="auto" w:line="257"/>
        <w:ind w:firstLine="656"/>
        <w:jc w:val="both"/>
        <w:rPr>
          <w:rFonts w:ascii="Arial" w:hAnsi="Arial" w:eastAsia="Arial" w:cs="Arial"/>
          <w:sz w:val="18"/>
          <w:szCs w:val="18"/>
        </w:rPr>
      </w:pPr>
      <w:r>
        <w:rPr>
          <w:rFonts w:eastAsia="Arial" w:cs="Arial" w:ascii="Arial" w:hAnsi="Arial"/>
          <w:sz w:val="18"/>
          <w:szCs w:val="18"/>
          <w:u w:val="single"/>
        </w:rPr>
        <w:t>Costs and Expenses</w:t>
      </w:r>
      <w:r>
        <w:rPr>
          <w:rFonts w:eastAsia="Arial" w:cs="Arial" w:ascii="Arial" w:hAnsi="Arial"/>
          <w:sz w:val="18"/>
          <w:szCs w:val="18"/>
        </w:rPr>
        <w:t>. The Borrower shall pay (i) all reasonable and invoiced out of pocket expenses incurred by the Administrative Agent and its Affiliates (including the reasonable and invoiced fees, charges and disbursements of one counsel for the Administrative Agent), in connection with the syndication of the credit facilities provided for herein, the preparation, negotiation, execution, delivery and administration of this Agreement and the other Loan Documents or any amendments, modifications or waivers of the provisions hereof or thereof (whether or not the transactions contemplated hereby or thereby</w:t>
      </w:r>
    </w:p>
    <w:p>
      <w:pPr>
        <w:pStyle w:val="Normal"/>
        <w:spacing w:lineRule="exact" w:line="386"/>
        <w:rPr>
          <w:sz w:val="20"/>
          <w:szCs w:val="20"/>
        </w:rPr>
      </w:pPr>
      <w:r>
        <w:rPr>
          <w:sz w:val="20"/>
          <w:szCs w:val="20"/>
        </w:rPr>
      </w:r>
    </w:p>
    <w:p>
      <w:pPr>
        <w:pStyle w:val="Normal"/>
        <w:jc w:val="center"/>
        <w:rPr>
          <w:sz w:val="20"/>
          <w:szCs w:val="20"/>
        </w:rPr>
      </w:pPr>
      <w:r>
        <w:rPr>
          <w:rFonts w:eastAsia="Arial" w:cs="Arial" w:ascii="Arial" w:hAnsi="Arial"/>
          <w:sz w:val="14"/>
          <w:szCs w:val="14"/>
        </w:rPr>
        <w:t>67</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70">
            <wp:simplePos x="0" y="0"/>
            <wp:positionH relativeFrom="column">
              <wp:posOffset>5080</wp:posOffset>
            </wp:positionH>
            <wp:positionV relativeFrom="paragraph">
              <wp:posOffset>38100</wp:posOffset>
            </wp:positionV>
            <wp:extent cx="7132320" cy="17145"/>
            <wp:effectExtent l="0" t="0" r="0" b="0"/>
            <wp:wrapNone/>
            <wp:docPr id="69" name="Picture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90" descr=""/>
                    <pic:cNvPicPr>
                      <a:picLocks noChangeAspect="1" noChangeArrowheads="1"/>
                    </pic:cNvPicPr>
                  </pic:nvPicPr>
                  <pic:blipFill>
                    <a:blip r:embed="rId70"/>
                    <a:stretch>
                      <a:fillRect/>
                    </a:stretch>
                  </pic:blipFill>
                  <pic:spPr bwMode="auto">
                    <a:xfrm>
                      <a:off x="0" y="0"/>
                      <a:ext cx="7132320" cy="17145"/>
                    </a:xfrm>
                    <a:prstGeom prst="rect">
                      <a:avLst/>
                    </a:prstGeom>
                    <a:noFill/>
                  </pic:spPr>
                </pic:pic>
              </a:graphicData>
            </a:graphic>
          </wp:anchor>
        </w:drawing>
      </w:r>
    </w:p>
    <w:p>
      <w:pPr>
        <w:pStyle w:val="Normal"/>
        <w:spacing w:lineRule="auto" w:line="278"/>
        <w:jc w:val="both"/>
        <w:rPr>
          <w:sz w:val="20"/>
          <w:szCs w:val="20"/>
        </w:rPr>
      </w:pPr>
      <w:bookmarkStart w:id="71" w:name="page77"/>
      <w:bookmarkEnd w:id="71"/>
      <w:r>
        <w:rPr>
          <w:rFonts w:eastAsia="Arial" w:cs="Arial" w:ascii="Arial" w:hAnsi="Arial"/>
          <w:sz w:val="17"/>
          <w:szCs w:val="17"/>
        </w:rPr>
        <w:t>shall be consummated) and (ii) all reasonable and invoiced out of pocket expenses incurred by the Administrative Agent or any Lender (including the fees, charges and disbursements of any counsel for the Administrative Agent or any Lender), in connection with the enforcement or protection of its rights (A) in connection with this Agreement and the other Loan Documents, including its rights under this Section, or (B) in connection with the Loans made hereunder, including all such out of pocket expenses incurred during any workout, restructuring or negotiations in respect of such Loans.</w:t>
      </w:r>
    </w:p>
    <w:p>
      <w:pPr>
        <w:pStyle w:val="Normal"/>
        <w:spacing w:lineRule="exact" w:line="225"/>
        <w:rPr>
          <w:sz w:val="20"/>
          <w:szCs w:val="20"/>
        </w:rPr>
      </w:pPr>
      <w:r>
        <w:rPr>
          <w:sz w:val="20"/>
          <w:szCs w:val="20"/>
        </w:rPr>
      </w:r>
    </w:p>
    <w:p>
      <w:pPr>
        <w:pStyle w:val="Normal"/>
        <w:numPr>
          <w:ilvl w:val="0"/>
          <w:numId w:val="96"/>
        </w:numPr>
        <w:tabs>
          <w:tab w:val="clear" w:pos="720"/>
          <w:tab w:val="left" w:pos="1681" w:leader="none"/>
        </w:tabs>
        <w:spacing w:lineRule="auto" w:line="266"/>
        <w:ind w:firstLine="656"/>
        <w:jc w:val="both"/>
        <w:rPr>
          <w:rFonts w:ascii="Arial" w:hAnsi="Arial" w:eastAsia="Arial" w:cs="Arial"/>
          <w:sz w:val="17"/>
          <w:szCs w:val="17"/>
        </w:rPr>
      </w:pPr>
      <w:r>
        <w:rPr>
          <w:rFonts w:eastAsia="Arial" w:cs="Arial" w:ascii="Arial" w:hAnsi="Arial"/>
          <w:sz w:val="17"/>
          <w:szCs w:val="17"/>
          <w:u w:val="single"/>
        </w:rPr>
        <w:t>Indemnification by the Borrower</w:t>
      </w:r>
      <w:r>
        <w:rPr>
          <w:rFonts w:eastAsia="Arial" w:cs="Arial" w:ascii="Arial" w:hAnsi="Arial"/>
          <w:sz w:val="17"/>
          <w:szCs w:val="17"/>
        </w:rPr>
        <w:t>. The Borrower shall indemnify the Administrative Agent (and any sub-agent thereof) and each Lender, and each Related Party of any of the foregoing Persons (each such Person being called an “</w:t>
      </w:r>
      <w:r>
        <w:rPr>
          <w:rFonts w:eastAsia="Arial" w:cs="Arial" w:ascii="Arial" w:hAnsi="Arial"/>
          <w:sz w:val="17"/>
          <w:szCs w:val="17"/>
          <w:u w:val="single"/>
        </w:rPr>
        <w:t>Indemnitee</w:t>
      </w:r>
      <w:r>
        <w:rPr>
          <w:rFonts w:eastAsia="Arial" w:cs="Arial" w:ascii="Arial" w:hAnsi="Arial"/>
          <w:sz w:val="17"/>
          <w:szCs w:val="17"/>
        </w:rPr>
        <w:t xml:space="preserve">”) against, and hold each Indemnitee harmless from, any and all losses, claims, damages, liabilities and related expenses (including the fees, charges and disbursements of any counsel for any Indemnitee), incurred by any Indemnitee or asserted against any Indemnitee by any third party or by the Borrower arising out of, in connection with, or as a result of (i) the execution or delivery of this Agreement, any other Loan Document or any agreement or instrument contemplated hereby or thereby (including, without limitation, the Indemnitee’s reliance on any Communication executed using an Electronic Signature, or in the form of an Electronic Record), the performance by the parties hereto of their respective obligations hereunder or thereunder or the consummation of the transactions contemplated hereby or thereby, or, in the case of the Administrative Agent (and any sub-agent thereof) and its Related Parties only, the administration of this Agreement and the other Loan Documents (including in respect of any matters addressed in </w:t>
      </w:r>
      <w:r>
        <w:rPr>
          <w:rFonts w:eastAsia="Arial" w:cs="Arial" w:ascii="Arial" w:hAnsi="Arial"/>
          <w:sz w:val="17"/>
          <w:szCs w:val="17"/>
          <w:u w:val="single"/>
        </w:rPr>
        <w:t>Section 3.01</w:t>
      </w:r>
      <w:r>
        <w:rPr>
          <w:rFonts w:eastAsia="Arial" w:cs="Arial" w:ascii="Arial" w:hAnsi="Arial"/>
          <w:sz w:val="17"/>
          <w:szCs w:val="17"/>
        </w:rPr>
        <w:t xml:space="preserve">), (ii) any Loan or the use or proposed use of the proceeds therefrom, </w:t>
      </w:r>
      <w:del w:id="9" w:author="Unknown Author" w:date="2025-05-29T18:24:40Z">
        <w:r>
          <w:rPr>
            <w:rFonts w:eastAsia="Arial" w:cs="Arial" w:ascii="Arial" w:hAnsi="Arial"/>
            <w:sz w:val="17"/>
            <w:szCs w:val="17"/>
          </w:rPr>
          <w:delText xml:space="preserve">(iii) any actual or alleged presence or release of Hazardous Materials on or from any property owned or operated by the Borrower or any of its Subsidiaries, or any Environmental Liability related in any way to the Borrower or any of its Subsidiaries, or </w:delText>
        </w:r>
      </w:del>
      <w:ins w:id="10" w:author="Unknown Author" w:date="2025-05-29T18:24:41Z">
        <w:r>
          <w:rPr>
            <w:rFonts w:eastAsia="Arial" w:cs="Arial" w:ascii="Arial" w:hAnsi="Arial"/>
            <w:sz w:val="17"/>
            <w:szCs w:val="17"/>
          </w:rPr>
          <w:t xml:space="preserve">or </w:t>
        </w:r>
      </w:ins>
      <w:r>
        <w:rPr>
          <w:rFonts w:eastAsia="Arial" w:cs="Arial" w:ascii="Arial" w:hAnsi="Arial"/>
          <w:sz w:val="17"/>
          <w:szCs w:val="17"/>
        </w:rPr>
        <w:t>(i</w:t>
      </w:r>
      <w:del w:id="11" w:author="Unknown Author" w:date="2025-05-29T18:24:42Z">
        <w:r>
          <w:rPr>
            <w:rFonts w:eastAsia="Arial" w:cs="Arial" w:ascii="Arial" w:hAnsi="Arial"/>
            <w:sz w:val="17"/>
            <w:szCs w:val="17"/>
          </w:rPr>
          <w:delText>v</w:delText>
        </w:r>
      </w:del>
      <w:ins w:id="12" w:author="Unknown Author" w:date="2025-05-29T18:24:43Z">
        <w:r>
          <w:rPr>
            <w:rFonts w:eastAsia="Arial" w:cs="Arial" w:ascii="Arial" w:hAnsi="Arial"/>
            <w:sz w:val="17"/>
            <w:szCs w:val="17"/>
          </w:rPr>
          <w:t>ii</w:t>
        </w:r>
      </w:ins>
      <w:r>
        <w:rPr>
          <w:rFonts w:eastAsia="Arial" w:cs="Arial" w:ascii="Arial" w:hAnsi="Arial"/>
          <w:sz w:val="17"/>
          <w:szCs w:val="17"/>
        </w:rPr>
        <w:t xml:space="preserve">) any actual or prospective claim, litigation, investigation or proceeding relating to any of the foregoing, whether based on contract, tort or any other theory, whether brought by a third party or by the Borrower, and regardless of whether any Indemnitee is a party thereto, </w:t>
      </w:r>
      <w:r>
        <w:rPr>
          <w:rFonts w:eastAsia="Arial" w:cs="Arial" w:ascii="Arial" w:hAnsi="Arial"/>
          <w:b/>
          <w:bCs/>
          <w:sz w:val="17"/>
          <w:szCs w:val="17"/>
        </w:rPr>
        <w:t>IN ALL CASES, WHETHER OR NOT CAUSED BY OR</w:t>
      </w:r>
      <w:r>
        <w:rPr>
          <w:rFonts w:eastAsia="Arial" w:cs="Arial" w:ascii="Arial" w:hAnsi="Arial"/>
          <w:sz w:val="17"/>
          <w:szCs w:val="17"/>
        </w:rPr>
        <w:t xml:space="preserve"> </w:t>
      </w:r>
      <w:r>
        <w:rPr>
          <w:rFonts w:eastAsia="Arial" w:cs="Arial" w:ascii="Arial" w:hAnsi="Arial"/>
          <w:b/>
          <w:bCs/>
          <w:sz w:val="17"/>
          <w:szCs w:val="17"/>
        </w:rPr>
        <w:t>ARISING, IN WHOLE OR IN PART, OUT OF THE COMPARATIVE, CONTRIBUTORY OR SOLE NEGLIGENCE OF THE INDEMNITEE</w:t>
      </w:r>
      <w:r>
        <w:rPr>
          <w:rFonts w:eastAsia="Arial" w:cs="Arial" w:ascii="Arial" w:hAnsi="Arial"/>
          <w:sz w:val="17"/>
          <w:szCs w:val="17"/>
        </w:rPr>
        <w:t>;</w:t>
      </w:r>
      <w:r>
        <w:rPr>
          <w:rFonts w:eastAsia="Arial" w:cs="Arial" w:ascii="Arial" w:hAnsi="Arial"/>
          <w:b/>
          <w:bCs/>
          <w:sz w:val="17"/>
          <w:szCs w:val="17"/>
        </w:rPr>
        <w:t xml:space="preserve"> </w:t>
      </w:r>
      <w:r>
        <w:rPr>
          <w:rFonts w:eastAsia="Arial" w:cs="Arial" w:ascii="Arial" w:hAnsi="Arial"/>
          <w:sz w:val="17"/>
          <w:szCs w:val="17"/>
          <w:u w:val="single"/>
        </w:rPr>
        <w:t>provided</w:t>
      </w:r>
      <w:r>
        <w:rPr>
          <w:rFonts w:eastAsia="Arial" w:cs="Arial" w:ascii="Arial" w:hAnsi="Arial"/>
          <w:sz w:val="17"/>
          <w:szCs w:val="17"/>
        </w:rPr>
        <w:t xml:space="preserve"> that such indemnity shall not, as to any Indemnitee, be available to the extent that such losses, claims, damages, liabilities or related expenses (x) are determined by a court of competent jurisdiction by final and nonappealable judgment to have resulted from the gross negligence or willful misconduct of such Indemnitee or (y) result from a claim brought by the Borrower against an Indemnitee for breach in bad faith of such Indemnitee’s obligations hereunder or under any other Loan Document, if the Borrower has obtained a final and nonappealable judgment in its favor on such claim as determined by a court of competent jurisdiction. Without limiting the provisions of </w:t>
      </w:r>
      <w:r>
        <w:rPr>
          <w:rFonts w:eastAsia="Arial" w:cs="Arial" w:ascii="Arial" w:hAnsi="Arial"/>
          <w:sz w:val="17"/>
          <w:szCs w:val="17"/>
          <w:u w:val="single"/>
        </w:rPr>
        <w:t>Section 3.01(c),</w:t>
      </w:r>
      <w:r>
        <w:rPr>
          <w:rFonts w:eastAsia="Arial" w:cs="Arial" w:ascii="Arial" w:hAnsi="Arial"/>
          <w:sz w:val="17"/>
          <w:szCs w:val="17"/>
        </w:rPr>
        <w:t xml:space="preserve"> this </w:t>
      </w:r>
      <w:r>
        <w:rPr>
          <w:rFonts w:eastAsia="Arial" w:cs="Arial" w:ascii="Arial" w:hAnsi="Arial"/>
          <w:sz w:val="17"/>
          <w:szCs w:val="17"/>
          <w:u w:val="single"/>
        </w:rPr>
        <w:t>Section 10.04(b)</w:t>
      </w:r>
      <w:r>
        <w:rPr>
          <w:rFonts w:eastAsia="Arial" w:cs="Arial" w:ascii="Arial" w:hAnsi="Arial"/>
          <w:sz w:val="17"/>
          <w:szCs w:val="17"/>
        </w:rPr>
        <w:t xml:space="preserve"> shall not apply with respect to Taxes other than any Taxes that represent losses, claims, damages, etc. arising from any non-Tax claim.</w:t>
      </w:r>
    </w:p>
    <w:p>
      <w:pPr>
        <w:pStyle w:val="Normal"/>
        <w:spacing w:lineRule="exact" w:line="240"/>
        <w:rPr>
          <w:rFonts w:ascii="Arial" w:hAnsi="Arial" w:eastAsia="Arial" w:cs="Arial"/>
          <w:sz w:val="17"/>
          <w:szCs w:val="17"/>
        </w:rPr>
      </w:pPr>
      <w:r>
        <w:rPr>
          <w:rFonts w:eastAsia="Arial" w:cs="Arial" w:ascii="Arial" w:hAnsi="Arial"/>
          <w:sz w:val="17"/>
          <w:szCs w:val="17"/>
        </w:rPr>
      </w:r>
    </w:p>
    <w:p>
      <w:pPr>
        <w:pStyle w:val="Normal"/>
        <w:numPr>
          <w:ilvl w:val="0"/>
          <w:numId w:val="96"/>
        </w:numPr>
        <w:tabs>
          <w:tab w:val="clear" w:pos="720"/>
          <w:tab w:val="left" w:pos="1590" w:leader="none"/>
        </w:tabs>
        <w:spacing w:lineRule="auto" w:line="269"/>
        <w:ind w:firstLine="656"/>
        <w:jc w:val="both"/>
        <w:rPr>
          <w:rFonts w:ascii="Arial" w:hAnsi="Arial" w:eastAsia="Arial" w:cs="Arial"/>
          <w:sz w:val="17"/>
          <w:szCs w:val="17"/>
        </w:rPr>
      </w:pPr>
      <w:r>
        <w:rPr>
          <w:rFonts w:eastAsia="Arial" w:cs="Arial" w:ascii="Arial" w:hAnsi="Arial"/>
          <w:sz w:val="17"/>
          <w:szCs w:val="17"/>
          <w:u w:val="single"/>
        </w:rPr>
        <w:t>Reimbursement by Lenders</w:t>
      </w:r>
      <w:r>
        <w:rPr>
          <w:rFonts w:eastAsia="Arial" w:cs="Arial" w:ascii="Arial" w:hAnsi="Arial"/>
          <w:sz w:val="17"/>
          <w:szCs w:val="17"/>
        </w:rPr>
        <w:t xml:space="preserve">. To the extent that the Borrower for any reason fails to indefeasibly pay any amount required under </w:t>
      </w:r>
      <w:r>
        <w:rPr>
          <w:rFonts w:eastAsia="Arial" w:cs="Arial" w:ascii="Arial" w:hAnsi="Arial"/>
          <w:sz w:val="17"/>
          <w:szCs w:val="17"/>
          <w:u w:val="single"/>
        </w:rPr>
        <w:t>subsection (a)</w:t>
      </w:r>
      <w:r>
        <w:rPr>
          <w:rFonts w:eastAsia="Arial" w:cs="Arial" w:ascii="Arial" w:hAnsi="Arial"/>
          <w:sz w:val="17"/>
          <w:szCs w:val="17"/>
        </w:rPr>
        <w:t xml:space="preserve"> or </w:t>
      </w:r>
      <w:r>
        <w:rPr>
          <w:rFonts w:eastAsia="Arial" w:cs="Arial" w:ascii="Arial" w:hAnsi="Arial"/>
          <w:sz w:val="17"/>
          <w:szCs w:val="17"/>
          <w:u w:val="single"/>
        </w:rPr>
        <w:t>(b)</w:t>
      </w:r>
      <w:r>
        <w:rPr>
          <w:rFonts w:eastAsia="Arial" w:cs="Arial" w:ascii="Arial" w:hAnsi="Arial"/>
          <w:sz w:val="17"/>
          <w:szCs w:val="17"/>
        </w:rPr>
        <w:t xml:space="preserve"> of this Section to be paid by it to the Administrative Agent (or any sub-agent thereof) or any Related Party, each Lender severally agrees to pay to the Administrative Agent (or any such sub-agent)or any Related Party, as the case may be, such Lender’s pro rata share (determined as of the time that the applicable unreimbursed expense or indemnity payment is sought based on each Lender’s share of the Total Credit Exposure at such time) of such unpaid amount (including any such unpaid amount in respect of a claim asserted by such Lender), such payment to be made severally among them based on such Lender’s Applicable Percentage (determined as of the time that the applicable unreimbursed expense or indemnity payment is sought) of such unpaid amount, </w:t>
      </w:r>
      <w:r>
        <w:rPr>
          <w:rFonts w:eastAsia="Arial" w:cs="Arial" w:ascii="Arial" w:hAnsi="Arial"/>
          <w:sz w:val="17"/>
          <w:szCs w:val="17"/>
          <w:u w:val="single"/>
        </w:rPr>
        <w:t>provided</w:t>
      </w:r>
      <w:r>
        <w:rPr>
          <w:rFonts w:eastAsia="Arial" w:cs="Arial" w:ascii="Arial" w:hAnsi="Arial"/>
          <w:sz w:val="17"/>
          <w:szCs w:val="17"/>
        </w:rPr>
        <w:t xml:space="preserve"> that the unreimbursed expense or indemnified loss, claim, damage, liability or related expense, as the case may be, was incurred by or asserted against the Administrative Agent (or any such sub-agent) in its capacity as such, or against any Related Party acting for the Administrative Agent (or any such sub-agent) in connection with such capacity. The obligations of the Lenders under this </w:t>
      </w:r>
      <w:r>
        <w:rPr>
          <w:rFonts w:eastAsia="Arial" w:cs="Arial" w:ascii="Arial" w:hAnsi="Arial"/>
          <w:sz w:val="17"/>
          <w:szCs w:val="17"/>
          <w:u w:val="single"/>
        </w:rPr>
        <w:t>subsection (c)</w:t>
      </w:r>
      <w:r>
        <w:rPr>
          <w:rFonts w:eastAsia="Arial" w:cs="Arial" w:ascii="Arial" w:hAnsi="Arial"/>
          <w:sz w:val="17"/>
          <w:szCs w:val="17"/>
        </w:rPr>
        <w:t xml:space="preserve"> are subject to the provisions of </w:t>
      </w:r>
      <w:r>
        <w:rPr>
          <w:rFonts w:eastAsia="Arial" w:cs="Arial" w:ascii="Arial" w:hAnsi="Arial"/>
          <w:sz w:val="17"/>
          <w:szCs w:val="17"/>
          <w:u w:val="single"/>
        </w:rPr>
        <w:t>Section 2.10(d)</w:t>
      </w:r>
      <w:r>
        <w:rPr>
          <w:rFonts w:eastAsia="Arial" w:cs="Arial" w:ascii="Arial" w:hAnsi="Arial"/>
          <w:sz w:val="17"/>
          <w:szCs w:val="17"/>
        </w:rPr>
        <w:t>.</w:t>
      </w:r>
    </w:p>
    <w:p>
      <w:pPr>
        <w:pStyle w:val="Normal"/>
        <w:spacing w:lineRule="exact" w:line="356"/>
        <w:rPr>
          <w:sz w:val="20"/>
          <w:szCs w:val="20"/>
        </w:rPr>
      </w:pPr>
      <w:r>
        <w:rPr>
          <w:sz w:val="20"/>
          <w:szCs w:val="20"/>
        </w:rPr>
      </w:r>
    </w:p>
    <w:p>
      <w:pPr>
        <w:pStyle w:val="Normal"/>
        <w:jc w:val="center"/>
        <w:rPr>
          <w:sz w:val="20"/>
          <w:szCs w:val="20"/>
        </w:rPr>
      </w:pPr>
      <w:r>
        <w:rPr>
          <w:rFonts w:eastAsia="Arial" w:cs="Arial" w:ascii="Arial" w:hAnsi="Arial"/>
          <w:sz w:val="14"/>
          <w:szCs w:val="14"/>
        </w:rPr>
        <w:t>68</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71">
            <wp:simplePos x="0" y="0"/>
            <wp:positionH relativeFrom="column">
              <wp:posOffset>5080</wp:posOffset>
            </wp:positionH>
            <wp:positionV relativeFrom="paragraph">
              <wp:posOffset>38100</wp:posOffset>
            </wp:positionV>
            <wp:extent cx="7132320" cy="17145"/>
            <wp:effectExtent l="0" t="0" r="0" b="0"/>
            <wp:wrapNone/>
            <wp:docPr id="70" name="Picture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91" descr=""/>
                    <pic:cNvPicPr>
                      <a:picLocks noChangeAspect="1" noChangeArrowheads="1"/>
                    </pic:cNvPicPr>
                  </pic:nvPicPr>
                  <pic:blipFill>
                    <a:blip r:embed="rId71"/>
                    <a:stretch>
                      <a:fillRect/>
                    </a:stretch>
                  </pic:blipFill>
                  <pic:spPr bwMode="auto">
                    <a:xfrm>
                      <a:off x="0" y="0"/>
                      <a:ext cx="7132320" cy="17145"/>
                    </a:xfrm>
                    <a:prstGeom prst="rect">
                      <a:avLst/>
                    </a:prstGeom>
                    <a:noFill/>
                  </pic:spPr>
                </pic:pic>
              </a:graphicData>
            </a:graphic>
          </wp:anchor>
        </w:drawing>
      </w:r>
    </w:p>
    <w:p>
      <w:pPr>
        <w:pStyle w:val="Normal"/>
        <w:numPr>
          <w:ilvl w:val="0"/>
          <w:numId w:val="97"/>
        </w:numPr>
        <w:tabs>
          <w:tab w:val="clear" w:pos="720"/>
          <w:tab w:val="left" w:pos="1519" w:leader="none"/>
        </w:tabs>
        <w:spacing w:lineRule="auto" w:line="290"/>
        <w:ind w:firstLine="656"/>
        <w:jc w:val="both"/>
        <w:rPr>
          <w:rFonts w:ascii="Arial" w:hAnsi="Arial" w:eastAsia="Arial" w:cs="Arial"/>
          <w:sz w:val="16"/>
          <w:szCs w:val="16"/>
        </w:rPr>
      </w:pPr>
      <w:bookmarkStart w:id="72" w:name="page78"/>
      <w:bookmarkEnd w:id="72"/>
      <w:r>
        <w:rPr>
          <w:rFonts w:eastAsia="Arial" w:cs="Arial" w:ascii="Arial" w:hAnsi="Arial"/>
          <w:sz w:val="16"/>
          <w:szCs w:val="16"/>
          <w:u w:val="single"/>
        </w:rPr>
        <w:t>Waiver of Consequential Damages, Etc.</w:t>
      </w:r>
      <w:r>
        <w:rPr>
          <w:rFonts w:eastAsia="Arial" w:cs="Arial" w:ascii="Arial" w:hAnsi="Arial"/>
          <w:sz w:val="16"/>
          <w:szCs w:val="16"/>
        </w:rPr>
        <w:t xml:space="preserve"> To the fullest extent permitted by Applicable Law, the Borrower shall not assert, and hereby waives, any claim against any Indemnitee, on any theory of liability, for special, indirect, consequential or punitive damages (as opposed to direct or actual damages) arising out of, in connection with, or as a result of, this Agreement, any other Loan Document or any agreement or instrument contemplated hereby, the transactions contemplated hereby or thereby, any Loan or the use of the proceeds thereof. No Indemnitee referred to in </w:t>
      </w:r>
      <w:r>
        <w:rPr>
          <w:rFonts w:eastAsia="Arial" w:cs="Arial" w:ascii="Arial" w:hAnsi="Arial"/>
          <w:sz w:val="16"/>
          <w:szCs w:val="16"/>
          <w:u w:val="single"/>
        </w:rPr>
        <w:t>subsection (b)</w:t>
      </w:r>
      <w:r>
        <w:rPr>
          <w:rFonts w:eastAsia="Arial" w:cs="Arial" w:ascii="Arial" w:hAnsi="Arial"/>
          <w:sz w:val="16"/>
          <w:szCs w:val="16"/>
        </w:rPr>
        <w:t xml:space="preserve"> above shall be liable for any damages arising from the use by unintended recipients of any information or other materials obtained by such unintended recipients by such Indemnitee through interception or misdirection of electronic telecommunications or other information transmission systems in connection with this Agreement or the other Loan Documents or the transactions contemplated hereby or thereby other than for direct or actual damages resulting from the gross negligence or willful misconduct of such Indemnitee as determined by a final and nonappealable judgment of a court of competent jurisdiction.</w:t>
      </w:r>
    </w:p>
    <w:p>
      <w:pPr>
        <w:pStyle w:val="Normal"/>
        <w:spacing w:lineRule="exact" w:line="219"/>
        <w:rPr>
          <w:rFonts w:ascii="Arial" w:hAnsi="Arial" w:eastAsia="Arial" w:cs="Arial"/>
          <w:sz w:val="16"/>
          <w:szCs w:val="16"/>
        </w:rPr>
      </w:pPr>
      <w:r>
        <w:rPr>
          <w:rFonts w:eastAsia="Arial" w:cs="Arial" w:ascii="Arial" w:hAnsi="Arial"/>
          <w:sz w:val="16"/>
          <w:szCs w:val="16"/>
        </w:rPr>
      </w:r>
    </w:p>
    <w:p>
      <w:pPr>
        <w:pStyle w:val="Normal"/>
        <w:numPr>
          <w:ilvl w:val="0"/>
          <w:numId w:val="97"/>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u w:val="single"/>
        </w:rPr>
        <w:t>Payments</w:t>
      </w:r>
      <w:r>
        <w:rPr>
          <w:rFonts w:eastAsia="Arial" w:cs="Arial" w:ascii="Arial" w:hAnsi="Arial"/>
          <w:sz w:val="18"/>
          <w:szCs w:val="18"/>
        </w:rPr>
        <w:t>. All amounts due under this Section shall be payable not later than thirty days after demand therefor.</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97"/>
        </w:numPr>
        <w:tabs>
          <w:tab w:val="clear" w:pos="720"/>
          <w:tab w:val="left" w:pos="1489" w:leader="none"/>
        </w:tabs>
        <w:spacing w:lineRule="auto" w:line="278"/>
        <w:ind w:firstLine="656" w:right="20"/>
        <w:rPr>
          <w:rFonts w:ascii="Arial" w:hAnsi="Arial" w:eastAsia="Arial" w:cs="Arial"/>
          <w:sz w:val="18"/>
          <w:szCs w:val="18"/>
        </w:rPr>
      </w:pPr>
      <w:r>
        <w:rPr>
          <w:rFonts w:eastAsia="Arial" w:cs="Arial" w:ascii="Arial" w:hAnsi="Arial"/>
          <w:sz w:val="18"/>
          <w:szCs w:val="18"/>
          <w:u w:val="single"/>
        </w:rPr>
        <w:t>Survival</w:t>
      </w:r>
      <w:r>
        <w:rPr>
          <w:rFonts w:eastAsia="Arial" w:cs="Arial" w:ascii="Arial" w:hAnsi="Arial"/>
          <w:sz w:val="18"/>
          <w:szCs w:val="18"/>
        </w:rPr>
        <w:t>. The agreements in this Section shall survive the resignation of the Administrative Agent, the replacement of any Lender, the termination of the Aggregate Commitments and the repayment, satisfaction or discharge of all the other Obligations.</w:t>
      </w:r>
    </w:p>
    <w:p>
      <w:pPr>
        <w:pStyle w:val="Normal"/>
        <w:spacing w:lineRule="exact" w:line="220"/>
        <w:rPr>
          <w:sz w:val="20"/>
          <w:szCs w:val="20"/>
        </w:rPr>
      </w:pPr>
      <w:r>
        <w:rPr>
          <w:sz w:val="20"/>
          <w:szCs w:val="20"/>
        </w:rPr>
      </w:r>
    </w:p>
    <w:p>
      <w:pPr>
        <w:pStyle w:val="Normal"/>
        <w:spacing w:lineRule="auto" w:line="252"/>
        <w:ind w:firstLine="648"/>
        <w:jc w:val="both"/>
        <w:rPr>
          <w:sz w:val="20"/>
          <w:szCs w:val="20"/>
        </w:rPr>
      </w:pPr>
      <w:r>
        <w:rPr>
          <w:rFonts w:eastAsia="Arial" w:cs="Arial" w:ascii="Arial" w:hAnsi="Arial"/>
          <w:b/>
          <w:bCs/>
          <w:sz w:val="18"/>
          <w:szCs w:val="18"/>
        </w:rPr>
        <w:t xml:space="preserve">10.05 Payments Set Aside. </w:t>
      </w:r>
      <w:r>
        <w:rPr>
          <w:rFonts w:eastAsia="Arial" w:cs="Arial" w:ascii="Arial" w:hAnsi="Arial"/>
          <w:sz w:val="18"/>
          <w:szCs w:val="18"/>
        </w:rPr>
        <w:t>To the extent that any payment by or on behalf of the Borrower is made to the Administrative Agent or any</w:t>
      </w:r>
      <w:r>
        <w:rPr>
          <w:rFonts w:eastAsia="Arial" w:cs="Arial" w:ascii="Arial" w:hAnsi="Arial"/>
          <w:b/>
          <w:bCs/>
          <w:sz w:val="18"/>
          <w:szCs w:val="18"/>
        </w:rPr>
        <w:t xml:space="preserve"> </w:t>
      </w:r>
      <w:r>
        <w:rPr>
          <w:rFonts w:eastAsia="Arial" w:cs="Arial" w:ascii="Arial" w:hAnsi="Arial"/>
          <w:sz w:val="18"/>
          <w:szCs w:val="18"/>
        </w:rPr>
        <w:t xml:space="preserve">Lender, or the Administrative Agent or any Lender exercises its right of setoff, and such payment or the proceeds of such setoff or any part thereof is subsequently invalidated, declared to be fraudulent or preferential, set aside or required (including pursuant to any settlement entered into by the Administrative Agent or such Lender in its discretion) to be repaid to a trustee, receiver or any other party, in connection with any proceeding under any Debtor Relief Law or otherwise, then (a) to the extent of such recovery, the obligation or part thereof originally intended to be satisfied shall be revived and continued in full force and effect as if such payment had not been made or such setoff had not occurred, and (b) each Lender severally agrees to pay to the Administrative Agent upon demand its applicable share (without duplication) of any amount so recovered from or repaid by the Administrative Agent, plus interest thereon from the date of such demand to the date such payment is made at a rate per annum equal to the Federal Funds Rate from time to time in effect. The obligations of the Lenders under </w:t>
      </w:r>
      <w:r>
        <w:rPr>
          <w:rFonts w:eastAsia="Arial" w:cs="Arial" w:ascii="Arial" w:hAnsi="Arial"/>
          <w:sz w:val="18"/>
          <w:szCs w:val="18"/>
          <w:u w:val="single"/>
        </w:rPr>
        <w:t>clause (b)</w:t>
      </w:r>
      <w:r>
        <w:rPr>
          <w:rFonts w:eastAsia="Arial" w:cs="Arial" w:ascii="Arial" w:hAnsi="Arial"/>
          <w:sz w:val="18"/>
          <w:szCs w:val="18"/>
        </w:rPr>
        <w:t xml:space="preserve"> of the preceding sentence shall survive the payment in full of the Obligations and the termination of this Agreement.</w:t>
      </w:r>
    </w:p>
    <w:p>
      <w:pPr>
        <w:pStyle w:val="Normal"/>
        <w:spacing w:lineRule="exact" w:line="248"/>
        <w:rPr>
          <w:sz w:val="20"/>
          <w:szCs w:val="20"/>
        </w:rPr>
      </w:pPr>
      <w:r>
        <w:rPr>
          <w:sz w:val="20"/>
          <w:szCs w:val="20"/>
        </w:rPr>
      </w:r>
    </w:p>
    <w:p>
      <w:pPr>
        <w:pStyle w:val="Normal"/>
        <w:tabs>
          <w:tab w:val="clear" w:pos="720"/>
          <w:tab w:val="left" w:pos="1520" w:leader="none"/>
        </w:tabs>
        <w:ind w:left="660"/>
        <w:rPr>
          <w:sz w:val="20"/>
          <w:szCs w:val="20"/>
        </w:rPr>
      </w:pPr>
      <w:r>
        <w:rPr>
          <w:rFonts w:eastAsia="Arial" w:cs="Arial" w:ascii="Arial" w:hAnsi="Arial"/>
          <w:b/>
          <w:bCs/>
          <w:sz w:val="18"/>
          <w:szCs w:val="18"/>
        </w:rPr>
        <w:t>10.06</w:t>
      </w:r>
      <w:r>
        <w:rPr>
          <w:sz w:val="20"/>
          <w:szCs w:val="20"/>
        </w:rPr>
        <w:tab/>
      </w:r>
      <w:r>
        <w:rPr>
          <w:rFonts w:eastAsia="Arial" w:cs="Arial" w:ascii="Arial" w:hAnsi="Arial"/>
          <w:b/>
          <w:bCs/>
          <w:sz w:val="15"/>
          <w:szCs w:val="15"/>
        </w:rPr>
        <w:t>Successors and Assigns.</w:t>
      </w:r>
    </w:p>
    <w:p>
      <w:pPr>
        <w:pStyle w:val="Normal"/>
        <w:spacing w:lineRule="exact" w:line="283"/>
        <w:rPr>
          <w:sz w:val="20"/>
          <w:szCs w:val="20"/>
        </w:rPr>
      </w:pPr>
      <w:r>
        <w:rPr>
          <w:sz w:val="20"/>
          <w:szCs w:val="20"/>
        </w:rPr>
      </w:r>
    </w:p>
    <w:p>
      <w:pPr>
        <w:pStyle w:val="Normal"/>
        <w:numPr>
          <w:ilvl w:val="0"/>
          <w:numId w:val="98"/>
        </w:numPr>
        <w:tabs>
          <w:tab w:val="clear" w:pos="720"/>
          <w:tab w:val="left" w:pos="1685" w:leader="none"/>
        </w:tabs>
        <w:spacing w:lineRule="auto" w:line="290"/>
        <w:ind w:firstLine="656"/>
        <w:jc w:val="both"/>
        <w:rPr>
          <w:rFonts w:ascii="Arial" w:hAnsi="Arial" w:eastAsia="Arial" w:cs="Arial"/>
          <w:sz w:val="16"/>
          <w:szCs w:val="16"/>
        </w:rPr>
      </w:pPr>
      <w:r>
        <w:rPr>
          <w:rFonts w:eastAsia="Arial" w:cs="Arial" w:ascii="Arial" w:hAnsi="Arial"/>
          <w:sz w:val="16"/>
          <w:szCs w:val="16"/>
          <w:u w:val="single"/>
        </w:rPr>
        <w:t>Successors and Assigns Generally</w:t>
      </w:r>
      <w:r>
        <w:rPr>
          <w:rFonts w:eastAsia="Arial" w:cs="Arial" w:ascii="Arial" w:hAnsi="Arial"/>
          <w:sz w:val="16"/>
          <w:szCs w:val="16"/>
        </w:rPr>
        <w:t xml:space="preserve">. The provisions of this Agreement shall be binding upon and inure to the benefit of the parties hereto and their respective successors and assigns permitted hereby, except that the Borrower may not assign or otherwise transfer any of its rights or obligations hereunder without the prior written consent of the Administrative Agent and each Lender and no Lender may assign or otherwise transfer any of its rights or obligations hereunder except (i) to an assignee in accordance with the provisions of </w:t>
      </w:r>
      <w:r>
        <w:rPr>
          <w:rFonts w:eastAsia="Arial" w:cs="Arial" w:ascii="Arial" w:hAnsi="Arial"/>
          <w:sz w:val="16"/>
          <w:szCs w:val="16"/>
          <w:u w:val="single"/>
        </w:rPr>
        <w:t>subsection (b)</w:t>
      </w:r>
      <w:r>
        <w:rPr>
          <w:rFonts w:eastAsia="Arial" w:cs="Arial" w:ascii="Arial" w:hAnsi="Arial"/>
          <w:sz w:val="16"/>
          <w:szCs w:val="16"/>
        </w:rPr>
        <w:t xml:space="preserve"> of this Section, (ii) by way of participation in accordance with the provisions of </w:t>
      </w:r>
      <w:r>
        <w:rPr>
          <w:rFonts w:eastAsia="Arial" w:cs="Arial" w:ascii="Arial" w:hAnsi="Arial"/>
          <w:sz w:val="16"/>
          <w:szCs w:val="16"/>
          <w:u w:val="single"/>
        </w:rPr>
        <w:t>subsection (d)</w:t>
      </w:r>
      <w:r>
        <w:rPr>
          <w:rFonts w:eastAsia="Arial" w:cs="Arial" w:ascii="Arial" w:hAnsi="Arial"/>
          <w:sz w:val="16"/>
          <w:szCs w:val="16"/>
        </w:rPr>
        <w:t xml:space="preserve"> of this Section, or (iii) by way of pledge or assignment of a security interest subject to the restrictions of </w:t>
      </w:r>
      <w:r>
        <w:rPr>
          <w:rFonts w:eastAsia="Arial" w:cs="Arial" w:ascii="Arial" w:hAnsi="Arial"/>
          <w:sz w:val="16"/>
          <w:szCs w:val="16"/>
          <w:u w:val="single"/>
        </w:rPr>
        <w:t>subsection (f)</w:t>
      </w:r>
      <w:r>
        <w:rPr>
          <w:rFonts w:eastAsia="Arial" w:cs="Arial" w:ascii="Arial" w:hAnsi="Arial"/>
          <w:sz w:val="16"/>
          <w:szCs w:val="16"/>
        </w:rPr>
        <w:t xml:space="preserve"> of this Section (and any other attempted assignment or transfer by any party hereto shall be null and void). Nothing in this Agreement, expressed or implied, shall be construed to confer upon any Person (other than the parties hereto, their respective successors and assigns permitted hereby, Participants to the extent provided in </w:t>
      </w:r>
      <w:r>
        <w:rPr>
          <w:rFonts w:eastAsia="Arial" w:cs="Arial" w:ascii="Arial" w:hAnsi="Arial"/>
          <w:sz w:val="16"/>
          <w:szCs w:val="16"/>
          <w:u w:val="single"/>
        </w:rPr>
        <w:t>subsection (d)</w:t>
      </w:r>
      <w:r>
        <w:rPr>
          <w:rFonts w:eastAsia="Arial" w:cs="Arial" w:ascii="Arial" w:hAnsi="Arial"/>
          <w:sz w:val="16"/>
          <w:szCs w:val="16"/>
        </w:rPr>
        <w:t xml:space="preserve"> of this Section and, to the extent expressly contemplated hereby, the Related Parties of each of the Administrative Agent and the Lenders) any legal or equitable right, remedy or claim under or by reason of this Agreement.</w:t>
      </w:r>
    </w:p>
    <w:p>
      <w:pPr>
        <w:pStyle w:val="Normal"/>
        <w:spacing w:lineRule="exact" w:line="364"/>
        <w:rPr>
          <w:sz w:val="20"/>
          <w:szCs w:val="20"/>
        </w:rPr>
      </w:pPr>
      <w:r>
        <w:rPr>
          <w:sz w:val="20"/>
          <w:szCs w:val="20"/>
        </w:rPr>
      </w:r>
    </w:p>
    <w:p>
      <w:pPr>
        <w:pStyle w:val="Normal"/>
        <w:jc w:val="center"/>
        <w:rPr>
          <w:sz w:val="20"/>
          <w:szCs w:val="20"/>
        </w:rPr>
      </w:pPr>
      <w:r>
        <w:rPr>
          <w:rFonts w:eastAsia="Arial" w:cs="Arial" w:ascii="Arial" w:hAnsi="Arial"/>
          <w:sz w:val="14"/>
          <w:szCs w:val="14"/>
        </w:rPr>
        <w:t>69</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72">
            <wp:simplePos x="0" y="0"/>
            <wp:positionH relativeFrom="column">
              <wp:posOffset>5080</wp:posOffset>
            </wp:positionH>
            <wp:positionV relativeFrom="paragraph">
              <wp:posOffset>38100</wp:posOffset>
            </wp:positionV>
            <wp:extent cx="7132320" cy="17145"/>
            <wp:effectExtent l="0" t="0" r="0" b="0"/>
            <wp:wrapNone/>
            <wp:docPr id="71" name="Picture 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92" descr=""/>
                    <pic:cNvPicPr>
                      <a:picLocks noChangeAspect="1" noChangeArrowheads="1"/>
                    </pic:cNvPicPr>
                  </pic:nvPicPr>
                  <pic:blipFill>
                    <a:blip r:embed="rId72"/>
                    <a:stretch>
                      <a:fillRect/>
                    </a:stretch>
                  </pic:blipFill>
                  <pic:spPr bwMode="auto">
                    <a:xfrm>
                      <a:off x="0" y="0"/>
                      <a:ext cx="7132320" cy="17145"/>
                    </a:xfrm>
                    <a:prstGeom prst="rect">
                      <a:avLst/>
                    </a:prstGeom>
                    <a:noFill/>
                  </pic:spPr>
                </pic:pic>
              </a:graphicData>
            </a:graphic>
          </wp:anchor>
        </w:drawing>
      </w:r>
    </w:p>
    <w:p>
      <w:pPr>
        <w:pStyle w:val="Normal"/>
        <w:numPr>
          <w:ilvl w:val="0"/>
          <w:numId w:val="99"/>
        </w:numPr>
        <w:tabs>
          <w:tab w:val="clear" w:pos="720"/>
          <w:tab w:val="left" w:pos="1600" w:leader="none"/>
        </w:tabs>
        <w:spacing w:lineRule="auto" w:line="264"/>
        <w:ind w:firstLine="656"/>
        <w:jc w:val="both"/>
        <w:rPr>
          <w:rFonts w:ascii="Arial" w:hAnsi="Arial" w:eastAsia="Arial" w:cs="Arial"/>
          <w:sz w:val="18"/>
          <w:szCs w:val="18"/>
        </w:rPr>
      </w:pPr>
      <w:bookmarkStart w:id="73" w:name="page79"/>
      <w:bookmarkEnd w:id="73"/>
      <w:r>
        <w:rPr>
          <w:rFonts w:eastAsia="Arial" w:cs="Arial" w:ascii="Arial" w:hAnsi="Arial"/>
          <w:sz w:val="18"/>
          <w:szCs w:val="18"/>
          <w:u w:val="single"/>
        </w:rPr>
        <w:t>Assignments by Lenders</w:t>
      </w:r>
      <w:r>
        <w:rPr>
          <w:rFonts w:eastAsia="Arial" w:cs="Arial" w:ascii="Arial" w:hAnsi="Arial"/>
          <w:sz w:val="18"/>
          <w:szCs w:val="18"/>
        </w:rPr>
        <w:t xml:space="preserve">. Any Lender may at any time assign to one or more assignees all or a portion of its rights and obligations under this Agreement (including all or a portion of its Commitment and the Loans at the time owing to it); </w:t>
      </w:r>
      <w:r>
        <w:rPr>
          <w:rFonts w:eastAsia="Arial" w:cs="Arial" w:ascii="Arial" w:hAnsi="Arial"/>
          <w:sz w:val="18"/>
          <w:szCs w:val="18"/>
          <w:u w:val="single"/>
        </w:rPr>
        <w:t>provided</w:t>
      </w:r>
      <w:r>
        <w:rPr>
          <w:rFonts w:eastAsia="Arial" w:cs="Arial" w:ascii="Arial" w:hAnsi="Arial"/>
          <w:sz w:val="18"/>
          <w:szCs w:val="18"/>
        </w:rPr>
        <w:t xml:space="preserve"> that any such assignment shall be subject to the following conditions:</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1"/>
          <w:numId w:val="99"/>
        </w:numPr>
        <w:tabs>
          <w:tab w:val="clear" w:pos="720"/>
          <w:tab w:val="left" w:pos="2140" w:leader="none"/>
        </w:tabs>
        <w:ind w:hanging="701" w:left="2140"/>
        <w:rPr>
          <w:rFonts w:ascii="Arial" w:hAnsi="Arial" w:eastAsia="Arial" w:cs="Arial"/>
          <w:sz w:val="18"/>
          <w:szCs w:val="18"/>
        </w:rPr>
      </w:pPr>
      <w:r>
        <w:rPr>
          <w:rFonts w:eastAsia="Arial" w:cs="Arial" w:ascii="Arial" w:hAnsi="Arial"/>
          <w:sz w:val="18"/>
          <w:szCs w:val="18"/>
          <w:u w:val="single"/>
        </w:rPr>
        <w:t>Minimum Amounts</w:t>
      </w:r>
      <w:r>
        <w:rPr>
          <w:rFonts w:eastAsia="Arial" w:cs="Arial" w:ascii="Arial" w:hAnsi="Arial"/>
          <w:sz w:val="18"/>
          <w:szCs w:val="18"/>
        </w:rPr>
        <w:t>.</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6"/>
          <w:numId w:val="99"/>
        </w:numPr>
        <w:tabs>
          <w:tab w:val="clear" w:pos="720"/>
          <w:tab w:val="left" w:pos="2938" w:leader="none"/>
        </w:tabs>
        <w:spacing w:lineRule="auto" w:line="264"/>
        <w:ind w:firstLine="654" w:left="1460"/>
        <w:jc w:val="both"/>
        <w:rPr>
          <w:rFonts w:ascii="Arial" w:hAnsi="Arial" w:eastAsia="Arial" w:cs="Arial"/>
          <w:sz w:val="18"/>
          <w:szCs w:val="18"/>
        </w:rPr>
      </w:pPr>
      <w:r>
        <w:rPr>
          <w:rFonts w:eastAsia="Arial" w:cs="Arial" w:ascii="Arial" w:hAnsi="Arial"/>
          <w:sz w:val="18"/>
          <w:szCs w:val="18"/>
        </w:rPr>
        <w:t>in the case of an assignment of the entire remaining amount of the assigning Lender’s Commitment and the Loans at the time owing to it under or in the case of an assignment to a Lender, an Affiliate of a Lender or an Approved Fund, no minimum amount need be assigned; and</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6"/>
          <w:numId w:val="99"/>
        </w:numPr>
        <w:tabs>
          <w:tab w:val="clear" w:pos="720"/>
          <w:tab w:val="left" w:pos="3225" w:leader="none"/>
        </w:tabs>
        <w:spacing w:lineRule="auto" w:line="290"/>
        <w:ind w:firstLine="654" w:left="1460"/>
        <w:jc w:val="both"/>
        <w:rPr>
          <w:rFonts w:ascii="Arial" w:hAnsi="Arial" w:eastAsia="Arial" w:cs="Arial"/>
          <w:sz w:val="16"/>
          <w:szCs w:val="16"/>
        </w:rPr>
      </w:pPr>
      <w:r>
        <w:rPr>
          <w:rFonts w:eastAsia="Arial" w:cs="Arial" w:ascii="Arial" w:hAnsi="Arial"/>
          <w:sz w:val="16"/>
          <w:szCs w:val="16"/>
        </w:rPr>
        <w:t xml:space="preserve">in any case not described in </w:t>
      </w:r>
      <w:r>
        <w:rPr>
          <w:rFonts w:eastAsia="Arial" w:cs="Arial" w:ascii="Arial" w:hAnsi="Arial"/>
          <w:sz w:val="16"/>
          <w:szCs w:val="16"/>
          <w:u w:val="single"/>
        </w:rPr>
        <w:t>subsection (b)(i)(A)</w:t>
      </w:r>
      <w:r>
        <w:rPr>
          <w:rFonts w:eastAsia="Arial" w:cs="Arial" w:ascii="Arial" w:hAnsi="Arial"/>
          <w:sz w:val="16"/>
          <w:szCs w:val="16"/>
        </w:rPr>
        <w:t xml:space="preserve"> of this Section, the aggregate amount of the applicable Commitment (which for this purpose includes Loans outstanding thereunder) or, if the appropriate Commitment is not then in effect, the principal outstanding balance of the Loans of the assigning Lender subject to each such assignment, determined as of the date the Assignment and Assumption with respect to such assignment is delivered to the Administrative Agent or, if “Trade Date” is specified in the Assignment and Assumption, as of the Trade Date, shall not be less than $1,000,000, unless each of the Administrative Agent and, so long as no Event of Default has occurred and is continuing, the Borrower otherwise consents (each such consent not to be unreasonably withheld or delayed); </w:t>
      </w:r>
      <w:r>
        <w:rPr>
          <w:rFonts w:eastAsia="Arial" w:cs="Arial" w:ascii="Arial" w:hAnsi="Arial"/>
          <w:sz w:val="16"/>
          <w:szCs w:val="16"/>
          <w:u w:val="single"/>
        </w:rPr>
        <w:t>provided</w:t>
      </w:r>
      <w:r>
        <w:rPr>
          <w:rFonts w:eastAsia="Arial" w:cs="Arial" w:ascii="Arial" w:hAnsi="Arial"/>
          <w:sz w:val="16"/>
          <w:szCs w:val="16"/>
        </w:rPr>
        <w:t xml:space="preserve">, </w:t>
      </w:r>
      <w:r>
        <w:rPr>
          <w:rFonts w:eastAsia="Arial" w:cs="Arial" w:ascii="Arial" w:hAnsi="Arial"/>
          <w:sz w:val="16"/>
          <w:szCs w:val="16"/>
          <w:u w:val="single"/>
        </w:rPr>
        <w:t>however</w:t>
      </w:r>
      <w:r>
        <w:rPr>
          <w:rFonts w:eastAsia="Arial" w:cs="Arial" w:ascii="Arial" w:hAnsi="Arial"/>
          <w:sz w:val="16"/>
          <w:szCs w:val="16"/>
        </w:rPr>
        <w:t>, that concurrent assignments to members of an Assignee Group and concurrent assignments from members of an Assignee Group to a single Eligible Assignee (or to an Eligible Assignee and members of its Assignee Group) will be treated as a single assignment for purposes of determining whether such minimum amount has been met.</w:t>
      </w:r>
    </w:p>
    <w:p>
      <w:pPr>
        <w:pStyle w:val="Normal"/>
        <w:spacing w:lineRule="exact" w:line="220"/>
        <w:rPr>
          <w:rFonts w:ascii="Arial" w:hAnsi="Arial" w:eastAsia="Arial" w:cs="Arial"/>
          <w:sz w:val="16"/>
          <w:szCs w:val="16"/>
        </w:rPr>
      </w:pPr>
      <w:r>
        <w:rPr>
          <w:rFonts w:eastAsia="Arial" w:cs="Arial" w:ascii="Arial" w:hAnsi="Arial"/>
          <w:sz w:val="16"/>
          <w:szCs w:val="16"/>
        </w:rPr>
      </w:r>
    </w:p>
    <w:p>
      <w:pPr>
        <w:pStyle w:val="Normal"/>
        <w:numPr>
          <w:ilvl w:val="2"/>
          <w:numId w:val="99"/>
        </w:numPr>
        <w:tabs>
          <w:tab w:val="clear" w:pos="720"/>
          <w:tab w:val="left" w:pos="2135" w:leader="none"/>
        </w:tabs>
        <w:spacing w:lineRule="auto" w:line="278"/>
        <w:ind w:firstLine="806" w:left="660"/>
        <w:rPr>
          <w:rFonts w:ascii="Arial" w:hAnsi="Arial" w:eastAsia="Arial" w:cs="Arial"/>
          <w:sz w:val="18"/>
          <w:szCs w:val="18"/>
        </w:rPr>
      </w:pPr>
      <w:r>
        <w:rPr>
          <w:rFonts w:eastAsia="Arial" w:cs="Arial" w:ascii="Arial" w:hAnsi="Arial"/>
          <w:sz w:val="18"/>
          <w:szCs w:val="18"/>
          <w:u w:val="single"/>
        </w:rPr>
        <w:t>Proportionate Amounts</w:t>
      </w:r>
      <w:r>
        <w:rPr>
          <w:rFonts w:eastAsia="Arial" w:cs="Arial" w:ascii="Arial" w:hAnsi="Arial"/>
          <w:sz w:val="18"/>
          <w:szCs w:val="18"/>
        </w:rPr>
        <w:t>. Each partial assignment shall be made as an assignment of a proportionate part of all the assigning Lender’s rights and obligations under this Agreement with respect to the Loans or the Commitment assigned.</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2"/>
          <w:numId w:val="99"/>
        </w:numPr>
        <w:tabs>
          <w:tab w:val="clear" w:pos="720"/>
          <w:tab w:val="left" w:pos="2118" w:leader="none"/>
        </w:tabs>
        <w:spacing w:lineRule="auto" w:line="278"/>
        <w:ind w:firstLine="806" w:left="660" w:right="20"/>
        <w:rPr>
          <w:rFonts w:ascii="Arial" w:hAnsi="Arial" w:eastAsia="Arial" w:cs="Arial"/>
          <w:sz w:val="18"/>
          <w:szCs w:val="18"/>
        </w:rPr>
      </w:pPr>
      <w:r>
        <w:rPr>
          <w:rFonts w:eastAsia="Arial" w:cs="Arial" w:ascii="Arial" w:hAnsi="Arial"/>
          <w:sz w:val="18"/>
          <w:szCs w:val="18"/>
          <w:u w:val="single"/>
        </w:rPr>
        <w:t>Required Consents</w:t>
      </w:r>
      <w:r>
        <w:rPr>
          <w:rFonts w:eastAsia="Arial" w:cs="Arial" w:ascii="Arial" w:hAnsi="Arial"/>
          <w:sz w:val="18"/>
          <w:szCs w:val="18"/>
        </w:rPr>
        <w:t xml:space="preserve">. No consent shall be required for any assignment except to the extent required by </w:t>
      </w:r>
      <w:r>
        <w:rPr>
          <w:rFonts w:eastAsia="Arial" w:cs="Arial" w:ascii="Arial" w:hAnsi="Arial"/>
          <w:sz w:val="18"/>
          <w:szCs w:val="18"/>
          <w:u w:val="single"/>
        </w:rPr>
        <w:t>subsection (b)(i)(B)</w:t>
      </w:r>
      <w:r>
        <w:rPr>
          <w:rFonts w:eastAsia="Arial" w:cs="Arial" w:ascii="Arial" w:hAnsi="Arial"/>
          <w:sz w:val="18"/>
          <w:szCs w:val="18"/>
        </w:rPr>
        <w:t xml:space="preserve"> of this Section and, in addition:</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5"/>
          <w:numId w:val="99"/>
        </w:numPr>
        <w:tabs>
          <w:tab w:val="clear" w:pos="720"/>
          <w:tab w:val="left" w:pos="2880" w:leader="none"/>
        </w:tabs>
        <w:spacing w:lineRule="auto" w:line="274"/>
        <w:ind w:firstLine="582" w:left="1460"/>
        <w:jc w:val="both"/>
        <w:rPr>
          <w:rFonts w:ascii="Arial" w:hAnsi="Arial" w:eastAsia="Arial" w:cs="Arial"/>
          <w:sz w:val="17"/>
          <w:szCs w:val="17"/>
        </w:rPr>
      </w:pPr>
      <w:r>
        <w:rPr>
          <w:rFonts w:eastAsia="Arial" w:cs="Arial" w:ascii="Arial" w:hAnsi="Arial"/>
          <w:sz w:val="17"/>
          <w:szCs w:val="17"/>
        </w:rPr>
        <w:t xml:space="preserve">the consent of the Borrower (such consent not to be unreasonably withheld or delayed) shall be required unless (1) an Event of Default has occurred and is continuing at the time of such assignment or (2) such assignment is to a Lender, an Affiliate of a Lender or an Approved Fund; </w:t>
      </w:r>
      <w:r>
        <w:rPr>
          <w:rFonts w:eastAsia="Arial" w:cs="Arial" w:ascii="Arial" w:hAnsi="Arial"/>
          <w:sz w:val="17"/>
          <w:szCs w:val="17"/>
          <w:u w:val="single"/>
        </w:rPr>
        <w:t>provided</w:t>
      </w:r>
      <w:r>
        <w:rPr>
          <w:rFonts w:eastAsia="Arial" w:cs="Arial" w:ascii="Arial" w:hAnsi="Arial"/>
          <w:sz w:val="17"/>
          <w:szCs w:val="17"/>
        </w:rPr>
        <w:t xml:space="preserve"> that the Borrower shall be deemed to have consented to any such assignment unless it shall object thereto by written notice to the Administrative Agent within ten (10) Business Days after having received notice thereof; </w:t>
      </w:r>
      <w:r>
        <w:rPr>
          <w:rFonts w:eastAsia="Arial" w:cs="Arial" w:ascii="Arial" w:hAnsi="Arial"/>
          <w:sz w:val="17"/>
          <w:szCs w:val="17"/>
          <w:u w:val="single"/>
        </w:rPr>
        <w:t>provided</w:t>
      </w:r>
      <w:r>
        <w:rPr>
          <w:rFonts w:eastAsia="Arial" w:cs="Arial" w:ascii="Arial" w:hAnsi="Arial"/>
          <w:sz w:val="17"/>
          <w:szCs w:val="17"/>
        </w:rPr>
        <w:t xml:space="preserve"> further that the Borrower’s consent shall be deemed reasonably withheld where such assignment would result in additional or increased costs to the Borrower pursuant to </w:t>
      </w:r>
      <w:r>
        <w:rPr>
          <w:rFonts w:eastAsia="Arial" w:cs="Arial" w:ascii="Arial" w:hAnsi="Arial"/>
          <w:sz w:val="17"/>
          <w:szCs w:val="17"/>
          <w:u w:val="single"/>
        </w:rPr>
        <w:t>Section 3.01</w:t>
      </w:r>
      <w:r>
        <w:rPr>
          <w:rFonts w:eastAsia="Arial" w:cs="Arial" w:ascii="Arial" w:hAnsi="Arial"/>
          <w:sz w:val="17"/>
          <w:szCs w:val="17"/>
        </w:rPr>
        <w:t xml:space="preserve"> or </w:t>
      </w:r>
      <w:r>
        <w:rPr>
          <w:rFonts w:eastAsia="Arial" w:cs="Arial" w:ascii="Arial" w:hAnsi="Arial"/>
          <w:sz w:val="17"/>
          <w:szCs w:val="17"/>
          <w:u w:val="single"/>
        </w:rPr>
        <w:t>Section 3.04</w:t>
      </w:r>
      <w:r>
        <w:rPr>
          <w:rFonts w:eastAsia="Arial" w:cs="Arial" w:ascii="Arial" w:hAnsi="Arial"/>
          <w:sz w:val="17"/>
          <w:szCs w:val="17"/>
        </w:rPr>
        <w:t>; and</w:t>
      </w:r>
    </w:p>
    <w:p>
      <w:pPr>
        <w:pStyle w:val="Normal"/>
        <w:spacing w:lineRule="exact" w:line="231"/>
        <w:rPr>
          <w:rFonts w:ascii="Arial" w:hAnsi="Arial" w:eastAsia="Arial" w:cs="Arial"/>
          <w:sz w:val="17"/>
          <w:szCs w:val="17"/>
        </w:rPr>
      </w:pPr>
      <w:r>
        <w:rPr>
          <w:rFonts w:eastAsia="Arial" w:cs="Arial" w:ascii="Arial" w:hAnsi="Arial"/>
          <w:sz w:val="17"/>
          <w:szCs w:val="17"/>
        </w:rPr>
      </w:r>
    </w:p>
    <w:p>
      <w:pPr>
        <w:pStyle w:val="Normal"/>
        <w:numPr>
          <w:ilvl w:val="4"/>
          <w:numId w:val="99"/>
        </w:numPr>
        <w:tabs>
          <w:tab w:val="clear" w:pos="720"/>
          <w:tab w:val="left" w:pos="2800" w:leader="none"/>
        </w:tabs>
        <w:spacing w:lineRule="auto" w:line="264"/>
        <w:ind w:firstLine="697" w:left="1300"/>
        <w:jc w:val="both"/>
        <w:rPr>
          <w:rFonts w:ascii="Arial" w:hAnsi="Arial" w:eastAsia="Arial" w:cs="Arial"/>
          <w:sz w:val="18"/>
          <w:szCs w:val="18"/>
        </w:rPr>
      </w:pPr>
      <w:r>
        <w:rPr>
          <w:rFonts w:eastAsia="Arial" w:cs="Arial" w:ascii="Arial" w:hAnsi="Arial"/>
          <w:sz w:val="18"/>
          <w:szCs w:val="18"/>
        </w:rPr>
        <w:t>the consent of the Administrative Agent (such consent not to be unreasonably withheld or delayed) shall be required for assignments in respect of any Commitment if such assignment is to a Person that is not a Lender with a Commitment, an Affiliate of such Lender or an Approved Fund with respect to such Lender.</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3"/>
          <w:numId w:val="99"/>
        </w:numPr>
        <w:tabs>
          <w:tab w:val="clear" w:pos="720"/>
          <w:tab w:val="left" w:pos="2135" w:leader="none"/>
        </w:tabs>
        <w:spacing w:lineRule="auto" w:line="278"/>
        <w:ind w:firstLine="873" w:left="660"/>
        <w:rPr>
          <w:rFonts w:ascii="Arial" w:hAnsi="Arial" w:eastAsia="Arial" w:cs="Arial"/>
          <w:sz w:val="18"/>
          <w:szCs w:val="18"/>
        </w:rPr>
      </w:pPr>
      <w:r>
        <w:rPr>
          <w:rFonts w:eastAsia="Arial" w:cs="Arial" w:ascii="Arial" w:hAnsi="Arial"/>
          <w:sz w:val="18"/>
          <w:szCs w:val="18"/>
          <w:u w:val="single"/>
        </w:rPr>
        <w:t>Assignment and Assumption</w:t>
      </w:r>
      <w:r>
        <w:rPr>
          <w:rFonts w:eastAsia="Arial" w:cs="Arial" w:ascii="Arial" w:hAnsi="Arial"/>
          <w:sz w:val="18"/>
          <w:szCs w:val="18"/>
        </w:rPr>
        <w:t>. The parties to each assignment shall execute and deliver to the Administrative Agent an Assignment and Assumption, together with a processing</w:t>
      </w:r>
    </w:p>
    <w:p>
      <w:pPr>
        <w:pStyle w:val="Normal"/>
        <w:spacing w:lineRule="exact" w:line="368"/>
        <w:rPr>
          <w:sz w:val="20"/>
          <w:szCs w:val="20"/>
        </w:rPr>
      </w:pPr>
      <w:r>
        <w:rPr>
          <w:sz w:val="20"/>
          <w:szCs w:val="20"/>
        </w:rPr>
      </w:r>
    </w:p>
    <w:p>
      <w:pPr>
        <w:pStyle w:val="Normal"/>
        <w:jc w:val="center"/>
        <w:rPr>
          <w:sz w:val="20"/>
          <w:szCs w:val="20"/>
        </w:rPr>
      </w:pPr>
      <w:r>
        <w:rPr>
          <w:rFonts w:eastAsia="Arial" w:cs="Arial" w:ascii="Arial" w:hAnsi="Arial"/>
          <w:sz w:val="14"/>
          <w:szCs w:val="14"/>
        </w:rPr>
        <w:t>70</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73">
            <wp:simplePos x="0" y="0"/>
            <wp:positionH relativeFrom="column">
              <wp:posOffset>5080</wp:posOffset>
            </wp:positionH>
            <wp:positionV relativeFrom="paragraph">
              <wp:posOffset>38100</wp:posOffset>
            </wp:positionV>
            <wp:extent cx="7132320" cy="17145"/>
            <wp:effectExtent l="0" t="0" r="0" b="0"/>
            <wp:wrapNone/>
            <wp:docPr id="72" name="Picture 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93" descr=""/>
                    <pic:cNvPicPr>
                      <a:picLocks noChangeAspect="1" noChangeArrowheads="1"/>
                    </pic:cNvPicPr>
                  </pic:nvPicPr>
                  <pic:blipFill>
                    <a:blip r:embed="rId73"/>
                    <a:stretch>
                      <a:fillRect/>
                    </a:stretch>
                  </pic:blipFill>
                  <pic:spPr bwMode="auto">
                    <a:xfrm>
                      <a:off x="0" y="0"/>
                      <a:ext cx="7132320" cy="17145"/>
                    </a:xfrm>
                    <a:prstGeom prst="rect">
                      <a:avLst/>
                    </a:prstGeom>
                    <a:noFill/>
                  </pic:spPr>
                </pic:pic>
              </a:graphicData>
            </a:graphic>
          </wp:anchor>
        </w:drawing>
      </w:r>
    </w:p>
    <w:p>
      <w:pPr>
        <w:pStyle w:val="Normal"/>
        <w:spacing w:lineRule="auto" w:line="264"/>
        <w:jc w:val="both"/>
        <w:rPr>
          <w:sz w:val="20"/>
          <w:szCs w:val="20"/>
        </w:rPr>
      </w:pPr>
      <w:bookmarkStart w:id="74" w:name="page80"/>
      <w:bookmarkEnd w:id="74"/>
      <w:r>
        <w:rPr>
          <w:rFonts w:eastAsia="Arial" w:cs="Arial" w:ascii="Arial" w:hAnsi="Arial"/>
          <w:sz w:val="18"/>
          <w:szCs w:val="18"/>
        </w:rPr>
        <w:t xml:space="preserve">and recordation fee in the amount of $3,500; </w:t>
      </w:r>
      <w:r>
        <w:rPr>
          <w:rFonts w:eastAsia="Arial" w:cs="Arial" w:ascii="Arial" w:hAnsi="Arial"/>
          <w:sz w:val="18"/>
          <w:szCs w:val="18"/>
          <w:u w:val="single"/>
        </w:rPr>
        <w:t>provided</w:t>
      </w:r>
      <w:r>
        <w:rPr>
          <w:rFonts w:eastAsia="Arial" w:cs="Arial" w:ascii="Arial" w:hAnsi="Arial"/>
          <w:sz w:val="18"/>
          <w:szCs w:val="18"/>
        </w:rPr>
        <w:t xml:space="preserve">, </w:t>
      </w:r>
      <w:r>
        <w:rPr>
          <w:rFonts w:eastAsia="Arial" w:cs="Arial" w:ascii="Arial" w:hAnsi="Arial"/>
          <w:sz w:val="18"/>
          <w:szCs w:val="18"/>
          <w:u w:val="single"/>
        </w:rPr>
        <w:t>however</w:t>
      </w:r>
      <w:r>
        <w:rPr>
          <w:rFonts w:eastAsia="Arial" w:cs="Arial" w:ascii="Arial" w:hAnsi="Arial"/>
          <w:sz w:val="18"/>
          <w:szCs w:val="18"/>
        </w:rPr>
        <w:t>, that the Administrative Agent may, in its sole discretion, elect to waive such processing and recordation fee in the case of any assignment. The assignee, if it is not a Lender, shall deliver to the Administrative Agent an Administrative Questionnaire.</w:t>
      </w:r>
    </w:p>
    <w:p>
      <w:pPr>
        <w:pStyle w:val="Normal"/>
        <w:spacing w:lineRule="exact" w:line="238"/>
        <w:rPr>
          <w:sz w:val="20"/>
          <w:szCs w:val="20"/>
        </w:rPr>
      </w:pPr>
      <w:r>
        <w:rPr>
          <w:sz w:val="20"/>
          <w:szCs w:val="20"/>
        </w:rPr>
      </w:r>
    </w:p>
    <w:p>
      <w:pPr>
        <w:pStyle w:val="Normal"/>
        <w:numPr>
          <w:ilvl w:val="1"/>
          <w:numId w:val="100"/>
        </w:numPr>
        <w:tabs>
          <w:tab w:val="clear" w:pos="720"/>
          <w:tab w:val="left" w:pos="2120" w:leader="none"/>
        </w:tabs>
        <w:ind w:hanging="654" w:left="2120"/>
        <w:rPr>
          <w:rFonts w:ascii="Arial" w:hAnsi="Arial" w:eastAsia="Arial" w:cs="Arial"/>
          <w:sz w:val="16"/>
          <w:szCs w:val="16"/>
        </w:rPr>
      </w:pPr>
      <w:r>
        <w:rPr>
          <w:rFonts w:eastAsia="Arial" w:cs="Arial" w:ascii="Arial" w:hAnsi="Arial"/>
          <w:sz w:val="16"/>
          <w:szCs w:val="16"/>
          <w:u w:val="single"/>
        </w:rPr>
        <w:t>No Assignment to Certain Persons</w:t>
      </w:r>
      <w:r>
        <w:rPr>
          <w:rFonts w:eastAsia="Arial" w:cs="Arial" w:ascii="Arial" w:hAnsi="Arial"/>
          <w:sz w:val="16"/>
          <w:szCs w:val="16"/>
        </w:rPr>
        <w:t>. No such assignment shall be made (A) to the Borrower or its Affiliates or Subsidiaries, or</w:t>
      </w:r>
    </w:p>
    <w:p>
      <w:pPr>
        <w:pStyle w:val="Normal"/>
        <w:spacing w:lineRule="exact" w:line="46"/>
        <w:rPr>
          <w:rFonts w:ascii="Arial" w:hAnsi="Arial" w:eastAsia="Arial" w:cs="Arial"/>
          <w:sz w:val="16"/>
          <w:szCs w:val="16"/>
        </w:rPr>
      </w:pPr>
      <w:r>
        <w:rPr>
          <w:rFonts w:eastAsia="Arial" w:cs="Arial" w:ascii="Arial" w:hAnsi="Arial"/>
          <w:sz w:val="16"/>
          <w:szCs w:val="16"/>
        </w:rPr>
      </w:r>
    </w:p>
    <w:p>
      <w:pPr>
        <w:pStyle w:val="Normal"/>
        <w:numPr>
          <w:ilvl w:val="0"/>
          <w:numId w:val="101"/>
        </w:numPr>
        <w:tabs>
          <w:tab w:val="clear" w:pos="720"/>
          <w:tab w:val="left" w:pos="967" w:leader="none"/>
        </w:tabs>
        <w:spacing w:lineRule="auto" w:line="254"/>
        <w:ind w:hanging="4" w:left="660"/>
        <w:jc w:val="both"/>
        <w:rPr>
          <w:rFonts w:ascii="Arial" w:hAnsi="Arial" w:eastAsia="Arial" w:cs="Arial"/>
          <w:sz w:val="18"/>
          <w:szCs w:val="18"/>
        </w:rPr>
      </w:pPr>
      <w:r>
        <w:rPr>
          <w:rFonts w:eastAsia="Arial" w:cs="Arial" w:ascii="Arial" w:hAnsi="Arial"/>
          <w:sz w:val="18"/>
          <w:szCs w:val="18"/>
        </w:rPr>
        <w:t xml:space="preserve">to any Defaulting Lender or any of its Subsidiaries, or any Person who, upon becoming a Lender hereunder, would constitute any of the foregoing Persons described in this </w:t>
      </w:r>
      <w:r>
        <w:rPr>
          <w:rFonts w:eastAsia="Arial" w:cs="Arial" w:ascii="Arial" w:hAnsi="Arial"/>
          <w:sz w:val="18"/>
          <w:szCs w:val="18"/>
          <w:u w:val="single"/>
        </w:rPr>
        <w:t>clause (B)</w:t>
      </w:r>
      <w:r>
        <w:rPr>
          <w:rFonts w:eastAsia="Arial" w:cs="Arial" w:ascii="Arial" w:hAnsi="Arial"/>
          <w:sz w:val="18"/>
          <w:szCs w:val="18"/>
        </w:rPr>
        <w:t>, or (C) to a natural Person (or a holding company, investment vehicle or trust for, or owned and operated for the primary benefit of one or more natural Persons).</w:t>
      </w:r>
    </w:p>
    <w:p>
      <w:pPr>
        <w:pStyle w:val="Normal"/>
        <w:spacing w:lineRule="exact" w:line="243"/>
        <w:rPr>
          <w:rFonts w:ascii="Arial" w:hAnsi="Arial" w:eastAsia="Arial" w:cs="Arial"/>
          <w:sz w:val="18"/>
          <w:szCs w:val="18"/>
        </w:rPr>
      </w:pPr>
      <w:r>
        <w:rPr>
          <w:rFonts w:eastAsia="Arial" w:cs="Arial" w:ascii="Arial" w:hAnsi="Arial"/>
          <w:sz w:val="18"/>
          <w:szCs w:val="18"/>
        </w:rPr>
      </w:r>
    </w:p>
    <w:p>
      <w:pPr>
        <w:pStyle w:val="Normal"/>
        <w:numPr>
          <w:ilvl w:val="1"/>
          <w:numId w:val="101"/>
        </w:numPr>
        <w:tabs>
          <w:tab w:val="clear" w:pos="720"/>
          <w:tab w:val="left" w:pos="2256" w:leader="none"/>
        </w:tabs>
        <w:spacing w:lineRule="auto" w:line="269"/>
        <w:ind w:firstLine="806" w:left="660"/>
        <w:jc w:val="both"/>
        <w:rPr>
          <w:rFonts w:ascii="Arial" w:hAnsi="Arial" w:eastAsia="Arial" w:cs="Arial"/>
          <w:sz w:val="17"/>
          <w:szCs w:val="17"/>
        </w:rPr>
      </w:pPr>
      <w:r>
        <w:rPr>
          <w:rFonts w:eastAsia="Arial" w:cs="Arial" w:ascii="Arial" w:hAnsi="Arial"/>
          <w:sz w:val="17"/>
          <w:szCs w:val="17"/>
          <w:u w:val="single"/>
        </w:rPr>
        <w:t>Certain Additional Payments</w:t>
      </w:r>
      <w:r>
        <w:rPr>
          <w:rFonts w:eastAsia="Arial" w:cs="Arial" w:ascii="Arial" w:hAnsi="Arial"/>
          <w:sz w:val="17"/>
          <w:szCs w:val="17"/>
        </w:rPr>
        <w:t>. In connection with any assignment of rights and obligations of any Defaulting Lender hereunder, no such assignment shall be effective unless and until, in addition to the other conditions thereto set forth herein, the parties to the assignment shall make such additional payments to the Administrative Agent in an aggregate amount sufficient, upon distribution thereof as appropriate (which may be outright payment, purchases by the assignee of participations or subparticipations, or other compensating actions, including funding, with the consent of the Borrower and the Administrative Agent, the applicable pro rata share of Loans previously requested but not funded by the Defaulting Lender, to each of which the applicable assignee and assignor hereby irrevocably consent), to (x) pay and satisfy in full all payment liabilities then owed by such Defaulting Lender to the Administrative Agent or any Lender hereunder (and interest accrued thereon) and (y) acquire (and fund as appropriate) its full pro rata share of all Loans in accordance with its Applicable Percentage. Notwithstanding the foregoing, in the event that any assignment of rights and obligations of any Defaulting Lender hereunder shall become effective under Applicable Law without compliance with the provisions of this paragraph, then the assignee of such interest shall be deemed to be a Defaulting Lender for all purposes of this Agreement until such compliance occurs.</w:t>
      </w:r>
    </w:p>
    <w:p>
      <w:pPr>
        <w:pStyle w:val="Normal"/>
        <w:spacing w:lineRule="exact" w:line="209"/>
        <w:rPr>
          <w:sz w:val="20"/>
          <w:szCs w:val="20"/>
        </w:rPr>
      </w:pPr>
      <w:r>
        <w:rPr>
          <w:sz w:val="20"/>
          <w:szCs w:val="20"/>
        </w:rPr>
      </w:r>
    </w:p>
    <w:p>
      <w:pPr>
        <w:pStyle w:val="Normal"/>
        <w:spacing w:lineRule="auto" w:line="269"/>
        <w:jc w:val="both"/>
        <w:rPr>
          <w:sz w:val="20"/>
          <w:szCs w:val="20"/>
        </w:rPr>
      </w:pPr>
      <w:r>
        <w:rPr>
          <w:rFonts w:eastAsia="Arial" w:cs="Arial" w:ascii="Arial" w:hAnsi="Arial"/>
          <w:sz w:val="17"/>
          <w:szCs w:val="17"/>
        </w:rPr>
        <w:t xml:space="preserve">Subject to acceptance and recording thereof by the Administrative Agent pursuant to </w:t>
      </w:r>
      <w:r>
        <w:rPr>
          <w:rFonts w:eastAsia="Arial" w:cs="Arial" w:ascii="Arial" w:hAnsi="Arial"/>
          <w:sz w:val="17"/>
          <w:szCs w:val="17"/>
          <w:u w:val="single"/>
        </w:rPr>
        <w:t>subsection (c)</w:t>
      </w:r>
      <w:r>
        <w:rPr>
          <w:rFonts w:eastAsia="Arial" w:cs="Arial" w:ascii="Arial" w:hAnsi="Arial"/>
          <w:sz w:val="17"/>
          <w:szCs w:val="17"/>
        </w:rPr>
        <w:t xml:space="preserve"> of this Section, from and after the effective date specified in each Assignment and Assumption, the assignee thereunder shall be a party to this Agreement and, to the extent of the interest assigned by such Assignment and Assumption, have the rights and obligations of a Lender under this Agreement, and the assigning Lender thereunder shall, to the extent of the interest assigned by such Assignment and Assumption, be released from its obligations under this Agreement (and, in the case of an Assignment and Assumption covering all of the assigning Lender’s rights and obligations under this Agreement, such Lender shall cease to be a party hereto) but shall continue to be entitled to the benefits of </w:t>
      </w:r>
      <w:r>
        <w:rPr>
          <w:rFonts w:eastAsia="Arial" w:cs="Arial" w:ascii="Arial" w:hAnsi="Arial"/>
          <w:sz w:val="17"/>
          <w:szCs w:val="17"/>
          <w:u w:val="single"/>
        </w:rPr>
        <w:t>Sections 3.01</w:t>
      </w:r>
      <w:r>
        <w:rPr>
          <w:rFonts w:eastAsia="Arial" w:cs="Arial" w:ascii="Arial" w:hAnsi="Arial"/>
          <w:sz w:val="17"/>
          <w:szCs w:val="17"/>
        </w:rPr>
        <w:t xml:space="preserve">, </w:t>
      </w:r>
      <w:r>
        <w:rPr>
          <w:rFonts w:eastAsia="Arial" w:cs="Arial" w:ascii="Arial" w:hAnsi="Arial"/>
          <w:sz w:val="17"/>
          <w:szCs w:val="17"/>
          <w:u w:val="single"/>
        </w:rPr>
        <w:t>3.04</w:t>
      </w:r>
      <w:r>
        <w:rPr>
          <w:rFonts w:eastAsia="Arial" w:cs="Arial" w:ascii="Arial" w:hAnsi="Arial"/>
          <w:sz w:val="17"/>
          <w:szCs w:val="17"/>
        </w:rPr>
        <w:t xml:space="preserve">, </w:t>
      </w:r>
      <w:r>
        <w:rPr>
          <w:rFonts w:eastAsia="Arial" w:cs="Arial" w:ascii="Arial" w:hAnsi="Arial"/>
          <w:sz w:val="17"/>
          <w:szCs w:val="17"/>
          <w:u w:val="single"/>
        </w:rPr>
        <w:t>3.05</w:t>
      </w:r>
      <w:r>
        <w:rPr>
          <w:rFonts w:eastAsia="Arial" w:cs="Arial" w:ascii="Arial" w:hAnsi="Arial"/>
          <w:sz w:val="17"/>
          <w:szCs w:val="17"/>
        </w:rPr>
        <w:t xml:space="preserve">, and </w:t>
      </w:r>
      <w:r>
        <w:rPr>
          <w:rFonts w:eastAsia="Arial" w:cs="Arial" w:ascii="Arial" w:hAnsi="Arial"/>
          <w:sz w:val="17"/>
          <w:szCs w:val="17"/>
          <w:u w:val="single"/>
        </w:rPr>
        <w:t>10.04</w:t>
      </w:r>
      <w:r>
        <w:rPr>
          <w:rFonts w:eastAsia="Arial" w:cs="Arial" w:ascii="Arial" w:hAnsi="Arial"/>
          <w:sz w:val="17"/>
          <w:szCs w:val="17"/>
        </w:rPr>
        <w:t xml:space="preserve"> with respect to facts and circumstances occurring prior to the effective date of such assignment; </w:t>
      </w:r>
      <w:r>
        <w:rPr>
          <w:rFonts w:eastAsia="Arial" w:cs="Arial" w:ascii="Arial" w:hAnsi="Arial"/>
          <w:sz w:val="17"/>
          <w:szCs w:val="17"/>
          <w:u w:val="single"/>
        </w:rPr>
        <w:t>provided</w:t>
      </w:r>
      <w:r>
        <w:rPr>
          <w:rFonts w:eastAsia="Arial" w:cs="Arial" w:ascii="Arial" w:hAnsi="Arial"/>
          <w:sz w:val="17"/>
          <w:szCs w:val="17"/>
        </w:rPr>
        <w:t xml:space="preserve">, that except to the extent otherwise expressly agreed by the affected parties, no assignment by a Defaulting Lender will constitute a waiver or release of any claim of any party hereunder arising from that Lender’s having been a Defaulting Lender. Upon request, the Borrower (at its expense) shall execute and deliver a Note to the assignee Lender. Any assignment or transfer by a Lender of rights or obligations under this Agreement that does not comply with this subsection shall be treated for purposes of this Agreement as a sale by such Lender of a participation in such rights and obligations in accordance with </w:t>
      </w:r>
      <w:r>
        <w:rPr>
          <w:rFonts w:eastAsia="Arial" w:cs="Arial" w:ascii="Arial" w:hAnsi="Arial"/>
          <w:sz w:val="17"/>
          <w:szCs w:val="17"/>
          <w:u w:val="single"/>
        </w:rPr>
        <w:t>subsection (d)</w:t>
      </w:r>
      <w:r>
        <w:rPr>
          <w:rFonts w:eastAsia="Arial" w:cs="Arial" w:ascii="Arial" w:hAnsi="Arial"/>
          <w:sz w:val="17"/>
          <w:szCs w:val="17"/>
        </w:rPr>
        <w:t xml:space="preserve"> of this Section.</w:t>
      </w:r>
    </w:p>
    <w:p>
      <w:pPr>
        <w:pStyle w:val="Normal"/>
        <w:spacing w:lineRule="exact" w:line="236"/>
        <w:rPr>
          <w:sz w:val="20"/>
          <w:szCs w:val="20"/>
        </w:rPr>
      </w:pPr>
      <w:r>
        <w:rPr>
          <w:sz w:val="20"/>
          <w:szCs w:val="20"/>
        </w:rPr>
      </w:r>
    </w:p>
    <w:p>
      <w:pPr>
        <w:pStyle w:val="Normal"/>
        <w:numPr>
          <w:ilvl w:val="0"/>
          <w:numId w:val="102"/>
        </w:numPr>
        <w:tabs>
          <w:tab w:val="clear" w:pos="720"/>
          <w:tab w:val="left" w:pos="1496" w:leader="none"/>
        </w:tabs>
        <w:spacing w:lineRule="auto" w:line="257"/>
        <w:ind w:firstLine="656"/>
        <w:jc w:val="both"/>
        <w:rPr>
          <w:rFonts w:ascii="Arial" w:hAnsi="Arial" w:eastAsia="Arial" w:cs="Arial"/>
          <w:sz w:val="18"/>
          <w:szCs w:val="18"/>
        </w:rPr>
      </w:pPr>
      <w:r>
        <w:rPr>
          <w:rFonts w:eastAsia="Arial" w:cs="Arial" w:ascii="Arial" w:hAnsi="Arial"/>
          <w:sz w:val="18"/>
          <w:szCs w:val="18"/>
          <w:u w:val="single"/>
        </w:rPr>
        <w:t>Register</w:t>
      </w:r>
      <w:r>
        <w:rPr>
          <w:rFonts w:eastAsia="Arial" w:cs="Arial" w:ascii="Arial" w:hAnsi="Arial"/>
          <w:sz w:val="18"/>
          <w:szCs w:val="18"/>
        </w:rPr>
        <w:t>. The Administrative Agent, acting solely for this purpose as an agent of the Borrower (and such agency being solely for Tax purposes), shall maintain at the Administrative Agent’s Office a copy of each Assignment and Assumption delivered to it (or the equivalent thereof in electronic form) and a register for the recordation of the names and addresses of the Lenders, and the Commitments of, and principal amounts (and stated interest) of the Loans owing to, each Lender pursuant to the terms hereof from time to time (the “</w:t>
      </w:r>
      <w:r>
        <w:rPr>
          <w:rFonts w:eastAsia="Arial" w:cs="Arial" w:ascii="Arial" w:hAnsi="Arial"/>
          <w:sz w:val="18"/>
          <w:szCs w:val="18"/>
          <w:u w:val="single"/>
        </w:rPr>
        <w:t>Register</w:t>
      </w:r>
      <w:r>
        <w:rPr>
          <w:rFonts w:eastAsia="Arial" w:cs="Arial" w:ascii="Arial" w:hAnsi="Arial"/>
          <w:sz w:val="18"/>
          <w:szCs w:val="18"/>
        </w:rPr>
        <w:t>”). The entries in the Register shall be conclusive absent manifest</w:t>
      </w:r>
    </w:p>
    <w:p>
      <w:pPr>
        <w:pStyle w:val="Normal"/>
        <w:spacing w:lineRule="exact" w:line="386"/>
        <w:rPr>
          <w:sz w:val="20"/>
          <w:szCs w:val="20"/>
        </w:rPr>
      </w:pPr>
      <w:r>
        <w:rPr>
          <w:sz w:val="20"/>
          <w:szCs w:val="20"/>
        </w:rPr>
      </w:r>
    </w:p>
    <w:p>
      <w:pPr>
        <w:pStyle w:val="Normal"/>
        <w:jc w:val="center"/>
        <w:rPr>
          <w:sz w:val="20"/>
          <w:szCs w:val="20"/>
        </w:rPr>
      </w:pPr>
      <w:r>
        <w:rPr>
          <w:rFonts w:eastAsia="Arial" w:cs="Arial" w:ascii="Arial" w:hAnsi="Arial"/>
          <w:sz w:val="14"/>
          <w:szCs w:val="14"/>
        </w:rPr>
        <w:t>71</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74">
            <wp:simplePos x="0" y="0"/>
            <wp:positionH relativeFrom="column">
              <wp:posOffset>5080</wp:posOffset>
            </wp:positionH>
            <wp:positionV relativeFrom="paragraph">
              <wp:posOffset>38100</wp:posOffset>
            </wp:positionV>
            <wp:extent cx="7132320" cy="17145"/>
            <wp:effectExtent l="0" t="0" r="0" b="0"/>
            <wp:wrapNone/>
            <wp:docPr id="73" name="Picture 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94" descr=""/>
                    <pic:cNvPicPr>
                      <a:picLocks noChangeAspect="1" noChangeArrowheads="1"/>
                    </pic:cNvPicPr>
                  </pic:nvPicPr>
                  <pic:blipFill>
                    <a:blip r:embed="rId74"/>
                    <a:stretch>
                      <a:fillRect/>
                    </a:stretch>
                  </pic:blipFill>
                  <pic:spPr bwMode="auto">
                    <a:xfrm>
                      <a:off x="0" y="0"/>
                      <a:ext cx="7132320" cy="17145"/>
                    </a:xfrm>
                    <a:prstGeom prst="rect">
                      <a:avLst/>
                    </a:prstGeom>
                    <a:noFill/>
                  </pic:spPr>
                </pic:pic>
              </a:graphicData>
            </a:graphic>
          </wp:anchor>
        </w:drawing>
      </w:r>
    </w:p>
    <w:p>
      <w:pPr>
        <w:pStyle w:val="Normal"/>
        <w:spacing w:lineRule="auto" w:line="264"/>
        <w:jc w:val="both"/>
        <w:rPr>
          <w:sz w:val="20"/>
          <w:szCs w:val="20"/>
        </w:rPr>
      </w:pPr>
      <w:bookmarkStart w:id="75" w:name="page81"/>
      <w:bookmarkEnd w:id="75"/>
      <w:r>
        <w:rPr>
          <w:rFonts w:eastAsia="Arial" w:cs="Arial" w:ascii="Arial" w:hAnsi="Arial"/>
          <w:sz w:val="18"/>
          <w:szCs w:val="18"/>
        </w:rPr>
        <w:t>error, and the Borrower, the Administrative Agent and the Lenders shall treat each Person whose name is recorded in the Register pursuant to the terms hereof as a Lender hereunder for all purposes of this Agreement, notwithstanding notice to the contrary. The Register shall be available for inspection by the Borrower and any Lender, at any reasonable time and from time to time upon reasonable prior notice.</w:t>
      </w:r>
    </w:p>
    <w:p>
      <w:pPr>
        <w:pStyle w:val="Normal"/>
        <w:spacing w:lineRule="exact" w:line="238"/>
        <w:rPr>
          <w:sz w:val="20"/>
          <w:szCs w:val="20"/>
        </w:rPr>
      </w:pPr>
      <w:r>
        <w:rPr>
          <w:sz w:val="20"/>
          <w:szCs w:val="20"/>
        </w:rPr>
      </w:r>
    </w:p>
    <w:p>
      <w:pPr>
        <w:pStyle w:val="Normal"/>
        <w:numPr>
          <w:ilvl w:val="0"/>
          <w:numId w:val="103"/>
        </w:numPr>
        <w:tabs>
          <w:tab w:val="clear" w:pos="720"/>
          <w:tab w:val="left" w:pos="1587" w:leader="none"/>
        </w:tabs>
        <w:spacing w:lineRule="auto" w:line="271"/>
        <w:ind w:firstLine="656"/>
        <w:jc w:val="both"/>
        <w:rPr>
          <w:rFonts w:ascii="Arial" w:hAnsi="Arial" w:eastAsia="Arial" w:cs="Arial"/>
          <w:sz w:val="17"/>
          <w:szCs w:val="17"/>
        </w:rPr>
      </w:pPr>
      <w:r>
        <w:rPr>
          <w:rFonts w:eastAsia="Arial" w:cs="Arial" w:ascii="Arial" w:hAnsi="Arial"/>
          <w:sz w:val="17"/>
          <w:szCs w:val="17"/>
          <w:u w:val="single"/>
        </w:rPr>
        <w:t>Participations</w:t>
      </w:r>
      <w:r>
        <w:rPr>
          <w:rFonts w:eastAsia="Arial" w:cs="Arial" w:ascii="Arial" w:hAnsi="Arial"/>
          <w:sz w:val="17"/>
          <w:szCs w:val="17"/>
        </w:rPr>
        <w:t>. Any Lender may at any time, without the consent of, or notice to, the Borrower or the Administrative Agent, sell participations to any Person (other than a natural Person, or a holding company, investment vehicle or trust for, or owned and operated for the primary benefit of one or more natural Persons, a Defaulting Lender or the Borrower or any of the Borrower’s Affiliates or Subsidiaries) (each, a “</w:t>
      </w:r>
      <w:r>
        <w:rPr>
          <w:rFonts w:eastAsia="Arial" w:cs="Arial" w:ascii="Arial" w:hAnsi="Arial"/>
          <w:sz w:val="17"/>
          <w:szCs w:val="17"/>
          <w:u w:val="single"/>
        </w:rPr>
        <w:t>Participant</w:t>
      </w:r>
      <w:r>
        <w:rPr>
          <w:rFonts w:eastAsia="Arial" w:cs="Arial" w:ascii="Arial" w:hAnsi="Arial"/>
          <w:sz w:val="17"/>
          <w:szCs w:val="17"/>
        </w:rPr>
        <w:t xml:space="preserve">”) in all or a portion of such Lender’s rights and/or obligations under this Agreement (including all or a portion of its Commitment and/or the Loans owing to it); </w:t>
      </w:r>
      <w:r>
        <w:rPr>
          <w:rFonts w:eastAsia="Arial" w:cs="Arial" w:ascii="Arial" w:hAnsi="Arial"/>
          <w:sz w:val="17"/>
          <w:szCs w:val="17"/>
          <w:u w:val="single"/>
        </w:rPr>
        <w:t>provided</w:t>
      </w:r>
      <w:r>
        <w:rPr>
          <w:rFonts w:eastAsia="Arial" w:cs="Arial" w:ascii="Arial" w:hAnsi="Arial"/>
          <w:sz w:val="17"/>
          <w:szCs w:val="17"/>
        </w:rPr>
        <w:t xml:space="preserve"> that (i) such Lender’s obligations under this Agreement shall remain unchanged, (ii) such Lender shall remain solely responsible to the other parties hereto for the performance of such obligations and (iii) the Borrower, the Administrative Agent and the Lenders shall continue to deal solely and directly with such Lender in connection with such Lender’s rights and obligations under this Agreement. For the avoidance of doubt, each Lender shall be responsible for the indemnity under </w:t>
      </w:r>
      <w:r>
        <w:rPr>
          <w:rFonts w:eastAsia="Arial" w:cs="Arial" w:ascii="Arial" w:hAnsi="Arial"/>
          <w:sz w:val="17"/>
          <w:szCs w:val="17"/>
          <w:u w:val="single"/>
        </w:rPr>
        <w:t>Section 10.04(c)</w:t>
      </w:r>
      <w:r>
        <w:rPr>
          <w:rFonts w:eastAsia="Arial" w:cs="Arial" w:ascii="Arial" w:hAnsi="Arial"/>
          <w:sz w:val="17"/>
          <w:szCs w:val="17"/>
        </w:rPr>
        <w:t xml:space="preserve"> without regard to the existence of any participation.</w:t>
      </w:r>
    </w:p>
    <w:p>
      <w:pPr>
        <w:pStyle w:val="Normal"/>
        <w:spacing w:lineRule="exact" w:line="205"/>
        <w:rPr>
          <w:sz w:val="20"/>
          <w:szCs w:val="20"/>
        </w:rPr>
      </w:pPr>
      <w:r>
        <w:rPr>
          <w:sz w:val="20"/>
          <w:szCs w:val="20"/>
        </w:rPr>
      </w:r>
    </w:p>
    <w:p>
      <w:pPr>
        <w:pStyle w:val="Normal"/>
        <w:spacing w:lineRule="auto" w:line="269"/>
        <w:ind w:firstLine="648"/>
        <w:jc w:val="both"/>
        <w:rPr>
          <w:sz w:val="20"/>
          <w:szCs w:val="20"/>
        </w:rPr>
      </w:pPr>
      <w:r>
        <w:rPr>
          <w:rFonts w:eastAsia="Arial" w:cs="Arial" w:ascii="Arial" w:hAnsi="Arial"/>
          <w:sz w:val="17"/>
          <w:szCs w:val="17"/>
        </w:rPr>
        <w:t xml:space="preserve">Any agreement or instrument pursuant to which a Lender sells such a participation shall provide that such Lender shall retain the sole right to enforce this Agreement and to approve any amendment, modification or waiver of any provision of this Agreement; </w:t>
      </w:r>
      <w:r>
        <w:rPr>
          <w:rFonts w:eastAsia="Arial" w:cs="Arial" w:ascii="Arial" w:hAnsi="Arial"/>
          <w:sz w:val="17"/>
          <w:szCs w:val="17"/>
          <w:u w:val="single"/>
        </w:rPr>
        <w:t>provided</w:t>
      </w:r>
      <w:r>
        <w:rPr>
          <w:rFonts w:eastAsia="Arial" w:cs="Arial" w:ascii="Arial" w:hAnsi="Arial"/>
          <w:sz w:val="17"/>
          <w:szCs w:val="17"/>
        </w:rPr>
        <w:t xml:space="preserve"> that such agreement or instrument may provide that such Lender will not, without the consent of the Participant, agree to any amendment, waiver or other modification described in the first proviso to </w:t>
      </w:r>
      <w:r>
        <w:rPr>
          <w:rFonts w:eastAsia="Arial" w:cs="Arial" w:ascii="Arial" w:hAnsi="Arial"/>
          <w:sz w:val="17"/>
          <w:szCs w:val="17"/>
          <w:u w:val="single"/>
        </w:rPr>
        <w:t>Section 10.01</w:t>
      </w:r>
      <w:r>
        <w:rPr>
          <w:rFonts w:eastAsia="Arial" w:cs="Arial" w:ascii="Arial" w:hAnsi="Arial"/>
          <w:sz w:val="17"/>
          <w:szCs w:val="17"/>
        </w:rPr>
        <w:t xml:space="preserve"> that affects such Participant. Subject to </w:t>
      </w:r>
      <w:r>
        <w:rPr>
          <w:rFonts w:eastAsia="Arial" w:cs="Arial" w:ascii="Arial" w:hAnsi="Arial"/>
          <w:sz w:val="17"/>
          <w:szCs w:val="17"/>
          <w:u w:val="single"/>
        </w:rPr>
        <w:t>subsection (e)</w:t>
      </w:r>
      <w:r>
        <w:rPr>
          <w:rFonts w:eastAsia="Arial" w:cs="Arial" w:ascii="Arial" w:hAnsi="Arial"/>
          <w:sz w:val="17"/>
          <w:szCs w:val="17"/>
        </w:rPr>
        <w:t xml:space="preserve"> of this Section, the Borrower agrees that each Participant shall be entitled to the benefits of </w:t>
      </w:r>
      <w:r>
        <w:rPr>
          <w:rFonts w:eastAsia="Arial" w:cs="Arial" w:ascii="Arial" w:hAnsi="Arial"/>
          <w:sz w:val="17"/>
          <w:szCs w:val="17"/>
          <w:u w:val="single"/>
        </w:rPr>
        <w:t>Sections 3.01</w:t>
      </w:r>
      <w:r>
        <w:rPr>
          <w:rFonts w:eastAsia="Arial" w:cs="Arial" w:ascii="Arial" w:hAnsi="Arial"/>
          <w:sz w:val="17"/>
          <w:szCs w:val="17"/>
        </w:rPr>
        <w:t xml:space="preserve">, </w:t>
      </w:r>
      <w:r>
        <w:rPr>
          <w:rFonts w:eastAsia="Arial" w:cs="Arial" w:ascii="Arial" w:hAnsi="Arial"/>
          <w:sz w:val="17"/>
          <w:szCs w:val="17"/>
          <w:u w:val="single"/>
        </w:rPr>
        <w:t>3.04</w:t>
      </w:r>
      <w:r>
        <w:rPr>
          <w:rFonts w:eastAsia="Arial" w:cs="Arial" w:ascii="Arial" w:hAnsi="Arial"/>
          <w:sz w:val="17"/>
          <w:szCs w:val="17"/>
        </w:rPr>
        <w:t xml:space="preserve"> and </w:t>
      </w:r>
      <w:r>
        <w:rPr>
          <w:rFonts w:eastAsia="Arial" w:cs="Arial" w:ascii="Arial" w:hAnsi="Arial"/>
          <w:sz w:val="17"/>
          <w:szCs w:val="17"/>
          <w:u w:val="single"/>
        </w:rPr>
        <w:t>3.05</w:t>
      </w:r>
      <w:r>
        <w:rPr>
          <w:rFonts w:eastAsia="Arial" w:cs="Arial" w:ascii="Arial" w:hAnsi="Arial"/>
          <w:sz w:val="17"/>
          <w:szCs w:val="17"/>
        </w:rPr>
        <w:t xml:space="preserve"> to the same extent as if it were a Lender and had acquired its interest by assignment pursuant to </w:t>
      </w:r>
      <w:r>
        <w:rPr>
          <w:rFonts w:eastAsia="Arial" w:cs="Arial" w:ascii="Arial" w:hAnsi="Arial"/>
          <w:sz w:val="17"/>
          <w:szCs w:val="17"/>
          <w:u w:val="single"/>
        </w:rPr>
        <w:t>subsection (b)</w:t>
      </w:r>
      <w:r>
        <w:rPr>
          <w:rFonts w:eastAsia="Arial" w:cs="Arial" w:ascii="Arial" w:hAnsi="Arial"/>
          <w:sz w:val="17"/>
          <w:szCs w:val="17"/>
        </w:rPr>
        <w:t xml:space="preserve"> of this Section (it being understood that the documentation required under </w:t>
      </w:r>
      <w:r>
        <w:rPr>
          <w:rFonts w:eastAsia="Arial" w:cs="Arial" w:ascii="Arial" w:hAnsi="Arial"/>
          <w:sz w:val="17"/>
          <w:szCs w:val="17"/>
          <w:u w:val="single"/>
        </w:rPr>
        <w:t>Section 3.01(e)</w:t>
      </w:r>
      <w:r>
        <w:rPr>
          <w:rFonts w:eastAsia="Arial" w:cs="Arial" w:ascii="Arial" w:hAnsi="Arial"/>
          <w:sz w:val="17"/>
          <w:szCs w:val="17"/>
        </w:rPr>
        <w:t xml:space="preserve"> shall be delivered to the Lender who sells the participation) to the same extent as if it were a Lender and had acquired its interest by assignment pursuant to </w:t>
      </w:r>
      <w:r>
        <w:rPr>
          <w:rFonts w:eastAsia="Arial" w:cs="Arial" w:ascii="Arial" w:hAnsi="Arial"/>
          <w:sz w:val="17"/>
          <w:szCs w:val="17"/>
          <w:u w:val="single"/>
        </w:rPr>
        <w:t>paragraph (b)</w:t>
      </w:r>
      <w:r>
        <w:rPr>
          <w:rFonts w:eastAsia="Arial" w:cs="Arial" w:ascii="Arial" w:hAnsi="Arial"/>
          <w:sz w:val="17"/>
          <w:szCs w:val="17"/>
        </w:rPr>
        <w:t xml:space="preserve"> of this Section; </w:t>
      </w:r>
      <w:r>
        <w:rPr>
          <w:rFonts w:eastAsia="Arial" w:cs="Arial" w:ascii="Arial" w:hAnsi="Arial"/>
          <w:sz w:val="17"/>
          <w:szCs w:val="17"/>
          <w:u w:val="single"/>
        </w:rPr>
        <w:t>provided</w:t>
      </w:r>
      <w:r>
        <w:rPr>
          <w:rFonts w:eastAsia="Arial" w:cs="Arial" w:ascii="Arial" w:hAnsi="Arial"/>
          <w:sz w:val="17"/>
          <w:szCs w:val="17"/>
        </w:rPr>
        <w:t xml:space="preserve"> that such Participant (A) agrees to be subject to the provisions of </w:t>
      </w:r>
      <w:r>
        <w:rPr>
          <w:rFonts w:eastAsia="Arial" w:cs="Arial" w:ascii="Arial" w:hAnsi="Arial"/>
          <w:sz w:val="17"/>
          <w:szCs w:val="17"/>
          <w:u w:val="single"/>
        </w:rPr>
        <w:t>Sections 3.06</w:t>
      </w:r>
      <w:r>
        <w:rPr>
          <w:rFonts w:eastAsia="Arial" w:cs="Arial" w:ascii="Arial" w:hAnsi="Arial"/>
          <w:sz w:val="17"/>
          <w:szCs w:val="17"/>
        </w:rPr>
        <w:t xml:space="preserve"> and </w:t>
      </w:r>
      <w:r>
        <w:rPr>
          <w:rFonts w:eastAsia="Arial" w:cs="Arial" w:ascii="Arial" w:hAnsi="Arial"/>
          <w:sz w:val="17"/>
          <w:szCs w:val="17"/>
          <w:u w:val="single"/>
        </w:rPr>
        <w:t>10.13</w:t>
      </w:r>
      <w:r>
        <w:rPr>
          <w:rFonts w:eastAsia="Arial" w:cs="Arial" w:ascii="Arial" w:hAnsi="Arial"/>
          <w:sz w:val="17"/>
          <w:szCs w:val="17"/>
        </w:rPr>
        <w:t xml:space="preserve"> as if it were an assignee under </w:t>
      </w:r>
      <w:r>
        <w:rPr>
          <w:rFonts w:eastAsia="Arial" w:cs="Arial" w:ascii="Arial" w:hAnsi="Arial"/>
          <w:sz w:val="17"/>
          <w:szCs w:val="17"/>
          <w:u w:val="single"/>
        </w:rPr>
        <w:t>paragraph (b)</w:t>
      </w:r>
      <w:r>
        <w:rPr>
          <w:rFonts w:eastAsia="Arial" w:cs="Arial" w:ascii="Arial" w:hAnsi="Arial"/>
          <w:sz w:val="17"/>
          <w:szCs w:val="17"/>
        </w:rPr>
        <w:t xml:space="preserve"> of this Section and (B) shall not be entitled to receive any greater payment under </w:t>
      </w:r>
      <w:r>
        <w:rPr>
          <w:rFonts w:eastAsia="Arial" w:cs="Arial" w:ascii="Arial" w:hAnsi="Arial"/>
          <w:sz w:val="17"/>
          <w:szCs w:val="17"/>
          <w:u w:val="single"/>
        </w:rPr>
        <w:t>Sections 3.01</w:t>
      </w:r>
      <w:r>
        <w:rPr>
          <w:rFonts w:eastAsia="Arial" w:cs="Arial" w:ascii="Arial" w:hAnsi="Arial"/>
          <w:sz w:val="17"/>
          <w:szCs w:val="17"/>
        </w:rPr>
        <w:t xml:space="preserve"> or </w:t>
      </w:r>
      <w:r>
        <w:rPr>
          <w:rFonts w:eastAsia="Arial" w:cs="Arial" w:ascii="Arial" w:hAnsi="Arial"/>
          <w:sz w:val="17"/>
          <w:szCs w:val="17"/>
          <w:u w:val="single"/>
        </w:rPr>
        <w:t>3.04</w:t>
      </w:r>
      <w:r>
        <w:rPr>
          <w:rFonts w:eastAsia="Arial" w:cs="Arial" w:ascii="Arial" w:hAnsi="Arial"/>
          <w:sz w:val="17"/>
          <w:szCs w:val="17"/>
        </w:rPr>
        <w:t xml:space="preserve">, with respect to any participation, than the Lender from whom it acquired the applicable participation would have been entitled to receive, except to the extent such entitlement to receive a greater payment results from a Change in Law that occurs after the Participant acquired the applicable participation. Each Lender that sells a participation agrees, at the Borrower’s request and expense, to use reasonable efforts to cooperate with the Borrower to effectuate the provisions of </w:t>
      </w:r>
      <w:r>
        <w:rPr>
          <w:rFonts w:eastAsia="Arial" w:cs="Arial" w:ascii="Arial" w:hAnsi="Arial"/>
          <w:sz w:val="17"/>
          <w:szCs w:val="17"/>
          <w:u w:val="single"/>
        </w:rPr>
        <w:t>Section 3.06</w:t>
      </w:r>
      <w:r>
        <w:rPr>
          <w:rFonts w:eastAsia="Arial" w:cs="Arial" w:ascii="Arial" w:hAnsi="Arial"/>
          <w:sz w:val="17"/>
          <w:szCs w:val="17"/>
        </w:rPr>
        <w:t xml:space="preserve"> with respect to any Participant. To the extent permitted by law, each Participant also shall be entitled to the benefits of </w:t>
      </w:r>
      <w:r>
        <w:rPr>
          <w:rFonts w:eastAsia="Arial" w:cs="Arial" w:ascii="Arial" w:hAnsi="Arial"/>
          <w:sz w:val="17"/>
          <w:szCs w:val="17"/>
          <w:u w:val="single"/>
        </w:rPr>
        <w:t>Section 10.08</w:t>
      </w:r>
      <w:r>
        <w:rPr>
          <w:rFonts w:eastAsia="Arial" w:cs="Arial" w:ascii="Arial" w:hAnsi="Arial"/>
          <w:sz w:val="17"/>
          <w:szCs w:val="17"/>
        </w:rPr>
        <w:t xml:space="preserve"> as though it were a Lender, </w:t>
      </w:r>
      <w:r>
        <w:rPr>
          <w:rFonts w:eastAsia="Arial" w:cs="Arial" w:ascii="Arial" w:hAnsi="Arial"/>
          <w:sz w:val="17"/>
          <w:szCs w:val="17"/>
          <w:u w:val="single"/>
        </w:rPr>
        <w:t>provided</w:t>
      </w:r>
      <w:r>
        <w:rPr>
          <w:rFonts w:eastAsia="Arial" w:cs="Arial" w:ascii="Arial" w:hAnsi="Arial"/>
          <w:sz w:val="17"/>
          <w:szCs w:val="17"/>
        </w:rPr>
        <w:t xml:space="preserve"> such Participant agrees to be subject to </w:t>
      </w:r>
      <w:r>
        <w:rPr>
          <w:rFonts w:eastAsia="Arial" w:cs="Arial" w:ascii="Arial" w:hAnsi="Arial"/>
          <w:sz w:val="17"/>
          <w:szCs w:val="17"/>
          <w:u w:val="single"/>
        </w:rPr>
        <w:t>Section 2.11</w:t>
      </w:r>
      <w:r>
        <w:rPr>
          <w:rFonts w:eastAsia="Arial" w:cs="Arial" w:ascii="Arial" w:hAnsi="Arial"/>
          <w:sz w:val="17"/>
          <w:szCs w:val="17"/>
        </w:rPr>
        <w:t xml:space="preserve"> as though it were a Lender.</w:t>
      </w:r>
    </w:p>
    <w:p>
      <w:pPr>
        <w:pStyle w:val="Normal"/>
        <w:spacing w:lineRule="exact" w:line="211"/>
        <w:rPr>
          <w:sz w:val="20"/>
          <w:szCs w:val="20"/>
        </w:rPr>
      </w:pPr>
      <w:r>
        <w:rPr>
          <w:sz w:val="20"/>
          <w:szCs w:val="20"/>
        </w:rPr>
      </w:r>
    </w:p>
    <w:p>
      <w:pPr>
        <w:pStyle w:val="Normal"/>
        <w:spacing w:lineRule="auto" w:line="271"/>
        <w:ind w:firstLine="648"/>
        <w:jc w:val="both"/>
        <w:rPr>
          <w:sz w:val="20"/>
          <w:szCs w:val="20"/>
        </w:rPr>
      </w:pPr>
      <w:r>
        <w:rPr>
          <w:rFonts w:eastAsia="Arial" w:cs="Arial" w:ascii="Arial" w:hAnsi="Arial"/>
          <w:sz w:val="17"/>
          <w:szCs w:val="17"/>
        </w:rPr>
        <w:t>Each Lender that sells a participation shall, acting solely for this purpose as a non-fiduciary agent of the Borrower, maintain a register on which it enters the name and address of each Participant and the principal amounts (and stated interest) of each Participant’s interest in the Loans or other obligations under the Loan Documents (the “</w:t>
      </w:r>
      <w:r>
        <w:rPr>
          <w:rFonts w:eastAsia="Arial" w:cs="Arial" w:ascii="Arial" w:hAnsi="Arial"/>
          <w:sz w:val="17"/>
          <w:szCs w:val="17"/>
          <w:u w:val="single"/>
        </w:rPr>
        <w:t>Participant Register</w:t>
      </w:r>
      <w:r>
        <w:rPr>
          <w:rFonts w:eastAsia="Arial" w:cs="Arial" w:ascii="Arial" w:hAnsi="Arial"/>
          <w:sz w:val="17"/>
          <w:szCs w:val="17"/>
        </w:rPr>
        <w:t xml:space="preserve">”); </w:t>
      </w:r>
      <w:r>
        <w:rPr>
          <w:rFonts w:eastAsia="Arial" w:cs="Arial" w:ascii="Arial" w:hAnsi="Arial"/>
          <w:sz w:val="17"/>
          <w:szCs w:val="17"/>
          <w:u w:val="single"/>
        </w:rPr>
        <w:t>provided</w:t>
      </w:r>
      <w:r>
        <w:rPr>
          <w:rFonts w:eastAsia="Arial" w:cs="Arial" w:ascii="Arial" w:hAnsi="Arial"/>
          <w:sz w:val="17"/>
          <w:szCs w:val="17"/>
        </w:rPr>
        <w:t xml:space="preserve"> that no Lender shall have any obligation to disclose all or any portion of the Participant Register (including the identity of any Participant or any information relating to a Participant’s interest in any commitments, loans, letters of credit or its other obligations under any Loan Document) to any Person except to the extent that such disclosure is necessary to establish that such commitment, loan, letter of credit or other obligation is in registered form under Section 5f.103-1(c) of the United States Treasury Regulations. The entries in the Participant Register shall be conclusive absent manifest error, and such Lender shall treat each Person whose name is recorded in the Participant Register as the owner of such participation for all purposes of this Agreement notwithstanding</w:t>
      </w:r>
    </w:p>
    <w:p>
      <w:pPr>
        <w:pStyle w:val="Normal"/>
        <w:spacing w:lineRule="exact" w:line="376"/>
        <w:rPr>
          <w:sz w:val="20"/>
          <w:szCs w:val="20"/>
        </w:rPr>
      </w:pPr>
      <w:r>
        <w:rPr>
          <w:sz w:val="20"/>
          <w:szCs w:val="20"/>
        </w:rPr>
      </w:r>
    </w:p>
    <w:p>
      <w:pPr>
        <w:pStyle w:val="Normal"/>
        <w:jc w:val="center"/>
        <w:rPr>
          <w:sz w:val="20"/>
          <w:szCs w:val="20"/>
        </w:rPr>
      </w:pPr>
      <w:r>
        <w:rPr>
          <w:rFonts w:eastAsia="Arial" w:cs="Arial" w:ascii="Arial" w:hAnsi="Arial"/>
          <w:sz w:val="14"/>
          <w:szCs w:val="14"/>
        </w:rPr>
        <w:t>72</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75">
            <wp:simplePos x="0" y="0"/>
            <wp:positionH relativeFrom="column">
              <wp:posOffset>5080</wp:posOffset>
            </wp:positionH>
            <wp:positionV relativeFrom="paragraph">
              <wp:posOffset>38100</wp:posOffset>
            </wp:positionV>
            <wp:extent cx="7132320" cy="17145"/>
            <wp:effectExtent l="0" t="0" r="0" b="0"/>
            <wp:wrapNone/>
            <wp:docPr id="74" name="Picture 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95" descr=""/>
                    <pic:cNvPicPr>
                      <a:picLocks noChangeAspect="1" noChangeArrowheads="1"/>
                    </pic:cNvPicPr>
                  </pic:nvPicPr>
                  <pic:blipFill>
                    <a:blip r:embed="rId75"/>
                    <a:stretch>
                      <a:fillRect/>
                    </a:stretch>
                  </pic:blipFill>
                  <pic:spPr bwMode="auto">
                    <a:xfrm>
                      <a:off x="0" y="0"/>
                      <a:ext cx="7132320" cy="17145"/>
                    </a:xfrm>
                    <a:prstGeom prst="rect">
                      <a:avLst/>
                    </a:prstGeom>
                    <a:noFill/>
                  </pic:spPr>
                </pic:pic>
              </a:graphicData>
            </a:graphic>
          </wp:anchor>
        </w:drawing>
      </w:r>
    </w:p>
    <w:p>
      <w:pPr>
        <w:pStyle w:val="Normal"/>
        <w:spacing w:lineRule="auto" w:line="278"/>
        <w:rPr>
          <w:sz w:val="20"/>
          <w:szCs w:val="20"/>
        </w:rPr>
      </w:pPr>
      <w:bookmarkStart w:id="76" w:name="page82"/>
      <w:bookmarkEnd w:id="76"/>
      <w:r>
        <w:rPr>
          <w:rFonts w:eastAsia="Arial" w:cs="Arial" w:ascii="Arial" w:hAnsi="Arial"/>
          <w:sz w:val="18"/>
          <w:szCs w:val="18"/>
        </w:rPr>
        <w:t>any notice to the contrary. For the avoidance of doubt, the Administrative Agent (in its capacity as Administrative Agent) shall have no responsibility for maintaining a Participant Register.</w:t>
      </w:r>
    </w:p>
    <w:p>
      <w:pPr>
        <w:pStyle w:val="Normal"/>
        <w:spacing w:lineRule="exact" w:line="224"/>
        <w:rPr>
          <w:sz w:val="20"/>
          <w:szCs w:val="20"/>
        </w:rPr>
      </w:pPr>
      <w:r>
        <w:rPr>
          <w:sz w:val="20"/>
          <w:szCs w:val="20"/>
        </w:rPr>
      </w:r>
    </w:p>
    <w:p>
      <w:pPr>
        <w:pStyle w:val="Normal"/>
        <w:numPr>
          <w:ilvl w:val="0"/>
          <w:numId w:val="104"/>
        </w:numPr>
        <w:tabs>
          <w:tab w:val="clear" w:pos="720"/>
          <w:tab w:val="left" w:pos="1536" w:leader="none"/>
        </w:tabs>
        <w:spacing w:lineRule="auto" w:line="257"/>
        <w:ind w:firstLine="656"/>
        <w:jc w:val="both"/>
        <w:rPr>
          <w:rFonts w:ascii="Arial" w:hAnsi="Arial" w:eastAsia="Arial" w:cs="Arial"/>
          <w:sz w:val="18"/>
          <w:szCs w:val="18"/>
        </w:rPr>
      </w:pPr>
      <w:r>
        <w:rPr>
          <w:rFonts w:eastAsia="Arial" w:cs="Arial" w:ascii="Arial" w:hAnsi="Arial"/>
          <w:sz w:val="18"/>
          <w:szCs w:val="18"/>
          <w:u w:val="single"/>
        </w:rPr>
        <w:t>Limitation upon Participant Rights</w:t>
      </w:r>
      <w:r>
        <w:rPr>
          <w:rFonts w:eastAsia="Arial" w:cs="Arial" w:ascii="Arial" w:hAnsi="Arial"/>
          <w:sz w:val="18"/>
          <w:szCs w:val="18"/>
        </w:rPr>
        <w:t xml:space="preserve">. A Participant shall not be entitled to receive any greater payment under </w:t>
      </w:r>
      <w:r>
        <w:rPr>
          <w:rFonts w:eastAsia="Arial" w:cs="Arial" w:ascii="Arial" w:hAnsi="Arial"/>
          <w:sz w:val="18"/>
          <w:szCs w:val="18"/>
          <w:u w:val="single"/>
        </w:rPr>
        <w:t>Section 3.01</w:t>
      </w:r>
      <w:r>
        <w:rPr>
          <w:rFonts w:eastAsia="Arial" w:cs="Arial" w:ascii="Arial" w:hAnsi="Arial"/>
          <w:sz w:val="18"/>
          <w:szCs w:val="18"/>
        </w:rPr>
        <w:t xml:space="preserve"> or </w:t>
      </w:r>
      <w:r>
        <w:rPr>
          <w:rFonts w:eastAsia="Arial" w:cs="Arial" w:ascii="Arial" w:hAnsi="Arial"/>
          <w:sz w:val="18"/>
          <w:szCs w:val="18"/>
          <w:u w:val="single"/>
        </w:rPr>
        <w:t>3.04</w:t>
      </w:r>
      <w:r>
        <w:rPr>
          <w:rFonts w:eastAsia="Arial" w:cs="Arial" w:ascii="Arial" w:hAnsi="Arial"/>
          <w:sz w:val="18"/>
          <w:szCs w:val="18"/>
        </w:rPr>
        <w:t xml:space="preserve"> than the applicable Lender would have been entitled to receive with respect to the participation sold to such Participant, unless the sale of the participation to such Participant is made with the Borrower’s prior written consent. A Participant that would be a Foreign Lender if it were a Lender shall not be entitled to the benefits of </w:t>
      </w:r>
      <w:r>
        <w:rPr>
          <w:rFonts w:eastAsia="Arial" w:cs="Arial" w:ascii="Arial" w:hAnsi="Arial"/>
          <w:sz w:val="18"/>
          <w:szCs w:val="18"/>
          <w:u w:val="single"/>
        </w:rPr>
        <w:t>Section 3.01</w:t>
      </w:r>
      <w:r>
        <w:rPr>
          <w:rFonts w:eastAsia="Arial" w:cs="Arial" w:ascii="Arial" w:hAnsi="Arial"/>
          <w:sz w:val="18"/>
          <w:szCs w:val="18"/>
        </w:rPr>
        <w:t xml:space="preserve"> unless the Borrower is notified of the participation sold to such Participant and such Participant agrees, for the benefit of the Borrower, to comply with </w:t>
      </w:r>
      <w:r>
        <w:rPr>
          <w:rFonts w:eastAsia="Arial" w:cs="Arial" w:ascii="Arial" w:hAnsi="Arial"/>
          <w:sz w:val="18"/>
          <w:szCs w:val="18"/>
          <w:u w:val="single"/>
        </w:rPr>
        <w:t>Section 3.01(e)</w:t>
      </w:r>
      <w:r>
        <w:rPr>
          <w:rFonts w:eastAsia="Arial" w:cs="Arial" w:ascii="Arial" w:hAnsi="Arial"/>
          <w:sz w:val="18"/>
          <w:szCs w:val="18"/>
        </w:rPr>
        <w:t xml:space="preserve"> as though it were a Lender.</w:t>
      </w:r>
    </w:p>
    <w:p>
      <w:pPr>
        <w:pStyle w:val="Normal"/>
        <w:spacing w:lineRule="exact" w:line="241"/>
        <w:rPr>
          <w:rFonts w:ascii="Arial" w:hAnsi="Arial" w:eastAsia="Arial" w:cs="Arial"/>
          <w:sz w:val="18"/>
          <w:szCs w:val="18"/>
        </w:rPr>
      </w:pPr>
      <w:r>
        <w:rPr>
          <w:rFonts w:eastAsia="Arial" w:cs="Arial" w:ascii="Arial" w:hAnsi="Arial"/>
          <w:sz w:val="18"/>
          <w:szCs w:val="18"/>
        </w:rPr>
      </w:r>
    </w:p>
    <w:p>
      <w:pPr>
        <w:pStyle w:val="Normal"/>
        <w:numPr>
          <w:ilvl w:val="0"/>
          <w:numId w:val="104"/>
        </w:numPr>
        <w:tabs>
          <w:tab w:val="clear" w:pos="720"/>
          <w:tab w:val="left" w:pos="1786" w:leader="none"/>
        </w:tabs>
        <w:spacing w:lineRule="auto" w:line="259"/>
        <w:ind w:firstLine="656"/>
        <w:jc w:val="both"/>
        <w:rPr>
          <w:rFonts w:ascii="Arial" w:hAnsi="Arial" w:eastAsia="Arial" w:cs="Arial"/>
          <w:sz w:val="18"/>
          <w:szCs w:val="18"/>
        </w:rPr>
      </w:pPr>
      <w:r>
        <w:rPr>
          <w:rFonts w:eastAsia="Arial" w:cs="Arial" w:ascii="Arial" w:hAnsi="Arial"/>
          <w:sz w:val="18"/>
          <w:szCs w:val="18"/>
          <w:u w:val="single"/>
        </w:rPr>
        <w:t>Certain Pledges</w:t>
      </w:r>
      <w:r>
        <w:rPr>
          <w:rFonts w:eastAsia="Arial" w:cs="Arial" w:ascii="Arial" w:hAnsi="Arial"/>
          <w:sz w:val="18"/>
          <w:szCs w:val="18"/>
        </w:rPr>
        <w:t xml:space="preserve">. Any Lender may at any time pledge or assign a security interest in all or any portion of its rights under this Agreement (including under its Note(s), if any) to secure obligations of such Lender, including any pledge or assignment to secure obligations to a Federal Reserve Bank; </w:t>
      </w:r>
      <w:r>
        <w:rPr>
          <w:rFonts w:eastAsia="Arial" w:cs="Arial" w:ascii="Arial" w:hAnsi="Arial"/>
          <w:sz w:val="18"/>
          <w:szCs w:val="18"/>
          <w:u w:val="single"/>
        </w:rPr>
        <w:t>provided</w:t>
      </w:r>
      <w:r>
        <w:rPr>
          <w:rFonts w:eastAsia="Arial" w:cs="Arial" w:ascii="Arial" w:hAnsi="Arial"/>
          <w:sz w:val="18"/>
          <w:szCs w:val="18"/>
        </w:rPr>
        <w:t xml:space="preserve"> that no such pledge or assignment shall release such Lender from any of its obligations hereunder or substitute any such pledgee or assignee for such Lender as a party hereto.</w:t>
      </w:r>
    </w:p>
    <w:p>
      <w:pPr>
        <w:pStyle w:val="Normal"/>
        <w:spacing w:lineRule="exact" w:line="237"/>
        <w:rPr>
          <w:sz w:val="20"/>
          <w:szCs w:val="20"/>
        </w:rPr>
      </w:pPr>
      <w:r>
        <w:rPr>
          <w:sz w:val="20"/>
          <w:szCs w:val="20"/>
        </w:rPr>
      </w:r>
    </w:p>
    <w:p>
      <w:pPr>
        <w:pStyle w:val="Normal"/>
        <w:spacing w:lineRule="auto" w:line="286"/>
        <w:ind w:firstLine="648"/>
        <w:jc w:val="both"/>
        <w:rPr>
          <w:sz w:val="20"/>
          <w:szCs w:val="20"/>
        </w:rPr>
      </w:pPr>
      <w:r>
        <w:rPr>
          <w:rFonts w:eastAsia="Arial" w:cs="Arial" w:ascii="Arial" w:hAnsi="Arial"/>
          <w:b/>
          <w:bCs/>
          <w:sz w:val="16"/>
          <w:szCs w:val="16"/>
        </w:rPr>
        <w:t>10.07 Treatment of Certain Information; Confidentiality</w:t>
      </w:r>
      <w:r>
        <w:rPr>
          <w:rFonts w:eastAsia="Arial" w:cs="Arial" w:ascii="Arial" w:hAnsi="Arial"/>
          <w:sz w:val="16"/>
          <w:szCs w:val="16"/>
        </w:rPr>
        <w:t>. Each of the Administrative Agent and the Lenders agrees to maintain the</w:t>
      </w:r>
      <w:r>
        <w:rPr>
          <w:rFonts w:eastAsia="Arial" w:cs="Arial" w:ascii="Arial" w:hAnsi="Arial"/>
          <w:b/>
          <w:bCs/>
          <w:sz w:val="16"/>
          <w:szCs w:val="16"/>
        </w:rPr>
        <w:t xml:space="preserve"> </w:t>
      </w:r>
      <w:r>
        <w:rPr>
          <w:rFonts w:eastAsia="Arial" w:cs="Arial" w:ascii="Arial" w:hAnsi="Arial"/>
          <w:sz w:val="16"/>
          <w:szCs w:val="16"/>
        </w:rPr>
        <w:t>confidentiality of the Information (as defined below), except that Information may be disclosed (a) to its Affiliates, its auditors and to its Related Parties (it being understood that the Persons to whom such disclosure is made will be informed of the confidential nature of such Information and instructed to keep such Information confidential), (b) to the extent required or requested by any regulatory authority purporting to have jurisdiction over such Person or its Related Parties (including any self-regulatory authority, such as the National Association of Insurance Commissioners), (c) to the extent required by Applicable Laws or regulations or by any subpoena or similar legal process, (d) to any other party hereto, (e) in connection with the exercise of any remedies hereunder or under any other Loan Document or any action or proceeding relating to this Agreement or any other Loan Document or the enforcement of rights hereunder or thereunder, (f) subject to an agreement containing provisions substantially the same as those of this Section, to (i) any assignee of or Participant in, or any prospective assignee of or Participant in, any of its rights or obligations under this Agreement or (ii) any actual or prospective counterparty (or its advisors) to any swap or derivative transaction relating to the Borrower and its obligations, (g) on a confidential basis to (i) any rating agency in connection with rating the Borrower or its Subsidiaries or the credit facilities provided hereunder or (ii) the CUSIP Service Bureau or any similar agency in connection with the issuance and monitoring of CUSIP numbers or other market identifiers with respect to the credit facilities provided hereunder, (h) with the consent of the Borrower or (i) to the extent such Information (x) becomes publicly available other than as a result of a breach of this Section or (y) becomes available to the Administrative Agent, any Lender or any of their respective Affiliates on a nonconfidential basis from a source other than the Borrower. In addition, the Administrative Agent and the Lenders may disclose the existence of this Agreement and information about this Agreement to market data collectors, similar service providers to the lending industry and service providers to the Administrative Agent and the Lenders in connection with the administration of this Agreement, the other Loan Documents, and the Commitments.</w:t>
      </w:r>
    </w:p>
    <w:p>
      <w:pPr>
        <w:pStyle w:val="Normal"/>
        <w:spacing w:lineRule="exact" w:line="205"/>
        <w:rPr>
          <w:sz w:val="20"/>
          <w:szCs w:val="20"/>
        </w:rPr>
      </w:pPr>
      <w:r>
        <w:rPr>
          <w:sz w:val="20"/>
          <w:szCs w:val="20"/>
        </w:rPr>
      </w:r>
    </w:p>
    <w:p>
      <w:pPr>
        <w:pStyle w:val="Normal"/>
        <w:spacing w:lineRule="auto" w:line="276"/>
        <w:ind w:firstLine="648"/>
        <w:jc w:val="both"/>
        <w:rPr>
          <w:sz w:val="20"/>
          <w:szCs w:val="20"/>
        </w:rPr>
      </w:pPr>
      <w:r>
        <w:rPr>
          <w:rFonts w:eastAsia="Arial" w:cs="Arial" w:ascii="Arial" w:hAnsi="Arial"/>
          <w:sz w:val="17"/>
          <w:szCs w:val="17"/>
        </w:rPr>
        <w:t>For purposes of this Section, “</w:t>
      </w:r>
      <w:r>
        <w:rPr>
          <w:rFonts w:eastAsia="Arial" w:cs="Arial" w:ascii="Arial" w:hAnsi="Arial"/>
          <w:sz w:val="17"/>
          <w:szCs w:val="17"/>
          <w:u w:val="single"/>
        </w:rPr>
        <w:t>Information</w:t>
      </w:r>
      <w:r>
        <w:rPr>
          <w:rFonts w:eastAsia="Arial" w:cs="Arial" w:ascii="Arial" w:hAnsi="Arial"/>
          <w:sz w:val="17"/>
          <w:szCs w:val="17"/>
        </w:rPr>
        <w:t>” means all information received from the Borrower or any Subsidiary relating to the Borrower or any Subsidiary or any of their respective businesses, other than any such information that is available to the Administrative Agent or any Lender on a nonconfidential basis prior to disclosure by the Borrower or any Subsidiary. Any Person required to maintain the confidentiality of Information as provided in this Section shall be considered to have complied with its obligation to do so if such Person has exercised the same degree of care to maintain the confidentiality of such Information as such Person would accord to its own confidential information.</w:t>
      </w:r>
    </w:p>
    <w:p>
      <w:pPr>
        <w:pStyle w:val="Normal"/>
        <w:spacing w:lineRule="exact" w:line="374"/>
        <w:rPr>
          <w:sz w:val="20"/>
          <w:szCs w:val="20"/>
        </w:rPr>
      </w:pPr>
      <w:r>
        <w:rPr>
          <w:sz w:val="20"/>
          <w:szCs w:val="20"/>
        </w:rPr>
      </w:r>
    </w:p>
    <w:p>
      <w:pPr>
        <w:pStyle w:val="Normal"/>
        <w:jc w:val="center"/>
        <w:rPr>
          <w:sz w:val="20"/>
          <w:szCs w:val="20"/>
        </w:rPr>
      </w:pPr>
      <w:r>
        <w:rPr>
          <w:rFonts w:eastAsia="Arial" w:cs="Arial" w:ascii="Arial" w:hAnsi="Arial"/>
          <w:sz w:val="14"/>
          <w:szCs w:val="14"/>
        </w:rPr>
        <w:t>73</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76">
            <wp:simplePos x="0" y="0"/>
            <wp:positionH relativeFrom="column">
              <wp:posOffset>5080</wp:posOffset>
            </wp:positionH>
            <wp:positionV relativeFrom="paragraph">
              <wp:posOffset>38100</wp:posOffset>
            </wp:positionV>
            <wp:extent cx="7132320" cy="17145"/>
            <wp:effectExtent l="0" t="0" r="0" b="0"/>
            <wp:wrapNone/>
            <wp:docPr id="75" name="Picture 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96" descr=""/>
                    <pic:cNvPicPr>
                      <a:picLocks noChangeAspect="1" noChangeArrowheads="1"/>
                    </pic:cNvPicPr>
                  </pic:nvPicPr>
                  <pic:blipFill>
                    <a:blip r:embed="rId76"/>
                    <a:stretch>
                      <a:fillRect/>
                    </a:stretch>
                  </pic:blipFill>
                  <pic:spPr bwMode="auto">
                    <a:xfrm>
                      <a:off x="0" y="0"/>
                      <a:ext cx="7132320" cy="17145"/>
                    </a:xfrm>
                    <a:prstGeom prst="rect">
                      <a:avLst/>
                    </a:prstGeom>
                    <a:noFill/>
                  </pic:spPr>
                </pic:pic>
              </a:graphicData>
            </a:graphic>
          </wp:anchor>
        </w:drawing>
      </w:r>
    </w:p>
    <w:p>
      <w:pPr>
        <w:pStyle w:val="Normal"/>
        <w:spacing w:lineRule="auto" w:line="312"/>
        <w:ind w:firstLine="648"/>
        <w:jc w:val="both"/>
        <w:rPr>
          <w:sz w:val="20"/>
          <w:szCs w:val="20"/>
        </w:rPr>
      </w:pPr>
      <w:bookmarkStart w:id="77" w:name="page83"/>
      <w:bookmarkEnd w:id="77"/>
      <w:r>
        <w:rPr>
          <w:rFonts w:eastAsia="Arial" w:cs="Arial" w:ascii="Arial" w:hAnsi="Arial"/>
          <w:sz w:val="16"/>
          <w:szCs w:val="16"/>
        </w:rPr>
        <w:t>Each of the Administrative Agent and the Lenders acknowledges that (a) the Information may include material non-public information concerning the Borrower or a Subsidiary, as the case may be, (b) it has developed compliance procedures regarding the use of material non-public information and (c) it will handle such material non-public information in accordance with Applicable Law, including United States Federal and state securities Laws.</w:t>
      </w:r>
    </w:p>
    <w:p>
      <w:pPr>
        <w:pStyle w:val="Normal"/>
        <w:spacing w:lineRule="exact" w:line="199"/>
        <w:rPr>
          <w:sz w:val="20"/>
          <w:szCs w:val="20"/>
        </w:rPr>
      </w:pPr>
      <w:r>
        <w:rPr>
          <w:sz w:val="20"/>
          <w:szCs w:val="20"/>
        </w:rPr>
      </w:r>
    </w:p>
    <w:p>
      <w:pPr>
        <w:pStyle w:val="Normal"/>
        <w:spacing w:lineRule="auto" w:line="269"/>
        <w:ind w:firstLine="648"/>
        <w:jc w:val="both"/>
        <w:rPr>
          <w:sz w:val="20"/>
          <w:szCs w:val="20"/>
        </w:rPr>
      </w:pPr>
      <w:r>
        <w:rPr>
          <w:rFonts w:eastAsia="Arial" w:cs="Arial" w:ascii="Arial" w:hAnsi="Arial"/>
          <w:b/>
          <w:bCs/>
          <w:sz w:val="17"/>
          <w:szCs w:val="17"/>
        </w:rPr>
        <w:t xml:space="preserve">10.08 Right of Setoff. </w:t>
      </w:r>
      <w:r>
        <w:rPr>
          <w:rFonts w:eastAsia="Arial" w:cs="Arial" w:ascii="Arial" w:hAnsi="Arial"/>
          <w:sz w:val="17"/>
          <w:szCs w:val="17"/>
        </w:rPr>
        <w:t>If an Event of Default shall have occurred and be continuing, each Lender and each of their respective Affiliates is</w:t>
      </w:r>
      <w:r>
        <w:rPr>
          <w:rFonts w:eastAsia="Arial" w:cs="Arial" w:ascii="Arial" w:hAnsi="Arial"/>
          <w:b/>
          <w:bCs/>
          <w:sz w:val="17"/>
          <w:szCs w:val="17"/>
        </w:rPr>
        <w:t xml:space="preserve"> </w:t>
      </w:r>
      <w:r>
        <w:rPr>
          <w:rFonts w:eastAsia="Arial" w:cs="Arial" w:ascii="Arial" w:hAnsi="Arial"/>
          <w:sz w:val="17"/>
          <w:szCs w:val="17"/>
        </w:rPr>
        <w:t xml:space="preserve">hereby authorized at any time and from time to time, after obtaining the prior written consent of the Administrative Agent, to the fullest extent permitted by Applicable Law, to set off and apply any and all deposits (general or special, time or demand, provisional or final, in whatever currency) at any time held and other obligations (in whatever currency) at any time owing by such Lender or any such Affiliate to or for the credit or the account of the Borrower against any and all of the obligations of the Borrower now or hereafter existing under this Agreement or any other Loan Document to such Lender, irrespective of whether or not such Lender shall have made any demand under this Agreement or any other Loan Document and although such obligations of the Borrower may be contingent or unmatured or are owed to a branch or office of such Lender different from the branch or office holding such deposit or obligated on such indebtedness; </w:t>
      </w:r>
      <w:r>
        <w:rPr>
          <w:rFonts w:eastAsia="Arial" w:cs="Arial" w:ascii="Arial" w:hAnsi="Arial"/>
          <w:sz w:val="17"/>
          <w:szCs w:val="17"/>
          <w:u w:val="single"/>
        </w:rPr>
        <w:t>provided</w:t>
      </w:r>
      <w:r>
        <w:rPr>
          <w:rFonts w:eastAsia="Arial" w:cs="Arial" w:ascii="Arial" w:hAnsi="Arial"/>
          <w:sz w:val="17"/>
          <w:szCs w:val="17"/>
        </w:rPr>
        <w:t xml:space="preserve">, that in the event that any Defaulting Lender shall exercise any such right of setoff, (x) all amounts so set off shall be paid over immediately to the Administrative Agent for further application in accordance with the provisions of </w:t>
      </w:r>
      <w:r>
        <w:rPr>
          <w:rFonts w:eastAsia="Arial" w:cs="Arial" w:ascii="Arial" w:hAnsi="Arial"/>
          <w:sz w:val="17"/>
          <w:szCs w:val="17"/>
          <w:u w:val="single"/>
        </w:rPr>
        <w:t>Section 2.12</w:t>
      </w:r>
      <w:r>
        <w:rPr>
          <w:rFonts w:eastAsia="Arial" w:cs="Arial" w:ascii="Arial" w:hAnsi="Arial"/>
          <w:sz w:val="17"/>
          <w:szCs w:val="17"/>
        </w:rPr>
        <w:t xml:space="preserve"> and, pending such payment, shall be segregated by such Defaulting Lender from its other funds and deemed held in trust for the benefit of the Administrative Agent and the Lenders, and (y) the Defaulting Lender shall provide promptly to the Administrative Agent a statement describing in reasonable detail the Obligations owing to such Defaulting Lender as to which it exercised such right of setoff. The rights of each Lender and their respective Affiliates under this Section are in addition to other rights and remedies (including other rights of setoff) that such Lender or their respective Affiliates may have. Each Lender agrees to notify the Borrower and the Administrative Agent promptly after any such setoff and application, </w:t>
      </w:r>
      <w:r>
        <w:rPr>
          <w:rFonts w:eastAsia="Arial" w:cs="Arial" w:ascii="Arial" w:hAnsi="Arial"/>
          <w:sz w:val="17"/>
          <w:szCs w:val="17"/>
          <w:u w:val="single"/>
        </w:rPr>
        <w:t>provided</w:t>
      </w:r>
      <w:r>
        <w:rPr>
          <w:rFonts w:eastAsia="Arial" w:cs="Arial" w:ascii="Arial" w:hAnsi="Arial"/>
          <w:sz w:val="17"/>
          <w:szCs w:val="17"/>
        </w:rPr>
        <w:t xml:space="preserve"> that the failure to give such notice shall not affect the validity of such setoff and application.</w:t>
      </w:r>
    </w:p>
    <w:p>
      <w:pPr>
        <w:pStyle w:val="Normal"/>
        <w:spacing w:lineRule="exact" w:line="236"/>
        <w:rPr>
          <w:sz w:val="20"/>
          <w:szCs w:val="20"/>
        </w:rPr>
      </w:pPr>
      <w:r>
        <w:rPr>
          <w:sz w:val="20"/>
          <w:szCs w:val="20"/>
        </w:rPr>
      </w:r>
    </w:p>
    <w:p>
      <w:pPr>
        <w:pStyle w:val="Normal"/>
        <w:spacing w:lineRule="auto" w:line="293"/>
        <w:ind w:firstLine="648"/>
        <w:jc w:val="both"/>
        <w:rPr>
          <w:sz w:val="20"/>
          <w:szCs w:val="20"/>
        </w:rPr>
      </w:pPr>
      <w:r>
        <w:rPr>
          <w:rFonts w:eastAsia="Arial" w:cs="Arial" w:ascii="Arial" w:hAnsi="Arial"/>
          <w:b/>
          <w:bCs/>
          <w:sz w:val="16"/>
          <w:szCs w:val="16"/>
        </w:rPr>
        <w:t xml:space="preserve">10.09 Interest Rate Limitation. </w:t>
      </w:r>
      <w:r>
        <w:rPr>
          <w:rFonts w:eastAsia="Arial" w:cs="Arial" w:ascii="Arial" w:hAnsi="Arial"/>
          <w:sz w:val="16"/>
          <w:szCs w:val="16"/>
        </w:rPr>
        <w:t>Notwithstanding anything to the contrary contained in any Loan Document, the interest paid or agreed to</w:t>
      </w:r>
      <w:r>
        <w:rPr>
          <w:rFonts w:eastAsia="Arial" w:cs="Arial" w:ascii="Arial" w:hAnsi="Arial"/>
          <w:b/>
          <w:bCs/>
          <w:sz w:val="16"/>
          <w:szCs w:val="16"/>
        </w:rPr>
        <w:t xml:space="preserve"> </w:t>
      </w:r>
      <w:r>
        <w:rPr>
          <w:rFonts w:eastAsia="Arial" w:cs="Arial" w:ascii="Arial" w:hAnsi="Arial"/>
          <w:sz w:val="16"/>
          <w:szCs w:val="16"/>
        </w:rPr>
        <w:t>be paid under the Loan Documents shall not exceed the maximum rate of non-usurious interest permitted by Applicable Law (the “</w:t>
      </w:r>
      <w:r>
        <w:rPr>
          <w:rFonts w:eastAsia="Arial" w:cs="Arial" w:ascii="Arial" w:hAnsi="Arial"/>
          <w:sz w:val="16"/>
          <w:szCs w:val="16"/>
          <w:u w:val="single"/>
        </w:rPr>
        <w:t>Maximum Rate</w:t>
      </w:r>
      <w:r>
        <w:rPr>
          <w:rFonts w:eastAsia="Arial" w:cs="Arial" w:ascii="Arial" w:hAnsi="Arial"/>
          <w:sz w:val="16"/>
          <w:szCs w:val="16"/>
        </w:rPr>
        <w:t>”). If the Administrative Agent or any Lender shall receive interest in an amount that exceeds the Maximum Rate, the excess interest shall be applied to the principal of the Loans or, if it exceeds such unpaid principal, refunded to the Borrower. In determining whether the interest contracted for, charged, or received by the Administrative Agent or a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 hereunder.</w:t>
      </w:r>
    </w:p>
    <w:p>
      <w:pPr>
        <w:pStyle w:val="Normal"/>
        <w:spacing w:lineRule="exact" w:line="215"/>
        <w:rPr>
          <w:sz w:val="20"/>
          <w:szCs w:val="20"/>
        </w:rPr>
      </w:pPr>
      <w:r>
        <w:rPr>
          <w:sz w:val="20"/>
          <w:szCs w:val="20"/>
        </w:rPr>
      </w:r>
    </w:p>
    <w:p>
      <w:pPr>
        <w:pStyle w:val="Normal"/>
        <w:spacing w:lineRule="auto" w:line="257"/>
        <w:ind w:firstLine="648"/>
        <w:jc w:val="both"/>
        <w:rPr>
          <w:sz w:val="20"/>
          <w:szCs w:val="20"/>
        </w:rPr>
      </w:pPr>
      <w:r>
        <w:rPr>
          <w:rFonts w:eastAsia="Arial" w:cs="Arial" w:ascii="Arial" w:hAnsi="Arial"/>
          <w:b/>
          <w:bCs/>
          <w:sz w:val="18"/>
          <w:szCs w:val="18"/>
        </w:rPr>
        <w:t xml:space="preserve">10.10 Integration; Effectiveness </w:t>
      </w:r>
      <w:r>
        <w:rPr>
          <w:rFonts w:eastAsia="Arial" w:cs="Arial" w:ascii="Arial" w:hAnsi="Arial"/>
          <w:sz w:val="18"/>
          <w:szCs w:val="18"/>
        </w:rPr>
        <w:t>This Agreement, the other Loan Documents, and any separate letter agreements with respect to fees</w:t>
      </w:r>
      <w:r>
        <w:rPr>
          <w:rFonts w:eastAsia="Arial" w:cs="Arial" w:ascii="Arial" w:hAnsi="Arial"/>
          <w:b/>
          <w:bCs/>
          <w:sz w:val="18"/>
          <w:szCs w:val="18"/>
        </w:rPr>
        <w:t xml:space="preserve"> </w:t>
      </w:r>
      <w:r>
        <w:rPr>
          <w:rFonts w:eastAsia="Arial" w:cs="Arial" w:ascii="Arial" w:hAnsi="Arial"/>
          <w:sz w:val="18"/>
          <w:szCs w:val="18"/>
        </w:rPr>
        <w:t xml:space="preserve">payable to the Administrative Agent, constitute the entire contract among the parties relating to the subject matter hereof and supersede any and all previous agreements and understandings, oral or written, relating to the subject matter hereof. Except as provided in </w:t>
      </w:r>
      <w:r>
        <w:rPr>
          <w:rFonts w:eastAsia="Arial" w:cs="Arial" w:ascii="Arial" w:hAnsi="Arial"/>
          <w:sz w:val="18"/>
          <w:szCs w:val="18"/>
          <w:u w:val="single"/>
        </w:rPr>
        <w:t>Section 4.01</w:t>
      </w:r>
      <w:r>
        <w:rPr>
          <w:rFonts w:eastAsia="Arial" w:cs="Arial" w:ascii="Arial" w:hAnsi="Arial"/>
          <w:sz w:val="18"/>
          <w:szCs w:val="18"/>
        </w:rPr>
        <w:t>, this Agreement shall become effective when it shall have been executed by the Administrative Agent and when the Administrative Agent shall have received counterparts hereof that, when taken together, bear the signatures of each of the other parties hereto, and thereafter shall be binding upon and inure to the benefit of the parties hereto and their respective successors and assigns.</w:t>
      </w:r>
    </w:p>
    <w:p>
      <w:pPr>
        <w:pStyle w:val="Normal"/>
        <w:spacing w:lineRule="exact" w:line="241"/>
        <w:rPr>
          <w:sz w:val="20"/>
          <w:szCs w:val="20"/>
        </w:rPr>
      </w:pPr>
      <w:r>
        <w:rPr>
          <w:sz w:val="20"/>
          <w:szCs w:val="20"/>
        </w:rPr>
      </w:r>
    </w:p>
    <w:p>
      <w:pPr>
        <w:pStyle w:val="Normal"/>
        <w:spacing w:lineRule="auto" w:line="281"/>
        <w:ind w:firstLine="648"/>
        <w:jc w:val="both"/>
        <w:rPr>
          <w:sz w:val="20"/>
          <w:szCs w:val="20"/>
        </w:rPr>
      </w:pPr>
      <w:r>
        <w:rPr>
          <w:rFonts w:eastAsia="Arial" w:cs="Arial" w:ascii="Arial" w:hAnsi="Arial"/>
          <w:b/>
          <w:bCs/>
          <w:sz w:val="18"/>
          <w:szCs w:val="18"/>
        </w:rPr>
        <w:t xml:space="preserve">10.11 Survival of Representations and Warranties. </w:t>
      </w:r>
      <w:r>
        <w:rPr>
          <w:rFonts w:eastAsia="Arial" w:cs="Arial" w:ascii="Arial" w:hAnsi="Arial"/>
          <w:sz w:val="18"/>
          <w:szCs w:val="18"/>
        </w:rPr>
        <w:t>All representations and warranties made hereunder and in any other Loan Document</w:t>
      </w:r>
      <w:r>
        <w:rPr>
          <w:rFonts w:eastAsia="Arial" w:cs="Arial" w:ascii="Arial" w:hAnsi="Arial"/>
          <w:b/>
          <w:bCs/>
          <w:sz w:val="18"/>
          <w:szCs w:val="18"/>
        </w:rPr>
        <w:t xml:space="preserve"> </w:t>
      </w:r>
      <w:r>
        <w:rPr>
          <w:rFonts w:eastAsia="Arial" w:cs="Arial" w:ascii="Arial" w:hAnsi="Arial"/>
          <w:sz w:val="18"/>
          <w:szCs w:val="18"/>
        </w:rPr>
        <w:t>or other document delivered pursuant hereto or thereto or in</w:t>
      </w:r>
    </w:p>
    <w:p>
      <w:pPr>
        <w:pStyle w:val="Normal"/>
        <w:spacing w:lineRule="exact" w:line="364"/>
        <w:rPr>
          <w:sz w:val="20"/>
          <w:szCs w:val="20"/>
        </w:rPr>
      </w:pPr>
      <w:r>
        <w:rPr>
          <w:sz w:val="20"/>
          <w:szCs w:val="20"/>
        </w:rPr>
      </w:r>
    </w:p>
    <w:p>
      <w:pPr>
        <w:pStyle w:val="Normal"/>
        <w:jc w:val="center"/>
        <w:rPr>
          <w:sz w:val="20"/>
          <w:szCs w:val="20"/>
        </w:rPr>
      </w:pPr>
      <w:r>
        <w:rPr>
          <w:rFonts w:eastAsia="Arial" w:cs="Arial" w:ascii="Arial" w:hAnsi="Arial"/>
          <w:sz w:val="14"/>
          <w:szCs w:val="14"/>
        </w:rPr>
        <w:t>74</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77">
            <wp:simplePos x="0" y="0"/>
            <wp:positionH relativeFrom="column">
              <wp:posOffset>5080</wp:posOffset>
            </wp:positionH>
            <wp:positionV relativeFrom="paragraph">
              <wp:posOffset>38100</wp:posOffset>
            </wp:positionV>
            <wp:extent cx="7132320" cy="17145"/>
            <wp:effectExtent l="0" t="0" r="0" b="0"/>
            <wp:wrapNone/>
            <wp:docPr id="76" name="Picture 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97" descr=""/>
                    <pic:cNvPicPr>
                      <a:picLocks noChangeAspect="1" noChangeArrowheads="1"/>
                    </pic:cNvPicPr>
                  </pic:nvPicPr>
                  <pic:blipFill>
                    <a:blip r:embed="rId77"/>
                    <a:stretch>
                      <a:fillRect/>
                    </a:stretch>
                  </pic:blipFill>
                  <pic:spPr bwMode="auto">
                    <a:xfrm>
                      <a:off x="0" y="0"/>
                      <a:ext cx="7132320" cy="17145"/>
                    </a:xfrm>
                    <a:prstGeom prst="rect">
                      <a:avLst/>
                    </a:prstGeom>
                    <a:noFill/>
                  </pic:spPr>
                </pic:pic>
              </a:graphicData>
            </a:graphic>
          </wp:anchor>
        </w:drawing>
      </w:r>
    </w:p>
    <w:p>
      <w:pPr>
        <w:pStyle w:val="Normal"/>
        <w:spacing w:lineRule="auto" w:line="278"/>
        <w:jc w:val="both"/>
        <w:rPr>
          <w:sz w:val="20"/>
          <w:szCs w:val="20"/>
        </w:rPr>
      </w:pPr>
      <w:bookmarkStart w:id="78" w:name="page84"/>
      <w:bookmarkEnd w:id="78"/>
      <w:r>
        <w:rPr>
          <w:rFonts w:eastAsia="Arial" w:cs="Arial" w:ascii="Arial" w:hAnsi="Arial"/>
          <w:sz w:val="17"/>
          <w:szCs w:val="17"/>
        </w:rPr>
        <w:t>connection herewith or therewith shall survive the execution and delivery hereof and thereof. Such representations and warranties have been or will be relied upon by the Administrative Agent and each Lender, regardless of any investigation made by the Administrative Agent or any Lender or on their behalf and notwithstanding that the Administrative Agent or any Lender may have had notice or knowledge of any Default at the time of any Loan, and shall continue in full force and effect as long as any Loan or any other Obligation hereunder shall remain unpaid or unsatisfied.</w:t>
      </w:r>
    </w:p>
    <w:p>
      <w:pPr>
        <w:pStyle w:val="Normal"/>
        <w:spacing w:lineRule="exact" w:line="221"/>
        <w:rPr>
          <w:sz w:val="20"/>
          <w:szCs w:val="20"/>
        </w:rPr>
      </w:pPr>
      <w:r>
        <w:rPr>
          <w:sz w:val="20"/>
          <w:szCs w:val="20"/>
        </w:rPr>
      </w:r>
    </w:p>
    <w:p>
      <w:pPr>
        <w:pStyle w:val="Normal"/>
        <w:spacing w:lineRule="auto" w:line="293"/>
        <w:ind w:firstLine="648"/>
        <w:jc w:val="both"/>
        <w:rPr>
          <w:sz w:val="20"/>
          <w:szCs w:val="20"/>
        </w:rPr>
      </w:pPr>
      <w:r>
        <w:rPr>
          <w:rFonts w:eastAsia="Arial" w:cs="Arial" w:ascii="Arial" w:hAnsi="Arial"/>
          <w:b/>
          <w:bCs/>
          <w:sz w:val="16"/>
          <w:szCs w:val="16"/>
        </w:rPr>
        <w:t xml:space="preserve">10.12 Severability. </w:t>
      </w:r>
      <w:r>
        <w:rPr>
          <w:rFonts w:eastAsia="Arial" w:cs="Arial" w:ascii="Arial" w:hAnsi="Arial"/>
          <w:sz w:val="16"/>
          <w:szCs w:val="16"/>
        </w:rPr>
        <w:t>If any provision of this Agreement or the other Loan Documents is held to be illegal, invalid or unenforceable, (a) the</w:t>
      </w:r>
      <w:r>
        <w:rPr>
          <w:rFonts w:eastAsia="Arial" w:cs="Arial" w:ascii="Arial" w:hAnsi="Arial"/>
          <w:b/>
          <w:bCs/>
          <w:sz w:val="16"/>
          <w:szCs w:val="16"/>
        </w:rPr>
        <w:t xml:space="preserve"> </w:t>
      </w:r>
      <w:r>
        <w:rPr>
          <w:rFonts w:eastAsia="Arial" w:cs="Arial" w:ascii="Arial" w:hAnsi="Arial"/>
          <w:sz w:val="16"/>
          <w:szCs w:val="16"/>
        </w:rPr>
        <w:t xml:space="preserve">legality, validity and enforceability of the remaining provisions of this Agreement and the other Loan Documents shall not be affected or impaired thereby and (b) the parties shall endeavor in good faith negotiations to replace the illegal, invalid or unenforceable provisions with valid provisions the economic effect of which comes as close as possible to that of the illegal, invalid or unenforceable provisions. The invalidity of a provision in a particular jurisdiction shall not invalidate or render unenforceable such provision in any other jurisdiction. Without limiting the foregoing provisions of this </w:t>
      </w:r>
      <w:r>
        <w:rPr>
          <w:rFonts w:eastAsia="Arial" w:cs="Arial" w:ascii="Arial" w:hAnsi="Arial"/>
          <w:sz w:val="16"/>
          <w:szCs w:val="16"/>
          <w:u w:val="single"/>
        </w:rPr>
        <w:t>Section 10.12</w:t>
      </w:r>
      <w:r>
        <w:rPr>
          <w:rFonts w:eastAsia="Arial" w:cs="Arial" w:ascii="Arial" w:hAnsi="Arial"/>
          <w:sz w:val="16"/>
          <w:szCs w:val="16"/>
        </w:rPr>
        <w:t>, if and to the extent that the enforceability of any provisions in this Agreement relating to Defaulting Lenders shall be limited by Debtor Relief Laws, as determined in good faith by the Administrative Agent, , then such provisions shall be deemed to be in effect only to the extent not so limited.</w:t>
      </w:r>
    </w:p>
    <w:p>
      <w:pPr>
        <w:pStyle w:val="Normal"/>
        <w:spacing w:lineRule="exact" w:line="215"/>
        <w:rPr>
          <w:sz w:val="20"/>
          <w:szCs w:val="20"/>
        </w:rPr>
      </w:pPr>
      <w:r>
        <w:rPr>
          <w:sz w:val="20"/>
          <w:szCs w:val="20"/>
        </w:rPr>
      </w:r>
    </w:p>
    <w:p>
      <w:pPr>
        <w:pStyle w:val="Normal"/>
        <w:spacing w:lineRule="auto" w:line="295"/>
        <w:ind w:firstLine="648"/>
        <w:jc w:val="both"/>
        <w:rPr>
          <w:sz w:val="20"/>
          <w:szCs w:val="20"/>
        </w:rPr>
      </w:pPr>
      <w:r>
        <w:rPr>
          <w:rFonts w:eastAsia="Arial" w:cs="Arial" w:ascii="Arial" w:hAnsi="Arial"/>
          <w:b/>
          <w:bCs/>
          <w:sz w:val="16"/>
          <w:szCs w:val="16"/>
        </w:rPr>
        <w:t xml:space="preserve">10.13 Replacement of Lenders. </w:t>
      </w:r>
      <w:r>
        <w:rPr>
          <w:rFonts w:eastAsia="Arial" w:cs="Arial" w:ascii="Arial" w:hAnsi="Arial"/>
          <w:sz w:val="16"/>
          <w:szCs w:val="16"/>
        </w:rPr>
        <w:t>If (i) any Lender requests compensation under</w:t>
      </w:r>
      <w:r>
        <w:rPr>
          <w:rFonts w:eastAsia="Arial" w:cs="Arial" w:ascii="Arial" w:hAnsi="Arial"/>
          <w:b/>
          <w:bCs/>
          <w:sz w:val="16"/>
          <w:szCs w:val="16"/>
        </w:rPr>
        <w:t xml:space="preserve"> </w:t>
      </w:r>
      <w:r>
        <w:rPr>
          <w:rFonts w:eastAsia="Arial" w:cs="Arial" w:ascii="Arial" w:hAnsi="Arial"/>
          <w:sz w:val="16"/>
          <w:szCs w:val="16"/>
          <w:u w:val="single"/>
        </w:rPr>
        <w:t>Section 3.04</w:t>
      </w:r>
      <w:r>
        <w:rPr>
          <w:rFonts w:eastAsia="Arial" w:cs="Arial" w:ascii="Arial" w:hAnsi="Arial"/>
          <w:sz w:val="16"/>
          <w:szCs w:val="16"/>
        </w:rPr>
        <w:t>, (ii) the Borrower is required to pay any</w:t>
      </w:r>
      <w:r>
        <w:rPr>
          <w:rFonts w:eastAsia="Arial" w:cs="Arial" w:ascii="Arial" w:hAnsi="Arial"/>
          <w:b/>
          <w:bCs/>
          <w:sz w:val="16"/>
          <w:szCs w:val="16"/>
        </w:rPr>
        <w:t xml:space="preserve"> </w:t>
      </w:r>
      <w:r>
        <w:rPr>
          <w:rFonts w:eastAsia="Arial" w:cs="Arial" w:ascii="Arial" w:hAnsi="Arial"/>
          <w:sz w:val="16"/>
          <w:szCs w:val="16"/>
        </w:rPr>
        <w:t xml:space="preserve">additional amount to any Lender or any Governmental Authority for the account of any Lender pursuant to </w:t>
      </w:r>
      <w:r>
        <w:rPr>
          <w:rFonts w:eastAsia="Arial" w:cs="Arial" w:ascii="Arial" w:hAnsi="Arial"/>
          <w:sz w:val="16"/>
          <w:szCs w:val="16"/>
          <w:u w:val="single"/>
        </w:rPr>
        <w:t>Section 3.01</w:t>
      </w:r>
      <w:r>
        <w:rPr>
          <w:rFonts w:eastAsia="Arial" w:cs="Arial" w:ascii="Arial" w:hAnsi="Arial"/>
          <w:sz w:val="16"/>
          <w:szCs w:val="16"/>
        </w:rPr>
        <w:t xml:space="preserve">, (iii) any Lender is a Non-Consenting Lender (as defined below), or (iv) any Lender is a Defaulting Lender, then the Borrower may, at its sole expense and effort, upon notice to such Lender and the Administrative Agent, require such Lender to assign and delegate, without recourse (in accordance with and subject to the restrictions contained in, and consents required by, </w:t>
      </w:r>
      <w:r>
        <w:rPr>
          <w:rFonts w:eastAsia="Arial" w:cs="Arial" w:ascii="Arial" w:hAnsi="Arial"/>
          <w:sz w:val="16"/>
          <w:szCs w:val="16"/>
          <w:u w:val="single"/>
        </w:rPr>
        <w:t>Section 10.06</w:t>
      </w:r>
      <w:r>
        <w:rPr>
          <w:rFonts w:eastAsia="Arial" w:cs="Arial" w:ascii="Arial" w:hAnsi="Arial"/>
          <w:sz w:val="16"/>
          <w:szCs w:val="16"/>
        </w:rPr>
        <w:t xml:space="preserve">), all of its interests, rights and obligations under this Agreement and the related Loan Documents to an assignee that shall assume such obligations (which assignee may be another Lender, if a Lender accepts such assignment), </w:t>
      </w:r>
      <w:r>
        <w:rPr>
          <w:rFonts w:eastAsia="Arial" w:cs="Arial" w:ascii="Arial" w:hAnsi="Arial"/>
          <w:sz w:val="16"/>
          <w:szCs w:val="16"/>
          <w:u w:val="single"/>
        </w:rPr>
        <w:t>provided</w:t>
      </w:r>
      <w:r>
        <w:rPr>
          <w:rFonts w:eastAsia="Arial" w:cs="Arial" w:ascii="Arial" w:hAnsi="Arial"/>
          <w:sz w:val="16"/>
          <w:szCs w:val="16"/>
        </w:rPr>
        <w:t xml:space="preserve"> that:</w:t>
      </w:r>
    </w:p>
    <w:p>
      <w:pPr>
        <w:pStyle w:val="Normal"/>
        <w:spacing w:lineRule="exact" w:line="218"/>
        <w:rPr>
          <w:sz w:val="20"/>
          <w:szCs w:val="20"/>
        </w:rPr>
      </w:pPr>
      <w:r>
        <w:rPr>
          <w:sz w:val="20"/>
          <w:szCs w:val="20"/>
        </w:rPr>
      </w:r>
    </w:p>
    <w:p>
      <w:pPr>
        <w:pStyle w:val="Normal"/>
        <w:numPr>
          <w:ilvl w:val="0"/>
          <w:numId w:val="105"/>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rPr>
        <w:t xml:space="preserve">the Borrower shall have paid to the Administrative Agent the assignment fee specified in </w:t>
      </w:r>
      <w:r>
        <w:rPr>
          <w:rFonts w:eastAsia="Arial" w:cs="Arial" w:ascii="Arial" w:hAnsi="Arial"/>
          <w:sz w:val="18"/>
          <w:szCs w:val="18"/>
          <w:u w:val="single"/>
        </w:rPr>
        <w:t>Section 10.06(b)</w:t>
      </w:r>
      <w:r>
        <w:rPr>
          <w:rFonts w:eastAsia="Arial" w:cs="Arial" w:ascii="Arial" w:hAnsi="Arial"/>
          <w:sz w:val="18"/>
          <w:szCs w:val="18"/>
        </w:rPr>
        <w:t>;</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105"/>
        </w:numPr>
        <w:tabs>
          <w:tab w:val="clear" w:pos="720"/>
          <w:tab w:val="left" w:pos="1722" w:leader="none"/>
        </w:tabs>
        <w:spacing w:lineRule="auto" w:line="286"/>
        <w:ind w:firstLine="656"/>
        <w:jc w:val="both"/>
        <w:rPr>
          <w:rFonts w:ascii="Arial" w:hAnsi="Arial" w:eastAsia="Arial" w:cs="Arial"/>
          <w:sz w:val="17"/>
          <w:szCs w:val="17"/>
        </w:rPr>
      </w:pPr>
      <w:r>
        <w:rPr>
          <w:rFonts w:eastAsia="Arial" w:cs="Arial" w:ascii="Arial" w:hAnsi="Arial"/>
          <w:sz w:val="17"/>
          <w:szCs w:val="17"/>
        </w:rPr>
        <w:t xml:space="preserve">such Lender shall have received payment of an amount equal to the outstanding principal of its Loans, accrued interest thereon, accrued fees and all other amounts payable to it hereunder and under the other Loan Documents (including any amounts under </w:t>
      </w:r>
      <w:r>
        <w:rPr>
          <w:rFonts w:eastAsia="Arial" w:cs="Arial" w:ascii="Arial" w:hAnsi="Arial"/>
          <w:sz w:val="17"/>
          <w:szCs w:val="17"/>
          <w:u w:val="single"/>
        </w:rPr>
        <w:t>Section 3.05</w:t>
      </w:r>
      <w:r>
        <w:rPr>
          <w:rFonts w:eastAsia="Arial" w:cs="Arial" w:ascii="Arial" w:hAnsi="Arial"/>
          <w:sz w:val="17"/>
          <w:szCs w:val="17"/>
        </w:rPr>
        <w:t>) from the assignee (to the extent of such outstanding principal and accrued interest and fees) or the Borrower (in the case of all other amounts);</w:t>
      </w:r>
    </w:p>
    <w:p>
      <w:pPr>
        <w:pStyle w:val="Normal"/>
        <w:spacing w:lineRule="exact" w:line="219"/>
        <w:rPr>
          <w:rFonts w:ascii="Arial" w:hAnsi="Arial" w:eastAsia="Arial" w:cs="Arial"/>
          <w:sz w:val="17"/>
          <w:szCs w:val="17"/>
        </w:rPr>
      </w:pPr>
      <w:r>
        <w:rPr>
          <w:rFonts w:eastAsia="Arial" w:cs="Arial" w:ascii="Arial" w:hAnsi="Arial"/>
          <w:sz w:val="17"/>
          <w:szCs w:val="17"/>
        </w:rPr>
      </w:r>
    </w:p>
    <w:p>
      <w:pPr>
        <w:pStyle w:val="Normal"/>
        <w:numPr>
          <w:ilvl w:val="0"/>
          <w:numId w:val="105"/>
        </w:numPr>
        <w:tabs>
          <w:tab w:val="clear" w:pos="720"/>
          <w:tab w:val="left" w:pos="1631" w:leader="none"/>
        </w:tabs>
        <w:spacing w:lineRule="auto" w:line="278"/>
        <w:ind w:firstLine="656"/>
        <w:rPr>
          <w:rFonts w:ascii="Arial" w:hAnsi="Arial" w:eastAsia="Arial" w:cs="Arial"/>
          <w:sz w:val="18"/>
          <w:szCs w:val="18"/>
        </w:rPr>
      </w:pPr>
      <w:r>
        <w:rPr>
          <w:rFonts w:eastAsia="Arial" w:cs="Arial" w:ascii="Arial" w:hAnsi="Arial"/>
          <w:sz w:val="18"/>
          <w:szCs w:val="18"/>
        </w:rPr>
        <w:t xml:space="preserve">in the case of any such assignment resulting from a claim for compensation under </w:t>
      </w:r>
      <w:r>
        <w:rPr>
          <w:rFonts w:eastAsia="Arial" w:cs="Arial" w:ascii="Arial" w:hAnsi="Arial"/>
          <w:sz w:val="18"/>
          <w:szCs w:val="18"/>
          <w:u w:val="single"/>
        </w:rPr>
        <w:t>Section 3.04</w:t>
      </w:r>
      <w:r>
        <w:rPr>
          <w:rFonts w:eastAsia="Arial" w:cs="Arial" w:ascii="Arial" w:hAnsi="Arial"/>
          <w:sz w:val="18"/>
          <w:szCs w:val="18"/>
        </w:rPr>
        <w:t xml:space="preserve"> or payments required to be made pursuant to </w:t>
      </w:r>
      <w:r>
        <w:rPr>
          <w:rFonts w:eastAsia="Arial" w:cs="Arial" w:ascii="Arial" w:hAnsi="Arial"/>
          <w:sz w:val="18"/>
          <w:szCs w:val="18"/>
          <w:u w:val="single"/>
        </w:rPr>
        <w:t>Section 3.01</w:t>
      </w:r>
      <w:r>
        <w:rPr>
          <w:rFonts w:eastAsia="Arial" w:cs="Arial" w:ascii="Arial" w:hAnsi="Arial"/>
          <w:sz w:val="18"/>
          <w:szCs w:val="18"/>
        </w:rPr>
        <w:t>, such assignment will result in a reduction in such compensation or payments thereafter;</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105"/>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rPr>
        <w:t>such assignment does not conflict with Applicable Laws; and</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105"/>
        </w:numPr>
        <w:tabs>
          <w:tab w:val="clear" w:pos="720"/>
          <w:tab w:val="left" w:pos="1496" w:leader="none"/>
        </w:tabs>
        <w:spacing w:lineRule="auto" w:line="278"/>
        <w:ind w:firstLine="656"/>
        <w:rPr>
          <w:rFonts w:ascii="Arial" w:hAnsi="Arial" w:eastAsia="Arial" w:cs="Arial"/>
          <w:sz w:val="18"/>
          <w:szCs w:val="18"/>
        </w:rPr>
      </w:pPr>
      <w:r>
        <w:rPr>
          <w:rFonts w:eastAsia="Arial" w:cs="Arial" w:ascii="Arial" w:hAnsi="Arial"/>
          <w:sz w:val="18"/>
          <w:szCs w:val="18"/>
        </w:rPr>
        <w:t>in the case of an assignment resulting from a Lender becoming a Non-Consenting Lender, the applicable assignee shall have consented to the applicable amendment, waiver or consent.</w:t>
      </w:r>
    </w:p>
    <w:p>
      <w:pPr>
        <w:pStyle w:val="Normal"/>
        <w:spacing w:lineRule="exact" w:line="197"/>
        <w:rPr>
          <w:sz w:val="20"/>
          <w:szCs w:val="20"/>
        </w:rPr>
      </w:pPr>
      <w:r>
        <w:rPr>
          <w:sz w:val="20"/>
          <w:szCs w:val="20"/>
        </w:rPr>
      </w:r>
    </w:p>
    <w:p>
      <w:pPr>
        <w:pStyle w:val="Normal"/>
        <w:spacing w:lineRule="auto" w:line="278"/>
        <w:ind w:firstLine="648"/>
        <w:rPr>
          <w:sz w:val="20"/>
          <w:szCs w:val="20"/>
        </w:rPr>
      </w:pPr>
      <w:r>
        <w:rPr>
          <w:rFonts w:eastAsia="Arial" w:cs="Arial" w:ascii="Arial" w:hAnsi="Arial"/>
          <w:sz w:val="18"/>
          <w:szCs w:val="18"/>
        </w:rPr>
        <w:t>A Lender shall not be required to make any such assignment or delegation if, prior thereto, as a result of a waiver by such Lender or otherwise, the circumstances entitling the Borrower to require such assignment and delegation cease to apply.</w:t>
      </w:r>
    </w:p>
    <w:p>
      <w:pPr>
        <w:pStyle w:val="Normal"/>
        <w:spacing w:lineRule="exact" w:line="197"/>
        <w:rPr>
          <w:sz w:val="20"/>
          <w:szCs w:val="20"/>
        </w:rPr>
      </w:pPr>
      <w:r>
        <w:rPr>
          <w:sz w:val="20"/>
          <w:szCs w:val="20"/>
        </w:rPr>
      </w:r>
    </w:p>
    <w:p>
      <w:pPr>
        <w:pStyle w:val="Normal"/>
        <w:spacing w:lineRule="auto" w:line="278"/>
        <w:ind w:firstLine="648"/>
        <w:rPr>
          <w:sz w:val="20"/>
          <w:szCs w:val="20"/>
        </w:rPr>
      </w:pPr>
      <w:r>
        <w:rPr>
          <w:rFonts w:eastAsia="Arial" w:cs="Arial" w:ascii="Arial" w:hAnsi="Arial"/>
          <w:sz w:val="18"/>
          <w:szCs w:val="18"/>
        </w:rPr>
        <w:t xml:space="preserve">Each party hereto agrees that (a) an assignment required pursuant to this </w:t>
      </w:r>
      <w:r>
        <w:rPr>
          <w:rFonts w:eastAsia="Arial" w:cs="Arial" w:ascii="Arial" w:hAnsi="Arial"/>
          <w:sz w:val="18"/>
          <w:szCs w:val="18"/>
          <w:u w:val="single"/>
        </w:rPr>
        <w:t>Section 10.13</w:t>
      </w:r>
      <w:r>
        <w:rPr>
          <w:rFonts w:eastAsia="Arial" w:cs="Arial" w:ascii="Arial" w:hAnsi="Arial"/>
          <w:sz w:val="18"/>
          <w:szCs w:val="18"/>
        </w:rPr>
        <w:t xml:space="preserve"> may be effected pursuant to an Assignment and Assumption executed by the Borrower, the Administrative Agent</w:t>
      </w:r>
    </w:p>
    <w:p>
      <w:pPr>
        <w:pStyle w:val="Normal"/>
        <w:spacing w:lineRule="exact" w:line="368"/>
        <w:rPr>
          <w:sz w:val="20"/>
          <w:szCs w:val="20"/>
        </w:rPr>
      </w:pPr>
      <w:r>
        <w:rPr>
          <w:sz w:val="20"/>
          <w:szCs w:val="20"/>
        </w:rPr>
      </w:r>
    </w:p>
    <w:p>
      <w:pPr>
        <w:pStyle w:val="Normal"/>
        <w:jc w:val="center"/>
        <w:rPr>
          <w:sz w:val="20"/>
          <w:szCs w:val="20"/>
        </w:rPr>
      </w:pPr>
      <w:r>
        <w:rPr>
          <w:rFonts w:eastAsia="Arial" w:cs="Arial" w:ascii="Arial" w:hAnsi="Arial"/>
          <w:sz w:val="14"/>
          <w:szCs w:val="14"/>
        </w:rPr>
        <w:t>75</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78">
            <wp:simplePos x="0" y="0"/>
            <wp:positionH relativeFrom="column">
              <wp:posOffset>5080</wp:posOffset>
            </wp:positionH>
            <wp:positionV relativeFrom="paragraph">
              <wp:posOffset>38100</wp:posOffset>
            </wp:positionV>
            <wp:extent cx="7132320" cy="17145"/>
            <wp:effectExtent l="0" t="0" r="0" b="0"/>
            <wp:wrapNone/>
            <wp:docPr id="77" name="Picture 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98" descr=""/>
                    <pic:cNvPicPr>
                      <a:picLocks noChangeAspect="1" noChangeArrowheads="1"/>
                    </pic:cNvPicPr>
                  </pic:nvPicPr>
                  <pic:blipFill>
                    <a:blip r:embed="rId78"/>
                    <a:stretch>
                      <a:fillRect/>
                    </a:stretch>
                  </pic:blipFill>
                  <pic:spPr bwMode="auto">
                    <a:xfrm>
                      <a:off x="0" y="0"/>
                      <a:ext cx="7132320" cy="17145"/>
                    </a:xfrm>
                    <a:prstGeom prst="rect">
                      <a:avLst/>
                    </a:prstGeom>
                    <a:noFill/>
                  </pic:spPr>
                </pic:pic>
              </a:graphicData>
            </a:graphic>
          </wp:anchor>
        </w:drawing>
      </w:r>
    </w:p>
    <w:p>
      <w:pPr>
        <w:pStyle w:val="Normal"/>
        <w:spacing w:lineRule="auto" w:line="278"/>
        <w:jc w:val="both"/>
        <w:rPr>
          <w:sz w:val="20"/>
          <w:szCs w:val="20"/>
        </w:rPr>
      </w:pPr>
      <w:bookmarkStart w:id="79" w:name="page85"/>
      <w:bookmarkEnd w:id="79"/>
      <w:r>
        <w:rPr>
          <w:rFonts w:eastAsia="Arial" w:cs="Arial" w:ascii="Arial" w:hAnsi="Arial"/>
          <w:sz w:val="17"/>
          <w:szCs w:val="17"/>
        </w:rPr>
        <w:t xml:space="preserve">and the assignee and (b) the Lender required to make such assignment need not be a party thereto in order for such assignment to be effective and shall be deemed to have consented to an be bound by the terms thereof; </w:t>
      </w:r>
      <w:r>
        <w:rPr>
          <w:rFonts w:eastAsia="Arial" w:cs="Arial" w:ascii="Arial" w:hAnsi="Arial"/>
          <w:sz w:val="17"/>
          <w:szCs w:val="17"/>
          <w:u w:val="single"/>
        </w:rPr>
        <w:t>provided</w:t>
      </w:r>
      <w:r>
        <w:rPr>
          <w:rFonts w:eastAsia="Arial" w:cs="Arial" w:ascii="Arial" w:hAnsi="Arial"/>
          <w:sz w:val="17"/>
          <w:szCs w:val="17"/>
        </w:rPr>
        <w:t xml:space="preserve"> that, following the effectiveness of any such assignment, the other parties to such assignment agree to execute and deliver such documents necessary to evidence such assignment as reasonably requested by the applicable Lender; </w:t>
      </w:r>
      <w:r>
        <w:rPr>
          <w:rFonts w:eastAsia="Arial" w:cs="Arial" w:ascii="Arial" w:hAnsi="Arial"/>
          <w:sz w:val="17"/>
          <w:szCs w:val="17"/>
          <w:u w:val="single"/>
        </w:rPr>
        <w:t>provided</w:t>
      </w:r>
      <w:r>
        <w:rPr>
          <w:rFonts w:eastAsia="Arial" w:cs="Arial" w:ascii="Arial" w:hAnsi="Arial"/>
          <w:sz w:val="17"/>
          <w:szCs w:val="17"/>
        </w:rPr>
        <w:t xml:space="preserve">, </w:t>
      </w:r>
      <w:r>
        <w:rPr>
          <w:rFonts w:eastAsia="Arial" w:cs="Arial" w:ascii="Arial" w:hAnsi="Arial"/>
          <w:sz w:val="17"/>
          <w:szCs w:val="17"/>
          <w:u w:val="single"/>
        </w:rPr>
        <w:t>further</w:t>
      </w:r>
      <w:r>
        <w:rPr>
          <w:rFonts w:eastAsia="Arial" w:cs="Arial" w:ascii="Arial" w:hAnsi="Arial"/>
          <w:sz w:val="17"/>
          <w:szCs w:val="17"/>
        </w:rPr>
        <w:t xml:space="preserve"> that any such documents shall be without recourse to or warranty by the parties thereto.</w:t>
      </w:r>
    </w:p>
    <w:p>
      <w:pPr>
        <w:pStyle w:val="Normal"/>
        <w:spacing w:lineRule="exact" w:line="221"/>
        <w:rPr>
          <w:sz w:val="20"/>
          <w:szCs w:val="20"/>
        </w:rPr>
      </w:pPr>
      <w:r>
        <w:rPr>
          <w:sz w:val="20"/>
          <w:szCs w:val="20"/>
        </w:rPr>
      </w:r>
    </w:p>
    <w:p>
      <w:pPr>
        <w:pStyle w:val="Normal"/>
        <w:tabs>
          <w:tab w:val="clear" w:pos="720"/>
          <w:tab w:val="left" w:pos="1580" w:leader="none"/>
        </w:tabs>
        <w:ind w:left="660"/>
        <w:rPr>
          <w:sz w:val="20"/>
          <w:szCs w:val="20"/>
        </w:rPr>
      </w:pPr>
      <w:r>
        <w:rPr>
          <w:rFonts w:eastAsia="Arial" w:cs="Arial" w:ascii="Arial" w:hAnsi="Arial"/>
          <w:b/>
          <w:bCs/>
          <w:sz w:val="18"/>
          <w:szCs w:val="18"/>
        </w:rPr>
        <w:t>10.14</w:t>
      </w:r>
      <w:r>
        <w:rPr>
          <w:sz w:val="20"/>
          <w:szCs w:val="20"/>
        </w:rPr>
        <w:tab/>
      </w:r>
      <w:r>
        <w:rPr>
          <w:rFonts w:eastAsia="Arial" w:cs="Arial" w:ascii="Arial" w:hAnsi="Arial"/>
          <w:b/>
          <w:bCs/>
          <w:sz w:val="16"/>
          <w:szCs w:val="16"/>
        </w:rPr>
        <w:t>Governing Law; Jurisdiction; Etc.</w:t>
      </w:r>
    </w:p>
    <w:p>
      <w:pPr>
        <w:pStyle w:val="Normal"/>
        <w:spacing w:lineRule="exact" w:line="283"/>
        <w:rPr>
          <w:sz w:val="20"/>
          <w:szCs w:val="20"/>
        </w:rPr>
      </w:pPr>
      <w:r>
        <w:rPr>
          <w:sz w:val="20"/>
          <w:szCs w:val="20"/>
        </w:rPr>
      </w:r>
    </w:p>
    <w:p>
      <w:pPr>
        <w:pStyle w:val="Normal"/>
        <w:numPr>
          <w:ilvl w:val="0"/>
          <w:numId w:val="106"/>
        </w:numPr>
        <w:tabs>
          <w:tab w:val="clear" w:pos="720"/>
          <w:tab w:val="left" w:pos="1563" w:leader="none"/>
        </w:tabs>
        <w:spacing w:lineRule="auto" w:line="257"/>
        <w:ind w:firstLine="656"/>
        <w:jc w:val="both"/>
        <w:rPr>
          <w:rFonts w:ascii="Arial" w:hAnsi="Arial" w:eastAsia="Arial" w:cs="Arial"/>
          <w:sz w:val="18"/>
          <w:szCs w:val="18"/>
        </w:rPr>
      </w:pPr>
      <w:r>
        <w:rPr>
          <w:rFonts w:eastAsia="Arial" w:cs="Arial" w:ascii="Arial" w:hAnsi="Arial"/>
          <w:sz w:val="18"/>
          <w:szCs w:val="18"/>
          <w:u w:val="single"/>
        </w:rPr>
        <w:t>GOVERNING LAW</w:t>
      </w:r>
      <w:r>
        <w:rPr>
          <w:rFonts w:eastAsia="Arial" w:cs="Arial" w:ascii="Arial" w:hAnsi="Arial"/>
          <w:sz w:val="18"/>
          <w:szCs w:val="18"/>
        </w:rPr>
        <w:t>. THIS AGREEMENT AND THE OTHER LOAN DOCUMENTS AND ANY CLAIMS, CONTROVERSY, DISPUTE OR CAUSE OF ACTION (WHETHER IN CONTRACT OR TORT OR OTHERWISE) BASED UPON, ARISING OUT OF OR RELATING TO THIS AGREEMENT OR ANY OTHER LOAN DOCUMENT (EXCEPT, AS TO ANY OTHER LOAN DOCUMENT, AS EXPRESSLY SET FORTH THEREIN) AND THE TRANSACTIONS CONTEMPLATED HEREBY AND THEREBY SHALL BE GOVERNED BY, AND CONSTRUED IN ACCORDANCE WITH, THE LAW OF THE STATE OF NEW YORK.</w:t>
      </w:r>
    </w:p>
    <w:p>
      <w:pPr>
        <w:pStyle w:val="Normal"/>
        <w:spacing w:lineRule="exact" w:line="241"/>
        <w:rPr>
          <w:rFonts w:ascii="Arial" w:hAnsi="Arial" w:eastAsia="Arial" w:cs="Arial"/>
          <w:sz w:val="18"/>
          <w:szCs w:val="18"/>
        </w:rPr>
      </w:pPr>
      <w:r>
        <w:rPr>
          <w:rFonts w:eastAsia="Arial" w:cs="Arial" w:ascii="Arial" w:hAnsi="Arial"/>
          <w:sz w:val="18"/>
          <w:szCs w:val="18"/>
        </w:rPr>
      </w:r>
    </w:p>
    <w:p>
      <w:pPr>
        <w:pStyle w:val="Normal"/>
        <w:numPr>
          <w:ilvl w:val="0"/>
          <w:numId w:val="106"/>
        </w:numPr>
        <w:tabs>
          <w:tab w:val="clear" w:pos="720"/>
          <w:tab w:val="left" w:pos="1479" w:leader="none"/>
        </w:tabs>
        <w:spacing w:lineRule="auto" w:line="252"/>
        <w:ind w:firstLine="656"/>
        <w:jc w:val="both"/>
        <w:rPr>
          <w:rFonts w:ascii="Arial" w:hAnsi="Arial" w:eastAsia="Arial" w:cs="Arial"/>
          <w:sz w:val="18"/>
          <w:szCs w:val="18"/>
        </w:rPr>
      </w:pPr>
      <w:r>
        <w:rPr>
          <w:rFonts w:eastAsia="Arial" w:cs="Arial" w:ascii="Arial" w:hAnsi="Arial"/>
          <w:sz w:val="18"/>
          <w:szCs w:val="18"/>
          <w:u w:val="single"/>
        </w:rPr>
        <w:t>SUBMISSION TO JURISDICTION</w:t>
      </w:r>
      <w:r>
        <w:rPr>
          <w:rFonts w:eastAsia="Arial" w:cs="Arial" w:ascii="Arial" w:hAnsi="Arial"/>
          <w:sz w:val="18"/>
          <w:szCs w:val="18"/>
        </w:rPr>
        <w:t>. THE BORROWER IRREVOCABLY AND UNCONDITIONALLY AGREES THAT IT WILL NOT COMMENCE ANY ACTION, LITIGATION OR PROCEEDING OF ANY KIND OR DESCRIPTION, WHETHER IN LAW OR EQUITY, WHETHER IN CONTRACT OR IN TORT OR OTHERWISE, AGAINST THE ADMINISTRATIVE AGENT, ANY LENDER, OR ANY RELATED PARTY OF THE FOREGOING IN ANY WAY RELATING TO THIS AGREEMENT OR ANY OTHER LOAN DOCUMENT OR THE TRANSACTIONS RELATING HERETO OR THERETO, IN ANY FORUM OTHER THAN THE COURTS OF THE STATE OF NEW YORK SITTING IN NEW YORK COUNTY AND OF THE UNITED STATES DISTRICT COURT OF THE SOUTHERN DISTRICT OF NEW YORK, AND ANY APPELLATE COURT FROM ANY THEREOF, AND EACH OF THE PARTIES HERETO IRREVOCABLY AND UNCONDITIONALLY SUBMITS TO THE JURISDICTION OF SUCH COURTS AND AGREES THAT ALL CLAIMS IN RESPECT OF ANY SUCH ACTION, LITIGATION OR PROCEEDING MAY BE HEARD AND DETERMINED IN SUCH NEW YORK STATE COURT OR, TO THE FULLEST EXTENT PERMITTED BY APPLICABLE LAW, IN SUCH FEDERAL COURT. EACH OF THE PARTIES HERETO AGREES THAT A FINAL JUDGMENT IN ANY SUCH ACTION, LITIGATION OR PROCEEDING SHALL BE CONCLUSIVE AND MAY BE ENFORCED IN OTHER JURISDICTIONS BY SUIT ON THE JUDGMENT OR IN ANY OTHER MANNER PROVIDED BY LAW. NOTHING IN THIS AGREEMENT OR IN ANY OTHER LOAN DOCUMENT SHALL AFFECT ANY RIGHT THAT THE ADMINISTRATIVE AGENT OR ANY LENDER MAY OTHERWISE HAVE TO BRING ANY ACTION OR PROCEEDING RELATING TO THIS AGREEMENT OR ANY OTHER LOAN DOCUMENT AGAINST THE BORROWER OR ITS PROPERTIES IN THE COURTS OF ANY JURISDICTION.</w:t>
      </w:r>
    </w:p>
    <w:p>
      <w:pPr>
        <w:pStyle w:val="Normal"/>
        <w:spacing w:lineRule="exact" w:line="250"/>
        <w:rPr>
          <w:rFonts w:ascii="Arial" w:hAnsi="Arial" w:eastAsia="Arial" w:cs="Arial"/>
          <w:sz w:val="18"/>
          <w:szCs w:val="18"/>
        </w:rPr>
      </w:pPr>
      <w:r>
        <w:rPr>
          <w:rFonts w:eastAsia="Arial" w:cs="Arial" w:ascii="Arial" w:hAnsi="Arial"/>
          <w:sz w:val="18"/>
          <w:szCs w:val="18"/>
        </w:rPr>
      </w:r>
    </w:p>
    <w:p>
      <w:pPr>
        <w:pStyle w:val="Normal"/>
        <w:numPr>
          <w:ilvl w:val="0"/>
          <w:numId w:val="106"/>
        </w:numPr>
        <w:tabs>
          <w:tab w:val="clear" w:pos="720"/>
          <w:tab w:val="left" w:pos="1442" w:leader="none"/>
        </w:tabs>
        <w:spacing w:lineRule="auto" w:line="254"/>
        <w:ind w:firstLine="656"/>
        <w:jc w:val="both"/>
        <w:rPr>
          <w:rFonts w:ascii="Arial" w:hAnsi="Arial" w:eastAsia="Arial" w:cs="Arial"/>
          <w:sz w:val="18"/>
          <w:szCs w:val="18"/>
        </w:rPr>
      </w:pPr>
      <w:r>
        <w:rPr>
          <w:rFonts w:eastAsia="Arial" w:cs="Arial" w:ascii="Arial" w:hAnsi="Arial"/>
          <w:sz w:val="18"/>
          <w:szCs w:val="18"/>
          <w:u w:val="single"/>
        </w:rPr>
        <w:t>WAIVER OF VENUE</w:t>
      </w:r>
      <w:r>
        <w:rPr>
          <w:rFonts w:eastAsia="Arial" w:cs="Arial" w:ascii="Arial" w:hAnsi="Arial"/>
          <w:sz w:val="18"/>
          <w:szCs w:val="18"/>
        </w:rPr>
        <w:t>. THE BORROWER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PARAGRAPH (b) OF THIS SECTION. EACH OF THE PARTIES HERETO HEREBY IRREVOCABLY WAIVES, TO THE FULLEST EXTENT PERMITTED BY APPLICABLE LAW, THE DEFENSE OF AN INCONVENIENT FORUM TO THE MAINTENANCE OF SUCH ACTION OR PROCEEDING IN ANY SUCH COURT.</w:t>
      </w:r>
    </w:p>
    <w:p>
      <w:pPr>
        <w:pStyle w:val="Normal"/>
        <w:spacing w:lineRule="exact" w:line="246"/>
        <w:rPr>
          <w:rFonts w:ascii="Arial" w:hAnsi="Arial" w:eastAsia="Arial" w:cs="Arial"/>
          <w:sz w:val="18"/>
          <w:szCs w:val="18"/>
        </w:rPr>
      </w:pPr>
      <w:r>
        <w:rPr>
          <w:rFonts w:eastAsia="Arial" w:cs="Arial" w:ascii="Arial" w:hAnsi="Arial"/>
          <w:sz w:val="18"/>
          <w:szCs w:val="18"/>
        </w:rPr>
      </w:r>
    </w:p>
    <w:p>
      <w:pPr>
        <w:pStyle w:val="Normal"/>
        <w:numPr>
          <w:ilvl w:val="0"/>
          <w:numId w:val="106"/>
        </w:numPr>
        <w:tabs>
          <w:tab w:val="clear" w:pos="720"/>
          <w:tab w:val="left" w:pos="1438" w:leader="none"/>
        </w:tabs>
        <w:spacing w:lineRule="auto" w:line="278"/>
        <w:ind w:firstLine="656"/>
        <w:rPr>
          <w:rFonts w:ascii="Arial" w:hAnsi="Arial" w:eastAsia="Arial" w:cs="Arial"/>
          <w:sz w:val="18"/>
          <w:szCs w:val="18"/>
        </w:rPr>
      </w:pPr>
      <w:r>
        <w:rPr>
          <w:rFonts w:eastAsia="Arial" w:cs="Arial" w:ascii="Arial" w:hAnsi="Arial"/>
          <w:sz w:val="18"/>
          <w:szCs w:val="18"/>
          <w:u w:val="single"/>
        </w:rPr>
        <w:t>SERVICE OF PROCESS</w:t>
      </w:r>
      <w:r>
        <w:rPr>
          <w:rFonts w:eastAsia="Arial" w:cs="Arial" w:ascii="Arial" w:hAnsi="Arial"/>
          <w:sz w:val="18"/>
          <w:szCs w:val="18"/>
        </w:rPr>
        <w:t xml:space="preserve">. EACH PARTY HERETO IRREVOCABLY CONSENTS TO SERVICE OF PROCESS IN THE MANNER PROVIDED FOR NOTICES IN </w:t>
      </w:r>
      <w:r>
        <w:rPr>
          <w:rFonts w:eastAsia="Arial" w:cs="Arial" w:ascii="Arial" w:hAnsi="Arial"/>
          <w:sz w:val="18"/>
          <w:szCs w:val="18"/>
          <w:u w:val="single"/>
        </w:rPr>
        <w:t>SECTION 10.02</w:t>
      </w:r>
      <w:r>
        <w:rPr>
          <w:rFonts w:eastAsia="Arial" w:cs="Arial" w:ascii="Arial" w:hAnsi="Arial"/>
          <w:sz w:val="18"/>
          <w:szCs w:val="18"/>
        </w:rPr>
        <w:t>.</w:t>
      </w:r>
    </w:p>
    <w:p>
      <w:pPr>
        <w:pStyle w:val="Normal"/>
        <w:spacing w:lineRule="exact" w:line="368"/>
        <w:rPr>
          <w:sz w:val="20"/>
          <w:szCs w:val="20"/>
        </w:rPr>
      </w:pPr>
      <w:r>
        <w:rPr>
          <w:sz w:val="20"/>
          <w:szCs w:val="20"/>
        </w:rPr>
      </w:r>
    </w:p>
    <w:p>
      <w:pPr>
        <w:pStyle w:val="Normal"/>
        <w:jc w:val="center"/>
        <w:rPr>
          <w:sz w:val="20"/>
          <w:szCs w:val="20"/>
        </w:rPr>
      </w:pPr>
      <w:r>
        <w:rPr>
          <w:rFonts w:eastAsia="Arial" w:cs="Arial" w:ascii="Arial" w:hAnsi="Arial"/>
          <w:sz w:val="14"/>
          <w:szCs w:val="14"/>
        </w:rPr>
        <w:t>76</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79">
            <wp:simplePos x="0" y="0"/>
            <wp:positionH relativeFrom="column">
              <wp:posOffset>5080</wp:posOffset>
            </wp:positionH>
            <wp:positionV relativeFrom="paragraph">
              <wp:posOffset>38100</wp:posOffset>
            </wp:positionV>
            <wp:extent cx="7132320" cy="17145"/>
            <wp:effectExtent l="0" t="0" r="0" b="0"/>
            <wp:wrapNone/>
            <wp:docPr id="78" name="Picture 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99" descr=""/>
                    <pic:cNvPicPr>
                      <a:picLocks noChangeAspect="1" noChangeArrowheads="1"/>
                    </pic:cNvPicPr>
                  </pic:nvPicPr>
                  <pic:blipFill>
                    <a:blip r:embed="rId79"/>
                    <a:stretch>
                      <a:fillRect/>
                    </a:stretch>
                  </pic:blipFill>
                  <pic:spPr bwMode="auto">
                    <a:xfrm>
                      <a:off x="0" y="0"/>
                      <a:ext cx="7132320" cy="17145"/>
                    </a:xfrm>
                    <a:prstGeom prst="rect">
                      <a:avLst/>
                    </a:prstGeom>
                    <a:noFill/>
                  </pic:spPr>
                </pic:pic>
              </a:graphicData>
            </a:graphic>
          </wp:anchor>
        </w:drawing>
      </w:r>
    </w:p>
    <w:p>
      <w:pPr>
        <w:pStyle w:val="Normal"/>
        <w:spacing w:lineRule="auto" w:line="278"/>
        <w:jc w:val="both"/>
        <w:rPr>
          <w:sz w:val="20"/>
          <w:szCs w:val="20"/>
        </w:rPr>
      </w:pPr>
      <w:bookmarkStart w:id="80" w:name="page86"/>
      <w:bookmarkEnd w:id="80"/>
      <w:r>
        <w:rPr>
          <w:rFonts w:eastAsia="Arial" w:cs="Arial" w:ascii="Arial" w:hAnsi="Arial"/>
          <w:sz w:val="18"/>
          <w:szCs w:val="18"/>
        </w:rPr>
        <w:t>NOTHING IN THIS AGREEMENT WILL AFFECT THE RIGHT OF ANY PARTY HERETO TO SERVE PROCESS IN ANY OTHER MANNER PERMITTED BY APPLICABLE LAW.</w:t>
      </w:r>
    </w:p>
    <w:p>
      <w:pPr>
        <w:pStyle w:val="Normal"/>
        <w:spacing w:lineRule="exact" w:line="220"/>
        <w:rPr>
          <w:sz w:val="20"/>
          <w:szCs w:val="20"/>
        </w:rPr>
      </w:pPr>
      <w:r>
        <w:rPr>
          <w:sz w:val="20"/>
          <w:szCs w:val="20"/>
        </w:rPr>
      </w:r>
    </w:p>
    <w:p>
      <w:pPr>
        <w:pStyle w:val="Normal"/>
        <w:spacing w:lineRule="auto" w:line="271"/>
        <w:ind w:firstLine="648"/>
        <w:jc w:val="both"/>
        <w:rPr>
          <w:sz w:val="20"/>
          <w:szCs w:val="20"/>
        </w:rPr>
      </w:pPr>
      <w:r>
        <w:rPr>
          <w:rFonts w:eastAsia="Arial" w:cs="Arial" w:ascii="Arial" w:hAnsi="Arial"/>
          <w:b/>
          <w:bCs/>
          <w:sz w:val="17"/>
          <w:szCs w:val="17"/>
        </w:rPr>
        <w:t xml:space="preserve">10.15 Waiver of Jury Trial. </w:t>
      </w:r>
      <w:r>
        <w:rPr>
          <w:rFonts w:eastAsia="Arial" w:cs="Arial" w:ascii="Arial" w:hAnsi="Arial"/>
          <w:sz w:val="17"/>
          <w:szCs w:val="17"/>
        </w:rPr>
        <w:t>EACH PARTY HERETO HEREBY IRREVOCABLY WAIVES, TO THE FULLEST EXTENT</w:t>
      </w:r>
      <w:r>
        <w:rPr>
          <w:rFonts w:eastAsia="Arial" w:cs="Arial" w:ascii="Arial" w:hAnsi="Arial"/>
          <w:b/>
          <w:bCs/>
          <w:sz w:val="17"/>
          <w:szCs w:val="17"/>
        </w:rPr>
        <w:t xml:space="preserve"> </w:t>
      </w:r>
      <w:r>
        <w:rPr>
          <w:rFonts w:eastAsia="Arial" w:cs="Arial" w:ascii="Arial" w:hAnsi="Arial"/>
          <w:sz w:val="17"/>
          <w:szCs w:val="17"/>
        </w:rPr>
        <w:t>PERMITTED BY APPLICABLE LAW, ANY RIGHT IT MAY HAVE TO A TRIAL BY JURY IN ANY LEGAL PROCEEDING DIRECTLY OR INDIRECTLY ARISING OUT OF OR RELATING TO THIS AGREEMENT OR ANY OTHER LOAN DOCUMENT OR THE TRANSACTIONS CONTEMPLATED HEREBY OR THEREBY (WHETHER BASED ON CONTRACT, TORT OR ANY OTHER THEORY). EACH PARTY HERETO</w:t>
      </w:r>
    </w:p>
    <w:p>
      <w:pPr>
        <w:pStyle w:val="Normal"/>
        <w:spacing w:lineRule="exact" w:line="3"/>
        <w:rPr>
          <w:sz w:val="20"/>
          <w:szCs w:val="20"/>
        </w:rPr>
      </w:pPr>
      <w:r>
        <w:rPr>
          <w:sz w:val="20"/>
          <w:szCs w:val="20"/>
        </w:rPr>
      </w:r>
    </w:p>
    <w:p>
      <w:pPr>
        <w:pStyle w:val="Normal"/>
        <w:numPr>
          <w:ilvl w:val="0"/>
          <w:numId w:val="107"/>
        </w:numPr>
        <w:tabs>
          <w:tab w:val="clear" w:pos="720"/>
          <w:tab w:val="left" w:pos="329" w:leader="none"/>
        </w:tabs>
        <w:spacing w:lineRule="auto" w:line="274"/>
        <w:ind w:firstLine="8"/>
        <w:jc w:val="both"/>
        <w:rPr>
          <w:rFonts w:ascii="Arial" w:hAnsi="Arial" w:eastAsia="Arial" w:cs="Arial"/>
          <w:sz w:val="17"/>
          <w:szCs w:val="17"/>
        </w:rPr>
      </w:pPr>
      <w:r>
        <w:rPr>
          <w:rFonts w:eastAsia="Arial" w:cs="Arial" w:ascii="Arial" w:hAnsi="Arial"/>
          <w:sz w:val="17"/>
          <w:szCs w:val="17"/>
        </w:rPr>
        <w:t>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pStyle w:val="Normal"/>
        <w:spacing w:lineRule="exact" w:line="226"/>
        <w:rPr>
          <w:sz w:val="20"/>
          <w:szCs w:val="20"/>
        </w:rPr>
      </w:pPr>
      <w:r>
        <w:rPr>
          <w:sz w:val="20"/>
          <w:szCs w:val="20"/>
        </w:rPr>
      </w:r>
    </w:p>
    <w:p>
      <w:pPr>
        <w:pStyle w:val="Normal"/>
        <w:spacing w:lineRule="auto" w:line="274"/>
        <w:ind w:firstLine="648"/>
        <w:jc w:val="both"/>
        <w:rPr>
          <w:sz w:val="20"/>
          <w:szCs w:val="20"/>
        </w:rPr>
      </w:pPr>
      <w:r>
        <w:rPr>
          <w:rFonts w:eastAsia="Arial" w:cs="Arial" w:ascii="Arial" w:hAnsi="Arial"/>
          <w:b/>
          <w:bCs/>
          <w:sz w:val="17"/>
          <w:szCs w:val="17"/>
        </w:rPr>
        <w:t xml:space="preserve">10.16 USA PATRIOT Act Notice. </w:t>
      </w:r>
      <w:r>
        <w:rPr>
          <w:rFonts w:eastAsia="Arial" w:cs="Arial" w:ascii="Arial" w:hAnsi="Arial"/>
          <w:sz w:val="17"/>
          <w:szCs w:val="17"/>
        </w:rPr>
        <w:t>Each Lender that is subject to the Act and the Administrative Agent (for itself and not on behalf of any</w:t>
      </w:r>
      <w:r>
        <w:rPr>
          <w:rFonts w:eastAsia="Arial" w:cs="Arial" w:ascii="Arial" w:hAnsi="Arial"/>
          <w:b/>
          <w:bCs/>
          <w:sz w:val="17"/>
          <w:szCs w:val="17"/>
        </w:rPr>
        <w:t xml:space="preserve"> </w:t>
      </w:r>
      <w:r>
        <w:rPr>
          <w:rFonts w:eastAsia="Arial" w:cs="Arial" w:ascii="Arial" w:hAnsi="Arial"/>
          <w:sz w:val="17"/>
          <w:szCs w:val="17"/>
        </w:rPr>
        <w:t>Lender) hereby notifies the Borrower that pursuant to the requirements of the Act, it is required to obtain, verify and record information that identifies the Borrower, which information includes the name and address of the Borrower and other information that will allow such Lender or the Administrative Agent, as applicable, to identify the Borrower in accordance with the Act. The Borrower shall, promptly following a request by the Administrative Agent or any Lender, provide all documentation and other information that the Administrative Agent or such Lender requests in order to comply with its ongoing obligations under applicable “know your customer” and anti-money laundering rules and regulations, including the Act.</w:t>
      </w:r>
    </w:p>
    <w:p>
      <w:pPr>
        <w:pStyle w:val="Normal"/>
        <w:spacing w:lineRule="exact" w:line="227"/>
        <w:rPr>
          <w:sz w:val="20"/>
          <w:szCs w:val="20"/>
        </w:rPr>
      </w:pPr>
      <w:r>
        <w:rPr>
          <w:sz w:val="20"/>
          <w:szCs w:val="20"/>
        </w:rPr>
      </w:r>
    </w:p>
    <w:p>
      <w:pPr>
        <w:pStyle w:val="Normal"/>
        <w:spacing w:lineRule="auto" w:line="254"/>
        <w:ind w:firstLine="648"/>
        <w:jc w:val="both"/>
        <w:rPr>
          <w:sz w:val="20"/>
          <w:szCs w:val="20"/>
        </w:rPr>
      </w:pPr>
      <w:r>
        <w:rPr>
          <w:rFonts w:eastAsia="Arial" w:cs="Arial" w:ascii="Arial" w:hAnsi="Arial"/>
          <w:b/>
          <w:bCs/>
          <w:sz w:val="18"/>
          <w:szCs w:val="18"/>
        </w:rPr>
        <w:t xml:space="preserve">10.17 Automatic Debits of Principal, Interest, Fees. </w:t>
      </w:r>
      <w:r>
        <w:rPr>
          <w:rFonts w:eastAsia="Arial" w:cs="Arial" w:ascii="Arial" w:hAnsi="Arial"/>
          <w:sz w:val="18"/>
          <w:szCs w:val="18"/>
        </w:rPr>
        <w:t>With respect to any principal, any interest, any arrangement fee or any other fee, or</w:t>
      </w:r>
      <w:r>
        <w:rPr>
          <w:rFonts w:eastAsia="Arial" w:cs="Arial" w:ascii="Arial" w:hAnsi="Arial"/>
          <w:b/>
          <w:bCs/>
          <w:sz w:val="18"/>
          <w:szCs w:val="18"/>
        </w:rPr>
        <w:t xml:space="preserve"> </w:t>
      </w:r>
      <w:r>
        <w:rPr>
          <w:rFonts w:eastAsia="Arial" w:cs="Arial" w:ascii="Arial" w:hAnsi="Arial"/>
          <w:sz w:val="18"/>
          <w:szCs w:val="18"/>
        </w:rPr>
        <w:t>any other cost or expense (including Attorney Costs) due and payable to the Administrative Agent, Bank of America or any Arranger under the Loan Documents, the Borrower hereby irrevocably authorize Bank of America to debit any deposit account of the Borrower with Bank of America in an amount such that the aggregate amount debited from all such deposit accounts does not exceed such principal, interest, fee or other cost or expense. If there are insufficient funds in such deposit accounts to cover the amount of the fee or other cost or expense then due, such debits will be reversed (in whole or in part, in Bank of America’s sole discretion) and such amount not debited shall be deemed to be unpaid. No such debit under this Section shall be deemed a set-off.</w:t>
      </w:r>
    </w:p>
    <w:p>
      <w:pPr>
        <w:pStyle w:val="Normal"/>
        <w:spacing w:lineRule="exact" w:line="243"/>
        <w:rPr>
          <w:sz w:val="20"/>
          <w:szCs w:val="20"/>
        </w:rPr>
      </w:pPr>
      <w:r>
        <w:rPr>
          <w:sz w:val="20"/>
          <w:szCs w:val="20"/>
        </w:rPr>
      </w:r>
    </w:p>
    <w:p>
      <w:pPr>
        <w:pStyle w:val="Normal"/>
        <w:spacing w:lineRule="auto" w:line="269"/>
        <w:ind w:firstLine="648"/>
        <w:jc w:val="both"/>
        <w:rPr>
          <w:sz w:val="20"/>
          <w:szCs w:val="20"/>
        </w:rPr>
      </w:pPr>
      <w:r>
        <w:rPr>
          <w:rFonts w:eastAsia="Arial" w:cs="Arial" w:ascii="Arial" w:hAnsi="Arial"/>
          <w:b/>
          <w:bCs/>
          <w:sz w:val="17"/>
          <w:szCs w:val="17"/>
        </w:rPr>
        <w:t xml:space="preserve">10.18 No Advisory or Fiduciary Responsibility. </w:t>
      </w:r>
      <w:r>
        <w:rPr>
          <w:rFonts w:eastAsia="Arial" w:cs="Arial" w:ascii="Arial" w:hAnsi="Arial"/>
          <w:sz w:val="17"/>
          <w:szCs w:val="17"/>
        </w:rPr>
        <w:t>In connection with all aspects of each transaction contemplated hereby (including in</w:t>
      </w:r>
      <w:r>
        <w:rPr>
          <w:rFonts w:eastAsia="Arial" w:cs="Arial" w:ascii="Arial" w:hAnsi="Arial"/>
          <w:b/>
          <w:bCs/>
          <w:sz w:val="17"/>
          <w:szCs w:val="17"/>
        </w:rPr>
        <w:t xml:space="preserve"> </w:t>
      </w:r>
      <w:r>
        <w:rPr>
          <w:rFonts w:eastAsia="Arial" w:cs="Arial" w:ascii="Arial" w:hAnsi="Arial"/>
          <w:sz w:val="17"/>
          <w:szCs w:val="17"/>
        </w:rPr>
        <w:t>connection with any amendment, waiver or other modification hereof or of any other Loan Document), the Borrower acknowledges and agrees, and acknowledges its Affiliates’ understanding, that: (i) (A) the arranging and other services regarding this Agreement provided by the Administrative Agent and the Arrangers are arm’s-length commercial transactions between the Borrower and its Affiliates, on the one hand, and the Administrative Agent and the Arrangers on the other hand, (B) the Borrower has consulted its own legal, accounting, regulatory and tax advisors to the extent it has deemed appropriate, and (C) the Borrower is capable of evaluating, and understands and accepts, the terms, risks and conditions of the transactions contemplated hereby and by the other Loan Documents; (ii)(A) the Administrative Agent and the Arrangers each is and has been acting solely as a principal and, except as expressly agreed in writing by the relevant parties, has not been, is not, and will not be acting as an advisor, agent or fiduciary for the Borrower or any of its Affiliates or any other Person and (B) neither the Administrative Agent nor the Arrangers has any obligation to the Borrower or its Affiliates with respect to the transactions contemplated hereby except those obligations expressly set forth herein and in the other Loan Documents; and (iii) the Administrative Agent and the Arrangers and</w:t>
      </w:r>
    </w:p>
    <w:p>
      <w:pPr>
        <w:pStyle w:val="Normal"/>
        <w:spacing w:lineRule="exact" w:line="384"/>
        <w:rPr>
          <w:sz w:val="20"/>
          <w:szCs w:val="20"/>
        </w:rPr>
      </w:pPr>
      <w:r>
        <w:rPr>
          <w:sz w:val="20"/>
          <w:szCs w:val="20"/>
        </w:rPr>
      </w:r>
    </w:p>
    <w:p>
      <w:pPr>
        <w:pStyle w:val="Normal"/>
        <w:jc w:val="center"/>
        <w:rPr>
          <w:sz w:val="20"/>
          <w:szCs w:val="20"/>
        </w:rPr>
      </w:pPr>
      <w:r>
        <w:rPr>
          <w:rFonts w:eastAsia="Arial" w:cs="Arial" w:ascii="Arial" w:hAnsi="Arial"/>
          <w:sz w:val="14"/>
          <w:szCs w:val="14"/>
        </w:rPr>
        <w:t>77</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80">
            <wp:simplePos x="0" y="0"/>
            <wp:positionH relativeFrom="column">
              <wp:posOffset>5080</wp:posOffset>
            </wp:positionH>
            <wp:positionV relativeFrom="paragraph">
              <wp:posOffset>38100</wp:posOffset>
            </wp:positionV>
            <wp:extent cx="7132320" cy="17145"/>
            <wp:effectExtent l="0" t="0" r="0" b="0"/>
            <wp:wrapNone/>
            <wp:docPr id="79" name="Picture 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00" descr=""/>
                    <pic:cNvPicPr>
                      <a:picLocks noChangeAspect="1" noChangeArrowheads="1"/>
                    </pic:cNvPicPr>
                  </pic:nvPicPr>
                  <pic:blipFill>
                    <a:blip r:embed="rId80"/>
                    <a:stretch>
                      <a:fillRect/>
                    </a:stretch>
                  </pic:blipFill>
                  <pic:spPr bwMode="auto">
                    <a:xfrm>
                      <a:off x="0" y="0"/>
                      <a:ext cx="7132320" cy="17145"/>
                    </a:xfrm>
                    <a:prstGeom prst="rect">
                      <a:avLst/>
                    </a:prstGeom>
                    <a:noFill/>
                  </pic:spPr>
                </pic:pic>
              </a:graphicData>
            </a:graphic>
          </wp:anchor>
        </w:drawing>
      </w:r>
    </w:p>
    <w:p>
      <w:pPr>
        <w:pStyle w:val="Normal"/>
        <w:spacing w:lineRule="auto" w:line="302"/>
        <w:jc w:val="both"/>
        <w:rPr>
          <w:sz w:val="20"/>
          <w:szCs w:val="20"/>
        </w:rPr>
      </w:pPr>
      <w:bookmarkStart w:id="81" w:name="page87"/>
      <w:bookmarkEnd w:id="81"/>
      <w:r>
        <w:rPr>
          <w:rFonts w:eastAsia="Arial" w:cs="Arial" w:ascii="Arial" w:hAnsi="Arial"/>
          <w:sz w:val="16"/>
          <w:szCs w:val="16"/>
        </w:rPr>
        <w:t>their respective Affiliates may be engaged in a broad range of transactions that involve interests that differ from those of the Borrower and its Affiliates, and neither the Administrative Agent nor the Arrangers has any obligation to disclose any of such interests to the Borrower or any of its Affiliates. To the fullest extent permitted by law, the Borrower hereby waives and releases any claims that it may have against the Administrative Agent or any Arranger with respect to any breach or alleged breach of agency or fiduciary duty in connection with any aspect of any transaction contemplated hereby.</w:t>
      </w:r>
    </w:p>
    <w:p>
      <w:pPr>
        <w:pStyle w:val="Normal"/>
        <w:spacing w:lineRule="exact" w:line="207"/>
        <w:rPr>
          <w:sz w:val="20"/>
          <w:szCs w:val="20"/>
        </w:rPr>
      </w:pPr>
      <w:r>
        <w:rPr>
          <w:sz w:val="20"/>
          <w:szCs w:val="20"/>
        </w:rPr>
      </w:r>
    </w:p>
    <w:p>
      <w:pPr>
        <w:pStyle w:val="Normal"/>
        <w:spacing w:lineRule="auto" w:line="286"/>
        <w:ind w:firstLine="648"/>
        <w:jc w:val="both"/>
        <w:rPr>
          <w:sz w:val="20"/>
          <w:szCs w:val="20"/>
        </w:rPr>
      </w:pPr>
      <w:r>
        <w:rPr>
          <w:rFonts w:eastAsia="Arial" w:cs="Arial" w:ascii="Arial" w:hAnsi="Arial"/>
          <w:b/>
          <w:bCs/>
          <w:sz w:val="16"/>
          <w:szCs w:val="16"/>
        </w:rPr>
        <w:t xml:space="preserve">10.19 Electronic Execution; Electronic Records; Counterparts. </w:t>
      </w:r>
      <w:r>
        <w:rPr>
          <w:rFonts w:eastAsia="Arial" w:cs="Arial" w:ascii="Arial" w:hAnsi="Arial"/>
          <w:sz w:val="16"/>
          <w:szCs w:val="16"/>
        </w:rPr>
        <w:t>This Agreement, any Loan Document and any other Communication,</w:t>
      </w:r>
      <w:r>
        <w:rPr>
          <w:rFonts w:eastAsia="Arial" w:cs="Arial" w:ascii="Arial" w:hAnsi="Arial"/>
          <w:b/>
          <w:bCs/>
          <w:sz w:val="16"/>
          <w:szCs w:val="16"/>
        </w:rPr>
        <w:t xml:space="preserve"> </w:t>
      </w:r>
      <w:r>
        <w:rPr>
          <w:rFonts w:eastAsia="Arial" w:cs="Arial" w:ascii="Arial" w:hAnsi="Arial"/>
          <w:sz w:val="16"/>
          <w:szCs w:val="16"/>
        </w:rPr>
        <w:t>including Communications required to be in writing, may be in the form of an Electronic Record and may be executed using Electronic Signatures. The Borrower and each of the Administrative Agent and each Lender agrees that any Electronic Signature on or associated with any Communication shall be valid and binding on such Person to the same extent as a manual, original signature, and that any Communication entered into by Electronic Signature, will constitute the legal, valid and binding obligation of such Person enforceable against such Person in accordance with the terms thereof to the same extent as if a manually executed original signature was delivered. Any Communication may be executed in as many counterparts as necessary or convenient, including both paper and electronic counterparts, but all such counterparts are one and the same Communication. For the avoidance of doubt, the authorization under this paragraph may include, without limitation, use or acceptance of a manually signed paper Communication which has been converted into electronic form (such as scanned into .pdf format), or an electronically signed Communication converted into another format, for transmission, delivery and/or retention. The Administrative Agent and each of the Lenders may, at its option, create one or more copies of any Communication in the form of an imaged Electronic Record (“</w:t>
      </w:r>
      <w:r>
        <w:rPr>
          <w:rFonts w:eastAsia="Arial" w:cs="Arial" w:ascii="Arial" w:hAnsi="Arial"/>
          <w:sz w:val="16"/>
          <w:szCs w:val="16"/>
          <w:u w:val="single"/>
        </w:rPr>
        <w:t>Electronic Copy</w:t>
      </w:r>
      <w:r>
        <w:rPr>
          <w:rFonts w:eastAsia="Arial" w:cs="Arial" w:ascii="Arial" w:hAnsi="Arial"/>
          <w:sz w:val="16"/>
          <w:szCs w:val="16"/>
        </w:rPr>
        <w:t xml:space="preserve">”), which shall be deemed created in the ordinary course of such Person’s business, and destroy the original paper document. All Communications in the form of an Electronic Record, including an Electronic Copy, shall be considered an original for all purposes, and shall have the same legal effect, validity and enforceability as a paper record. Notwithstanding anything contained herein to the contrary, the Administrative Agent is not under any obligation to accept an Electronic Signature in any form or in any format unless expressly agreed to by such Person pursuant to procedures approved by it; </w:t>
      </w:r>
      <w:r>
        <w:rPr>
          <w:rFonts w:eastAsia="Arial" w:cs="Arial" w:ascii="Arial" w:hAnsi="Arial"/>
          <w:sz w:val="16"/>
          <w:szCs w:val="16"/>
          <w:u w:val="single"/>
        </w:rPr>
        <w:t>provided</w:t>
      </w:r>
      <w:r>
        <w:rPr>
          <w:rFonts w:eastAsia="Arial" w:cs="Arial" w:ascii="Arial" w:hAnsi="Arial"/>
          <w:sz w:val="16"/>
          <w:szCs w:val="16"/>
        </w:rPr>
        <w:t xml:space="preserve">, </w:t>
      </w:r>
      <w:r>
        <w:rPr>
          <w:rFonts w:eastAsia="Arial" w:cs="Arial" w:ascii="Arial" w:hAnsi="Arial"/>
          <w:sz w:val="16"/>
          <w:szCs w:val="16"/>
          <w:u w:val="single"/>
        </w:rPr>
        <w:t>further</w:t>
      </w:r>
      <w:r>
        <w:rPr>
          <w:rFonts w:eastAsia="Arial" w:cs="Arial" w:ascii="Arial" w:hAnsi="Arial"/>
          <w:sz w:val="16"/>
          <w:szCs w:val="16"/>
        </w:rPr>
        <w:t>, without limiting the foregoing, (a) to the extent the Administrative Agent has agreed to accept such Electronic Signature, the Administrative Agent and each of the Lenders shall be entitled to rely on any such Electronic Signature purportedly given by or on behalf of the Borrower and/or any Lender without further verification and (b) upon the request of the Administrative Agent or any Lender, any Electronic Signature shall be promptly followed by such manually executed counterpart.</w:t>
      </w:r>
    </w:p>
    <w:p>
      <w:pPr>
        <w:pStyle w:val="Normal"/>
        <w:spacing w:lineRule="exact" w:line="202"/>
        <w:rPr>
          <w:sz w:val="20"/>
          <w:szCs w:val="20"/>
        </w:rPr>
      </w:pPr>
      <w:r>
        <w:rPr>
          <w:sz w:val="20"/>
          <w:szCs w:val="20"/>
        </w:rPr>
      </w:r>
    </w:p>
    <w:p>
      <w:pPr>
        <w:pStyle w:val="Normal"/>
        <w:spacing w:lineRule="auto" w:line="271"/>
        <w:ind w:firstLine="648"/>
        <w:jc w:val="both"/>
        <w:rPr>
          <w:sz w:val="20"/>
          <w:szCs w:val="20"/>
        </w:rPr>
      </w:pPr>
      <w:r>
        <w:rPr>
          <w:rFonts w:eastAsia="Arial" w:cs="Arial" w:ascii="Arial" w:hAnsi="Arial"/>
          <w:sz w:val="17"/>
          <w:szCs w:val="17"/>
        </w:rPr>
        <w:t>The Administrative Agent shall not be responsible for or have any duty to ascertain or inquire into the sufficiency, validity, enforceability, effectiveness or genuineness of any Loan Document or any other agreement, instrument or document (including, for the avoidance of doubt, in connection with the Administrative Agent’s reliance on any Electronic Signature transmitted by telecopy, emailed .pdf or any other electronic means). The Administrative Agent shall be entitled to rely on, and shall incur no liability under or in respect of this Agreement or any other Loan Document by acting upon, any Communication (which writing may be a fax, any electronic message, Internet or intranet website posting or other distribution or signed using an Electronic Signature) or any statement made to it orally or by telephone and believed by it to be genuine and signed or sent or otherwise authenticated (whether or not such Person in fact meets the requirements set forth in the Loan Documents for being the maker thereof).</w:t>
      </w:r>
    </w:p>
    <w:p>
      <w:pPr>
        <w:pStyle w:val="Normal"/>
        <w:spacing w:lineRule="exact" w:line="204"/>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The Borrower and each Lender hereby waives (i) any argument, defense or right to contest the legal effect, validity or enforceability of this Agreement and any other Loan Document based solely on the lack of paper original copies of this Agreement and/or such other Loan Document, and (ii) any claim against the Administrative Agent, each Lender and each Related Party for any liabilities arising solely from the Administrative Agent’s and/or any Lender’s reliance on or use of Electronic Signatures, including any</w:t>
      </w:r>
    </w:p>
    <w:p>
      <w:pPr>
        <w:pStyle w:val="Normal"/>
        <w:spacing w:lineRule="exact" w:line="385"/>
        <w:rPr>
          <w:sz w:val="20"/>
          <w:szCs w:val="20"/>
        </w:rPr>
      </w:pPr>
      <w:r>
        <w:rPr>
          <w:sz w:val="20"/>
          <w:szCs w:val="20"/>
        </w:rPr>
      </w:r>
    </w:p>
    <w:p>
      <w:pPr>
        <w:pStyle w:val="Normal"/>
        <w:jc w:val="center"/>
        <w:rPr>
          <w:sz w:val="20"/>
          <w:szCs w:val="20"/>
        </w:rPr>
      </w:pPr>
      <w:r>
        <w:rPr>
          <w:rFonts w:eastAsia="Arial" w:cs="Arial" w:ascii="Arial" w:hAnsi="Arial"/>
          <w:sz w:val="14"/>
          <w:szCs w:val="14"/>
        </w:rPr>
        <w:t>78</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81">
            <wp:simplePos x="0" y="0"/>
            <wp:positionH relativeFrom="column">
              <wp:posOffset>5080</wp:posOffset>
            </wp:positionH>
            <wp:positionV relativeFrom="paragraph">
              <wp:posOffset>38100</wp:posOffset>
            </wp:positionV>
            <wp:extent cx="7132320" cy="17145"/>
            <wp:effectExtent l="0" t="0" r="0" b="0"/>
            <wp:wrapNone/>
            <wp:docPr id="80" name="Picture 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01" descr=""/>
                    <pic:cNvPicPr>
                      <a:picLocks noChangeAspect="1" noChangeArrowheads="1"/>
                    </pic:cNvPicPr>
                  </pic:nvPicPr>
                  <pic:blipFill>
                    <a:blip r:embed="rId81"/>
                    <a:stretch>
                      <a:fillRect/>
                    </a:stretch>
                  </pic:blipFill>
                  <pic:spPr bwMode="auto">
                    <a:xfrm>
                      <a:off x="0" y="0"/>
                      <a:ext cx="7132320" cy="17145"/>
                    </a:xfrm>
                    <a:prstGeom prst="rect">
                      <a:avLst/>
                    </a:prstGeom>
                    <a:noFill/>
                  </pic:spPr>
                </pic:pic>
              </a:graphicData>
            </a:graphic>
          </wp:anchor>
        </w:drawing>
      </w:r>
    </w:p>
    <w:p>
      <w:pPr>
        <w:pStyle w:val="Normal"/>
        <w:spacing w:lineRule="auto" w:line="278"/>
        <w:jc w:val="both"/>
        <w:rPr>
          <w:sz w:val="20"/>
          <w:szCs w:val="20"/>
        </w:rPr>
      </w:pPr>
      <w:bookmarkStart w:id="82" w:name="page88"/>
      <w:bookmarkEnd w:id="82"/>
      <w:r>
        <w:rPr>
          <w:rFonts w:eastAsia="Arial" w:cs="Arial" w:ascii="Arial" w:hAnsi="Arial"/>
          <w:sz w:val="18"/>
          <w:szCs w:val="18"/>
        </w:rPr>
        <w:t>liabilities arising as a result of the failure of the Borrower to use any available security measures in connection with the execution, delivery or transmission of any Electronic Signature.</w:t>
      </w:r>
    </w:p>
    <w:p>
      <w:pPr>
        <w:pStyle w:val="Normal"/>
        <w:spacing w:lineRule="exact" w:line="220"/>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10.20 ENTIRE AGREEMENT. THIS AGREEMENT AND THE OTHER LOAN DOCUMENTS REPRESENT THE FINAL AGREEMENT AMONG THE PARTIES AND MAY NOT BE CONTRADICTED BY EVIDENCE OF PRIOR, CONTEMPORANEOUS, OR SUBSEQUENT ORAL AGREEMENTS OF THE PARTIES. THERE ARE NO UNWRITTEN ORAL AGREEMENTS AMONG THE PARTIES.</w:t>
      </w:r>
    </w:p>
    <w:p>
      <w:pPr>
        <w:pStyle w:val="Normal"/>
        <w:spacing w:lineRule="exact" w:line="230"/>
        <w:rPr>
          <w:sz w:val="20"/>
          <w:szCs w:val="20"/>
        </w:rPr>
      </w:pPr>
      <w:r>
        <w:rPr>
          <w:sz w:val="20"/>
          <w:szCs w:val="20"/>
        </w:rPr>
      </w:r>
    </w:p>
    <w:p>
      <w:pPr>
        <w:pStyle w:val="Normal"/>
        <w:spacing w:lineRule="auto" w:line="259"/>
        <w:ind w:firstLine="648"/>
        <w:jc w:val="both"/>
        <w:rPr>
          <w:sz w:val="20"/>
          <w:szCs w:val="20"/>
        </w:rPr>
      </w:pPr>
      <w:r>
        <w:rPr>
          <w:rFonts w:eastAsia="Arial" w:cs="Arial" w:ascii="Arial" w:hAnsi="Arial"/>
          <w:b/>
          <w:bCs/>
          <w:sz w:val="18"/>
          <w:szCs w:val="18"/>
        </w:rPr>
        <w:t>10.21 Acknowledgement and Consent to Bail-In of Affected Financial Institutions</w:t>
      </w:r>
      <w:r>
        <w:rPr>
          <w:rFonts w:eastAsia="Arial" w:cs="Arial" w:ascii="Arial" w:hAnsi="Arial"/>
          <w:sz w:val="18"/>
          <w:szCs w:val="18"/>
        </w:rPr>
        <w:t>. Solely to the extent any Lender that is an Affected</w:t>
      </w:r>
      <w:r>
        <w:rPr>
          <w:rFonts w:eastAsia="Arial" w:cs="Arial" w:ascii="Arial" w:hAnsi="Arial"/>
          <w:b/>
          <w:bCs/>
          <w:sz w:val="18"/>
          <w:szCs w:val="18"/>
        </w:rPr>
        <w:t xml:space="preserve"> </w:t>
      </w:r>
      <w:r>
        <w:rPr>
          <w:rFonts w:eastAsia="Arial" w:cs="Arial" w:ascii="Arial" w:hAnsi="Arial"/>
          <w:sz w:val="18"/>
          <w:szCs w:val="18"/>
        </w:rPr>
        <w:t>Financial Institution is a party to this Agreement and notwithstanding anything to the contrary in any Loan Document or in any other agreement, arrangement or understanding among any such parties, each party hereto acknowledges that any liability of any Lender that is an Affected Financial Institution arising under any Loan Document, to the extent such liability is unsecured, may be subject to the Write-Down and Conversion Powers of the applicable Resolution Authority and agrees and consents to, and acknowledges and agrees to be bound by:</w:t>
      </w:r>
    </w:p>
    <w:p>
      <w:pPr>
        <w:pStyle w:val="Normal"/>
        <w:spacing w:lineRule="exact" w:line="241"/>
        <w:rPr>
          <w:sz w:val="20"/>
          <w:szCs w:val="20"/>
        </w:rPr>
      </w:pPr>
      <w:r>
        <w:rPr>
          <w:sz w:val="20"/>
          <w:szCs w:val="20"/>
        </w:rPr>
      </w:r>
    </w:p>
    <w:p>
      <w:pPr>
        <w:pStyle w:val="Normal"/>
        <w:numPr>
          <w:ilvl w:val="0"/>
          <w:numId w:val="108"/>
        </w:numPr>
        <w:tabs>
          <w:tab w:val="clear" w:pos="720"/>
          <w:tab w:val="left" w:pos="1617" w:leader="none"/>
        </w:tabs>
        <w:spacing w:lineRule="auto" w:line="278"/>
        <w:ind w:firstLine="656"/>
        <w:rPr>
          <w:rFonts w:ascii="Arial" w:hAnsi="Arial" w:eastAsia="Arial" w:cs="Arial"/>
          <w:sz w:val="18"/>
          <w:szCs w:val="18"/>
        </w:rPr>
      </w:pPr>
      <w:r>
        <w:rPr>
          <w:rFonts w:eastAsia="Arial" w:cs="Arial" w:ascii="Arial" w:hAnsi="Arial"/>
          <w:sz w:val="18"/>
          <w:szCs w:val="18"/>
        </w:rPr>
        <w:t>the application of any Write-Down and Conversion Powers by the applicable Resolution Authority to any such liabilities arising hereunder which may be payable to it by any Lender that is an Affected Financial Institution; and</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108"/>
        </w:numPr>
        <w:tabs>
          <w:tab w:val="clear" w:pos="720"/>
          <w:tab w:val="left" w:pos="1620" w:leader="none"/>
        </w:tabs>
        <w:ind w:hanging="964" w:left="1620"/>
        <w:rPr>
          <w:rFonts w:ascii="Arial" w:hAnsi="Arial" w:eastAsia="Arial" w:cs="Arial"/>
          <w:sz w:val="18"/>
          <w:szCs w:val="18"/>
        </w:rPr>
      </w:pPr>
      <w:r>
        <w:rPr>
          <w:rFonts w:eastAsia="Arial" w:cs="Arial" w:ascii="Arial" w:hAnsi="Arial"/>
          <w:sz w:val="18"/>
          <w:szCs w:val="18"/>
        </w:rPr>
        <w:t>the effects of any Bail-In Action on any such liability, including, if applicable:</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1"/>
          <w:numId w:val="108"/>
        </w:numPr>
        <w:tabs>
          <w:tab w:val="clear" w:pos="720"/>
          <w:tab w:val="left" w:pos="2140" w:leader="none"/>
        </w:tabs>
        <w:ind w:hanging="701" w:left="2140"/>
        <w:rPr>
          <w:rFonts w:ascii="Arial" w:hAnsi="Arial" w:eastAsia="Arial" w:cs="Arial"/>
          <w:sz w:val="18"/>
          <w:szCs w:val="18"/>
        </w:rPr>
      </w:pPr>
      <w:r>
        <w:rPr>
          <w:rFonts w:eastAsia="Arial" w:cs="Arial" w:ascii="Arial" w:hAnsi="Arial"/>
          <w:sz w:val="18"/>
          <w:szCs w:val="18"/>
        </w:rPr>
        <w:t>a reduction in full or in part or cancellation of any such liability;</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2"/>
          <w:numId w:val="108"/>
        </w:numPr>
        <w:tabs>
          <w:tab w:val="clear" w:pos="720"/>
          <w:tab w:val="left" w:pos="2149" w:leader="none"/>
        </w:tabs>
        <w:spacing w:lineRule="auto" w:line="259"/>
        <w:ind w:firstLine="833" w:left="660"/>
        <w:jc w:val="both"/>
        <w:rPr>
          <w:rFonts w:ascii="Arial" w:hAnsi="Arial" w:eastAsia="Arial" w:cs="Arial"/>
          <w:sz w:val="18"/>
          <w:szCs w:val="18"/>
        </w:rPr>
      </w:pPr>
      <w:r>
        <w:rPr>
          <w:rFonts w:eastAsia="Arial" w:cs="Arial" w:ascii="Arial" w:hAnsi="Arial"/>
          <w:sz w:val="18"/>
          <w:szCs w:val="18"/>
        </w:rPr>
        <w:t>a conversion of all, or a portion of, such liability into shares or other instruments of ownership in such Affected Financial Institution, its parent undertaking, or a bridge institution that may be issued to it or otherwise conferred on it, and that such shares or other instruments of ownership will be accepted by it in lieu of any rights with respect to any such liability under this Agreement or any other Loan Document; or</w:t>
      </w:r>
    </w:p>
    <w:p>
      <w:pPr>
        <w:pStyle w:val="Normal"/>
        <w:spacing w:lineRule="exact" w:line="241"/>
        <w:rPr>
          <w:sz w:val="20"/>
          <w:szCs w:val="20"/>
        </w:rPr>
      </w:pPr>
      <w:r>
        <w:rPr>
          <w:sz w:val="20"/>
          <w:szCs w:val="20"/>
        </w:rPr>
      </w:r>
    </w:p>
    <w:p>
      <w:pPr>
        <w:pStyle w:val="Normal"/>
        <w:numPr>
          <w:ilvl w:val="0"/>
          <w:numId w:val="109"/>
        </w:numPr>
        <w:tabs>
          <w:tab w:val="clear" w:pos="720"/>
          <w:tab w:val="left" w:pos="2131" w:leader="none"/>
        </w:tabs>
        <w:spacing w:lineRule="auto" w:line="278"/>
        <w:ind w:firstLine="806" w:left="660"/>
        <w:rPr>
          <w:rFonts w:ascii="Arial" w:hAnsi="Arial" w:eastAsia="Arial" w:cs="Arial"/>
          <w:sz w:val="18"/>
          <w:szCs w:val="18"/>
        </w:rPr>
      </w:pPr>
      <w:r>
        <w:rPr>
          <w:rFonts w:eastAsia="Arial" w:cs="Arial" w:ascii="Arial" w:hAnsi="Arial"/>
          <w:sz w:val="18"/>
          <w:szCs w:val="18"/>
        </w:rPr>
        <w:t>the variation of the terms of such liability in connection with the exercise of the Write-Down and Conversion Powers of the applicable Resolution Authority.</w:t>
      </w:r>
    </w:p>
    <w:p>
      <w:pPr>
        <w:pStyle w:val="Normal"/>
        <w:spacing w:lineRule="exact" w:line="220"/>
        <w:rPr>
          <w:sz w:val="20"/>
          <w:szCs w:val="20"/>
        </w:rPr>
      </w:pPr>
      <w:r>
        <w:rPr>
          <w:sz w:val="20"/>
          <w:szCs w:val="20"/>
        </w:rPr>
      </w:r>
    </w:p>
    <w:p>
      <w:pPr>
        <w:pStyle w:val="Normal"/>
        <w:spacing w:lineRule="auto" w:line="254"/>
        <w:ind w:firstLine="648"/>
        <w:jc w:val="both"/>
        <w:rPr>
          <w:sz w:val="20"/>
          <w:szCs w:val="20"/>
        </w:rPr>
      </w:pPr>
      <w:r>
        <w:rPr>
          <w:rFonts w:eastAsia="Arial" w:cs="Arial" w:ascii="Arial" w:hAnsi="Arial"/>
          <w:b/>
          <w:bCs/>
          <w:sz w:val="18"/>
          <w:szCs w:val="18"/>
        </w:rPr>
        <w:t>10.22 Acknowledgement Regarding Any Supported QFCs</w:t>
      </w:r>
      <w:r>
        <w:rPr>
          <w:rFonts w:eastAsia="Arial" w:cs="Arial" w:ascii="Arial" w:hAnsi="Arial"/>
          <w:sz w:val="18"/>
          <w:szCs w:val="18"/>
        </w:rPr>
        <w:t>. To the extent that the Loan Documents provide support, through a guarantee</w:t>
      </w:r>
      <w:r>
        <w:rPr>
          <w:rFonts w:eastAsia="Arial" w:cs="Arial" w:ascii="Arial" w:hAnsi="Arial"/>
          <w:b/>
          <w:bCs/>
          <w:sz w:val="18"/>
          <w:szCs w:val="18"/>
        </w:rPr>
        <w:t xml:space="preserve"> </w:t>
      </w:r>
      <w:r>
        <w:rPr>
          <w:rFonts w:eastAsia="Arial" w:cs="Arial" w:ascii="Arial" w:hAnsi="Arial"/>
          <w:sz w:val="18"/>
          <w:szCs w:val="18"/>
        </w:rPr>
        <w:t>or otherwise, for any Swap Contract or any other agreement or instrument that is a QFC (such support, “</w:t>
      </w:r>
      <w:r>
        <w:rPr>
          <w:rFonts w:eastAsia="Arial" w:cs="Arial" w:ascii="Arial" w:hAnsi="Arial"/>
          <w:sz w:val="18"/>
          <w:szCs w:val="18"/>
          <w:u w:val="single"/>
        </w:rPr>
        <w:t>QFC Credit Support</w:t>
      </w:r>
      <w:r>
        <w:rPr>
          <w:rFonts w:eastAsia="Arial" w:cs="Arial" w:ascii="Arial" w:hAnsi="Arial"/>
          <w:sz w:val="18"/>
          <w:szCs w:val="18"/>
        </w:rPr>
        <w:t>”, and each such QFC, a “</w:t>
      </w:r>
      <w:r>
        <w:rPr>
          <w:rFonts w:eastAsia="Arial" w:cs="Arial" w:ascii="Arial" w:hAnsi="Arial"/>
          <w:sz w:val="18"/>
          <w:szCs w:val="18"/>
          <w:u w:val="single"/>
        </w:rPr>
        <w:t>Supported QFC</w:t>
      </w:r>
      <w:r>
        <w:rPr>
          <w:rFonts w:eastAsia="Arial" w:cs="Arial" w:ascii="Arial" w:hAnsi="Arial"/>
          <w:sz w:val="18"/>
          <w:szCs w:val="18"/>
        </w:rPr>
        <w:t>”), the parties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w:t>
      </w:r>
      <w:r>
        <w:rPr>
          <w:rFonts w:eastAsia="Arial" w:cs="Arial" w:ascii="Arial" w:hAnsi="Arial"/>
          <w:sz w:val="18"/>
          <w:szCs w:val="18"/>
          <w:u w:val="single"/>
        </w:rPr>
        <w:t>U.S. Special Resolution Regimes</w:t>
      </w:r>
      <w:r>
        <w:rPr>
          <w:rFonts w:eastAsia="Arial" w:cs="Arial" w:ascii="Arial" w:hAnsi="Arial"/>
          <w:sz w:val="18"/>
          <w:szCs w:val="18"/>
        </w:rPr>
        <w:t>”) in respect of such Supported QFC and QFC Credit Support (with the provisions below applicable notwithstanding that the Loan Documents and any Supported QFC may in fact be stated to be governed by the laws of the State of New York and/or of the United States or any other state of the United States):</w:t>
      </w:r>
    </w:p>
    <w:p>
      <w:pPr>
        <w:pStyle w:val="Normal"/>
        <w:spacing w:lineRule="exact" w:line="247"/>
        <w:rPr>
          <w:sz w:val="20"/>
          <w:szCs w:val="20"/>
        </w:rPr>
      </w:pPr>
      <w:r>
        <w:rPr>
          <w:sz w:val="20"/>
          <w:szCs w:val="20"/>
        </w:rPr>
      </w:r>
    </w:p>
    <w:p>
      <w:pPr>
        <w:pStyle w:val="Normal"/>
        <w:numPr>
          <w:ilvl w:val="0"/>
          <w:numId w:val="110"/>
        </w:numPr>
        <w:tabs>
          <w:tab w:val="clear" w:pos="720"/>
          <w:tab w:val="left" w:pos="1496" w:leader="none"/>
        </w:tabs>
        <w:spacing w:lineRule="auto" w:line="257"/>
        <w:ind w:firstLine="656"/>
        <w:jc w:val="both"/>
        <w:rPr>
          <w:rFonts w:ascii="Arial" w:hAnsi="Arial" w:eastAsia="Arial" w:cs="Arial"/>
          <w:sz w:val="18"/>
          <w:szCs w:val="18"/>
        </w:rPr>
      </w:pPr>
      <w:r>
        <w:rPr>
          <w:rFonts w:eastAsia="Arial" w:cs="Arial" w:ascii="Arial" w:hAnsi="Arial"/>
          <w:sz w:val="18"/>
          <w:szCs w:val="18"/>
        </w:rPr>
        <w:t>In the event a Covered Entity that is party to a Supported QFC (each, a “</w:t>
      </w:r>
      <w:r>
        <w:rPr>
          <w:rFonts w:eastAsia="Arial" w:cs="Arial" w:ascii="Arial" w:hAnsi="Arial"/>
          <w:sz w:val="18"/>
          <w:szCs w:val="18"/>
          <w:u w:val="single"/>
        </w:rPr>
        <w:t>Covered Party</w:t>
      </w:r>
      <w:r>
        <w:rPr>
          <w:rFonts w:eastAsia="Arial" w:cs="Arial" w:ascii="Arial" w:hAnsi="Arial"/>
          <w:sz w:val="18"/>
          <w:szCs w:val="18"/>
        </w:rPr>
        <w:t>”) becomes subject to a proceeding under a U.S. Special Resolution Regime, the transfer of such Supported QFC and the benefit of such QFC Credit Support (and any interest and obligation in or under such Supported QFC and such QFC Credit Support, and any rights in property securing such Supported QFC or such QFC Credit Support) from such Covered Party will be effective to the same extent as the transfer would be effective under the U.S. Special Resolution Regime if the Supported QFC and such QFC Credit Support</w:t>
      </w:r>
    </w:p>
    <w:p>
      <w:pPr>
        <w:pStyle w:val="Normal"/>
        <w:spacing w:lineRule="exact" w:line="386"/>
        <w:rPr>
          <w:sz w:val="20"/>
          <w:szCs w:val="20"/>
        </w:rPr>
      </w:pPr>
      <w:r>
        <w:rPr>
          <w:sz w:val="20"/>
          <w:szCs w:val="20"/>
        </w:rPr>
      </w:r>
    </w:p>
    <w:p>
      <w:pPr>
        <w:pStyle w:val="Normal"/>
        <w:jc w:val="center"/>
        <w:rPr>
          <w:sz w:val="20"/>
          <w:szCs w:val="20"/>
        </w:rPr>
      </w:pPr>
      <w:r>
        <w:rPr>
          <w:rFonts w:eastAsia="Arial" w:cs="Arial" w:ascii="Arial" w:hAnsi="Arial"/>
          <w:sz w:val="14"/>
          <w:szCs w:val="14"/>
        </w:rPr>
        <w:t>79</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82">
            <wp:simplePos x="0" y="0"/>
            <wp:positionH relativeFrom="column">
              <wp:posOffset>5080</wp:posOffset>
            </wp:positionH>
            <wp:positionV relativeFrom="paragraph">
              <wp:posOffset>38100</wp:posOffset>
            </wp:positionV>
            <wp:extent cx="7132320" cy="17145"/>
            <wp:effectExtent l="0" t="0" r="0" b="0"/>
            <wp:wrapNone/>
            <wp:docPr id="81" name="Picture 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02" descr=""/>
                    <pic:cNvPicPr>
                      <a:picLocks noChangeAspect="1" noChangeArrowheads="1"/>
                    </pic:cNvPicPr>
                  </pic:nvPicPr>
                  <pic:blipFill>
                    <a:blip r:embed="rId82"/>
                    <a:stretch>
                      <a:fillRect/>
                    </a:stretch>
                  </pic:blipFill>
                  <pic:spPr bwMode="auto">
                    <a:xfrm>
                      <a:off x="0" y="0"/>
                      <a:ext cx="7132320" cy="17145"/>
                    </a:xfrm>
                    <a:prstGeom prst="rect">
                      <a:avLst/>
                    </a:prstGeom>
                    <a:noFill/>
                  </pic:spPr>
                </pic:pic>
              </a:graphicData>
            </a:graphic>
          </wp:anchor>
        </w:drawing>
      </w:r>
    </w:p>
    <w:p>
      <w:pPr>
        <w:pStyle w:val="Normal"/>
        <w:spacing w:lineRule="auto" w:line="271"/>
        <w:jc w:val="both"/>
        <w:rPr>
          <w:sz w:val="20"/>
          <w:szCs w:val="20"/>
        </w:rPr>
      </w:pPr>
      <w:bookmarkStart w:id="83" w:name="page89"/>
      <w:bookmarkEnd w:id="83"/>
      <w:r>
        <w:rPr>
          <w:rFonts w:eastAsia="Arial" w:cs="Arial" w:ascii="Arial" w:hAnsi="Arial"/>
          <w:sz w:val="17"/>
          <w:szCs w:val="17"/>
        </w:rPr>
        <w:t>(and any such interest, obligation and rights in property) were governed by the laws of the United States or a state of the United States. In the event a Covered Party or a BHC Act Affiliate of a Covered Party becomes subject to a proceeding under a U.S. Special Resolution Regime, Default Rights under the Loan Documents that might otherwise apply to such Supported QFC or any QFC Credit Support that may be exercised against such Covered Party are permitted to be exercised to no greater extent than such Default Rights could be exercised under the U.S. Special Resolution Regime if the Supported QFC and the Loan Documents were governed by the laws of the United States or a state of the United States. Without limitation of the foregoing, it is understood and agreed that rights and remedies of the parties with respect to a Defaulting Lender shall in no event affect the rights of any Covered Party with respect to a Supported QFC or any QFC Credit Support.</w:t>
      </w:r>
    </w:p>
    <w:p>
      <w:pPr>
        <w:pStyle w:val="Normal"/>
        <w:spacing w:lineRule="exact" w:line="231"/>
        <w:rPr>
          <w:sz w:val="20"/>
          <w:szCs w:val="20"/>
        </w:rPr>
      </w:pPr>
      <w:r>
        <w:rPr>
          <w:sz w:val="20"/>
          <w:szCs w:val="20"/>
        </w:rPr>
      </w:r>
    </w:p>
    <w:p>
      <w:pPr>
        <w:pStyle w:val="Normal"/>
        <w:numPr>
          <w:ilvl w:val="0"/>
          <w:numId w:val="111"/>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rPr>
        <w:t xml:space="preserve">As used in this </w:t>
      </w:r>
      <w:r>
        <w:rPr>
          <w:rFonts w:eastAsia="Arial" w:cs="Arial" w:ascii="Arial" w:hAnsi="Arial"/>
          <w:sz w:val="18"/>
          <w:szCs w:val="18"/>
          <w:u w:val="single"/>
        </w:rPr>
        <w:t>Section 10.22</w:t>
      </w:r>
      <w:r>
        <w:rPr>
          <w:rFonts w:eastAsia="Arial" w:cs="Arial" w:ascii="Arial" w:hAnsi="Arial"/>
          <w:sz w:val="18"/>
          <w:szCs w:val="18"/>
        </w:rPr>
        <w:t>, the following terms have the following meanings:</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1"/>
          <w:numId w:val="111"/>
        </w:numPr>
        <w:tabs>
          <w:tab w:val="clear" w:pos="720"/>
          <w:tab w:val="left" w:pos="2180" w:leader="none"/>
        </w:tabs>
        <w:spacing w:lineRule="auto" w:line="278"/>
        <w:ind w:firstLine="806" w:left="660"/>
        <w:rPr>
          <w:rFonts w:ascii="Arial" w:hAnsi="Arial" w:eastAsia="Arial" w:cs="Arial"/>
          <w:sz w:val="18"/>
          <w:szCs w:val="18"/>
        </w:rPr>
      </w:pPr>
      <w:r>
        <w:rPr>
          <w:rFonts w:eastAsia="Arial" w:cs="Arial" w:ascii="Arial" w:hAnsi="Arial"/>
          <w:sz w:val="18"/>
          <w:szCs w:val="18"/>
        </w:rPr>
        <w:t>“</w:t>
      </w:r>
      <w:r>
        <w:rPr>
          <w:rFonts w:eastAsia="Arial" w:cs="Arial" w:ascii="Arial" w:hAnsi="Arial"/>
          <w:sz w:val="18"/>
          <w:szCs w:val="18"/>
          <w:u w:val="single"/>
        </w:rPr>
        <w:t>BHC Act Affiliate</w:t>
      </w:r>
      <w:r>
        <w:rPr>
          <w:rFonts w:eastAsia="Arial" w:cs="Arial" w:ascii="Arial" w:hAnsi="Arial"/>
          <w:sz w:val="18"/>
          <w:szCs w:val="18"/>
        </w:rPr>
        <w:t>” of a party means an “affiliate” (as such term is defined under, and interpreted in accordance with, 12 U.S.C. 1841(k)) of such party.</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1"/>
          <w:numId w:val="111"/>
        </w:numPr>
        <w:tabs>
          <w:tab w:val="clear" w:pos="720"/>
          <w:tab w:val="left" w:pos="2189" w:leader="none"/>
        </w:tabs>
        <w:spacing w:lineRule="auto" w:line="278"/>
        <w:ind w:firstLine="806" w:left="660"/>
        <w:rPr>
          <w:rFonts w:ascii="Arial" w:hAnsi="Arial" w:eastAsia="Arial" w:cs="Arial"/>
          <w:sz w:val="18"/>
          <w:szCs w:val="18"/>
        </w:rPr>
      </w:pPr>
      <w:r>
        <w:rPr>
          <w:rFonts w:eastAsia="Arial" w:cs="Arial" w:ascii="Arial" w:hAnsi="Arial"/>
          <w:sz w:val="18"/>
          <w:szCs w:val="18"/>
        </w:rPr>
        <w:t>“</w:t>
      </w:r>
      <w:r>
        <w:rPr>
          <w:rFonts w:eastAsia="Arial" w:cs="Arial" w:ascii="Arial" w:hAnsi="Arial"/>
          <w:sz w:val="18"/>
          <w:szCs w:val="18"/>
          <w:u w:val="single"/>
        </w:rPr>
        <w:t>Default Right</w:t>
      </w:r>
      <w:r>
        <w:rPr>
          <w:rFonts w:eastAsia="Arial" w:cs="Arial" w:ascii="Arial" w:hAnsi="Arial"/>
          <w:sz w:val="18"/>
          <w:szCs w:val="18"/>
        </w:rPr>
        <w:t>” has the meaning assigned to that term in, and shall be interpreted in accordance with, 12 C.F.R. §§ 252.81, 47.2 or 382.1, as applicable.</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1"/>
          <w:numId w:val="111"/>
        </w:numPr>
        <w:tabs>
          <w:tab w:val="clear" w:pos="720"/>
          <w:tab w:val="left" w:pos="2145" w:leader="none"/>
        </w:tabs>
        <w:spacing w:lineRule="auto" w:line="278"/>
        <w:ind w:firstLine="806" w:left="660"/>
        <w:rPr>
          <w:rFonts w:ascii="Arial" w:hAnsi="Arial" w:eastAsia="Arial" w:cs="Arial"/>
          <w:sz w:val="18"/>
          <w:szCs w:val="18"/>
        </w:rPr>
      </w:pPr>
      <w:r>
        <w:rPr>
          <w:rFonts w:eastAsia="Arial" w:cs="Arial" w:ascii="Arial" w:hAnsi="Arial"/>
          <w:sz w:val="18"/>
          <w:szCs w:val="18"/>
        </w:rPr>
        <w:t>“</w:t>
      </w:r>
      <w:r>
        <w:rPr>
          <w:rFonts w:eastAsia="Arial" w:cs="Arial" w:ascii="Arial" w:hAnsi="Arial"/>
          <w:sz w:val="18"/>
          <w:szCs w:val="18"/>
          <w:u w:val="single"/>
        </w:rPr>
        <w:t>QFC</w:t>
      </w:r>
      <w:r>
        <w:rPr>
          <w:rFonts w:eastAsia="Arial" w:cs="Arial" w:ascii="Arial" w:hAnsi="Arial"/>
          <w:sz w:val="18"/>
          <w:szCs w:val="18"/>
        </w:rPr>
        <w:t>” has the meaning assigned to the term “qualified financial contract” in, and shall be interpreted in accordance with, 12 U.S.C. 5390(c)(8)(D).</w:t>
      </w:r>
    </w:p>
    <w:p>
      <w:pPr>
        <w:pStyle w:val="Normal"/>
        <w:spacing w:lineRule="exact" w:line="197"/>
        <w:rPr>
          <w:sz w:val="20"/>
          <w:szCs w:val="20"/>
        </w:rPr>
      </w:pPr>
      <w:r>
        <w:rPr>
          <w:sz w:val="20"/>
          <w:szCs w:val="20"/>
        </w:rPr>
      </w:r>
    </w:p>
    <w:p>
      <w:pPr>
        <w:pStyle w:val="Normal"/>
        <w:jc w:val="center"/>
        <w:rPr>
          <w:sz w:val="20"/>
          <w:szCs w:val="20"/>
        </w:rPr>
      </w:pPr>
      <w:r>
        <w:rPr>
          <w:rFonts w:eastAsia="Arial" w:cs="Arial" w:ascii="Arial" w:hAnsi="Arial"/>
          <w:sz w:val="18"/>
          <w:szCs w:val="18"/>
        </w:rPr>
        <w:t>[Remainder of page intentionally left blank. Signature pages to follow.]</w:t>
      </w:r>
    </w:p>
    <w:p>
      <w:pPr>
        <w:pStyle w:val="Normal"/>
        <w:spacing w:lineRule="exact" w:line="200"/>
        <w:rPr>
          <w:sz w:val="20"/>
          <w:szCs w:val="20"/>
        </w:rPr>
      </w:pPr>
      <w:r>
        <w:rPr>
          <w:sz w:val="20"/>
          <w:szCs w:val="20"/>
        </w:rPr>
      </w:r>
    </w:p>
    <w:p>
      <w:pPr>
        <w:pStyle w:val="Normal"/>
        <w:spacing w:lineRule="exact" w:line="223"/>
        <w:rPr>
          <w:sz w:val="20"/>
          <w:szCs w:val="20"/>
        </w:rPr>
      </w:pPr>
      <w:r>
        <w:rPr>
          <w:sz w:val="20"/>
          <w:szCs w:val="20"/>
        </w:rPr>
      </w:r>
    </w:p>
    <w:p>
      <w:pPr>
        <w:pStyle w:val="Normal"/>
        <w:jc w:val="center"/>
        <w:rPr>
          <w:sz w:val="20"/>
          <w:szCs w:val="20"/>
        </w:rPr>
      </w:pPr>
      <w:r>
        <w:rPr>
          <w:rFonts w:eastAsia="Arial" w:cs="Arial" w:ascii="Arial" w:hAnsi="Arial"/>
          <w:sz w:val="14"/>
          <w:szCs w:val="14"/>
        </w:rPr>
        <w:t>80</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83">
            <wp:simplePos x="0" y="0"/>
            <wp:positionH relativeFrom="column">
              <wp:posOffset>5080</wp:posOffset>
            </wp:positionH>
            <wp:positionV relativeFrom="paragraph">
              <wp:posOffset>38100</wp:posOffset>
            </wp:positionV>
            <wp:extent cx="7132320" cy="17145"/>
            <wp:effectExtent l="0" t="0" r="0" b="0"/>
            <wp:wrapNone/>
            <wp:docPr id="82" name="Picture 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03" descr=""/>
                    <pic:cNvPicPr>
                      <a:picLocks noChangeAspect="1" noChangeArrowheads="1"/>
                    </pic:cNvPicPr>
                  </pic:nvPicPr>
                  <pic:blipFill>
                    <a:blip r:embed="rId83"/>
                    <a:stretch>
                      <a:fillRect/>
                    </a:stretch>
                  </pic:blipFill>
                  <pic:spPr bwMode="auto">
                    <a:xfrm>
                      <a:off x="0" y="0"/>
                      <a:ext cx="7132320" cy="17145"/>
                    </a:xfrm>
                    <a:prstGeom prst="rect">
                      <a:avLst/>
                    </a:prstGeom>
                    <a:noFill/>
                  </pic:spPr>
                </pic:pic>
              </a:graphicData>
            </a:graphic>
          </wp:anchor>
        </w:drawing>
      </w:r>
    </w:p>
    <w:p>
      <w:pPr>
        <w:pStyle w:val="Normal"/>
        <w:rPr>
          <w:sz w:val="20"/>
          <w:szCs w:val="20"/>
        </w:rPr>
      </w:pPr>
      <w:bookmarkStart w:id="84" w:name="page90"/>
      <w:bookmarkEnd w:id="84"/>
      <w:r>
        <w:rPr>
          <w:rFonts w:eastAsia="Arial" w:cs="Arial" w:ascii="Arial" w:hAnsi="Arial"/>
          <w:i/>
          <w:iCs/>
          <w:sz w:val="17"/>
          <w:szCs w:val="17"/>
        </w:rPr>
        <w:t xml:space="preserve">IN WITNESS WHEREOF, </w:t>
      </w:r>
      <w:r>
        <w:rPr>
          <w:rFonts w:eastAsia="Arial" w:cs="Arial" w:ascii="Arial" w:hAnsi="Arial"/>
          <w:sz w:val="17"/>
          <w:szCs w:val="17"/>
        </w:rPr>
        <w:t>the parties hereto have caused this Agreement to be duly executed as of the date first above written.</w:t>
      </w:r>
    </w:p>
    <w:p>
      <w:pPr>
        <w:pStyle w:val="Normal"/>
        <w:spacing w:lineRule="exact" w:line="260"/>
        <w:rPr>
          <w:sz w:val="20"/>
          <w:szCs w:val="20"/>
        </w:rPr>
      </w:pPr>
      <w:r>
        <w:rPr>
          <w:sz w:val="20"/>
          <w:szCs w:val="20"/>
        </w:rPr>
      </w:r>
    </w:p>
    <w:p>
      <w:pPr>
        <w:pStyle w:val="Normal"/>
        <w:ind w:left="4980"/>
        <w:rPr>
          <w:sz w:val="20"/>
          <w:szCs w:val="20"/>
        </w:rPr>
      </w:pPr>
      <w:r>
        <w:rPr>
          <w:rFonts w:eastAsia="Arial" w:cs="Arial" w:ascii="Arial" w:hAnsi="Arial"/>
          <w:b/>
          <w:bCs/>
          <w:sz w:val="18"/>
          <w:szCs w:val="18"/>
        </w:rPr>
        <w:t>THE TORO COMPANY</w:t>
      </w:r>
    </w:p>
    <w:p>
      <w:pPr>
        <w:pStyle w:val="Normal"/>
        <w:spacing w:lineRule="exact" w:line="212"/>
        <w:rPr>
          <w:sz w:val="20"/>
          <w:szCs w:val="20"/>
        </w:rPr>
      </w:pPr>
      <w:r>
        <w:rPr>
          <w:sz w:val="20"/>
          <w:szCs w:val="20"/>
        </w:rPr>
      </w:r>
    </w:p>
    <w:tbl>
      <w:tblPr>
        <w:tblW w:w="5080" w:type="dxa"/>
        <w:jc w:val="left"/>
        <w:tblInd w:w="4980" w:type="dxa"/>
        <w:tblLayout w:type="fixed"/>
        <w:tblCellMar>
          <w:top w:w="0" w:type="dxa"/>
          <w:left w:w="0" w:type="dxa"/>
          <w:bottom w:w="0" w:type="dxa"/>
          <w:right w:w="0" w:type="dxa"/>
        </w:tblCellMar>
        <w:tblLook w:val="04a0" w:noHBand="0" w:noVBand="1" w:firstColumn="1" w:lastRow="0" w:lastColumn="0" w:firstRow="1"/>
      </w:tblPr>
      <w:tblGrid>
        <w:gridCol w:w="558"/>
        <w:gridCol w:w="1400"/>
        <w:gridCol w:w="82"/>
        <w:gridCol w:w="3040"/>
      </w:tblGrid>
      <w:tr>
        <w:trPr>
          <w:trHeight w:val="207" w:hRule="atLeast"/>
        </w:trPr>
        <w:tc>
          <w:tcPr>
            <w:tcW w:w="558" w:type="dxa"/>
            <w:tcBorders/>
            <w:vAlign w:val="bottom"/>
          </w:tcPr>
          <w:p>
            <w:pPr>
              <w:pStyle w:val="Normal"/>
              <w:rPr>
                <w:sz w:val="20"/>
                <w:szCs w:val="20"/>
              </w:rPr>
            </w:pPr>
            <w:r>
              <w:rPr>
                <w:rFonts w:eastAsia="Arial" w:cs="Arial" w:ascii="Arial" w:hAnsi="Arial"/>
                <w:sz w:val="18"/>
                <w:szCs w:val="18"/>
              </w:rPr>
              <w:t>By:</w:t>
            </w:r>
          </w:p>
        </w:tc>
        <w:tc>
          <w:tcPr>
            <w:tcW w:w="4522" w:type="dxa"/>
            <w:gridSpan w:val="3"/>
            <w:tcBorders/>
            <w:vAlign w:val="bottom"/>
          </w:tcPr>
          <w:p>
            <w:pPr>
              <w:pStyle w:val="Normal"/>
              <w:rPr>
                <w:sz w:val="20"/>
                <w:szCs w:val="20"/>
              </w:rPr>
            </w:pPr>
            <w:r>
              <w:rPr>
                <w:rFonts w:eastAsia="Arial" w:cs="Arial" w:ascii="Arial" w:hAnsi="Arial"/>
                <w:sz w:val="18"/>
                <w:szCs w:val="18"/>
              </w:rPr>
              <w:t>/s/ Renee J. Peterson</w:t>
            </w:r>
          </w:p>
        </w:tc>
      </w:tr>
      <w:tr>
        <w:trPr>
          <w:trHeight w:val="222" w:hRule="atLeast"/>
        </w:trPr>
        <w:tc>
          <w:tcPr>
            <w:tcW w:w="558" w:type="dxa"/>
            <w:tcBorders/>
            <w:vAlign w:val="bottom"/>
          </w:tcPr>
          <w:p>
            <w:pPr>
              <w:pStyle w:val="Normal"/>
              <w:rPr>
                <w:sz w:val="20"/>
                <w:szCs w:val="20"/>
              </w:rPr>
            </w:pPr>
            <w:r>
              <w:rPr>
                <w:rFonts w:eastAsia="Arial" w:cs="Arial" w:ascii="Arial" w:hAnsi="Arial"/>
                <w:sz w:val="18"/>
                <w:szCs w:val="18"/>
              </w:rPr>
              <w:t>Name:</w:t>
            </w:r>
          </w:p>
        </w:tc>
        <w:tc>
          <w:tcPr>
            <w:tcW w:w="1482" w:type="dxa"/>
            <w:gridSpan w:val="2"/>
            <w:tcBorders>
              <w:top w:val="single" w:sz="8" w:space="0" w:color="000000"/>
            </w:tcBorders>
            <w:vAlign w:val="bottom"/>
          </w:tcPr>
          <w:p>
            <w:pPr>
              <w:pStyle w:val="Normal"/>
              <w:rPr>
                <w:sz w:val="20"/>
                <w:szCs w:val="20"/>
              </w:rPr>
            </w:pPr>
            <w:r>
              <w:rPr>
                <w:rFonts w:eastAsia="Arial" w:cs="Arial" w:ascii="Arial" w:hAnsi="Arial"/>
                <w:w w:val="97"/>
                <w:sz w:val="18"/>
                <w:szCs w:val="18"/>
              </w:rPr>
              <w:t>Renee J. Peterson</w:t>
            </w:r>
          </w:p>
        </w:tc>
        <w:tc>
          <w:tcPr>
            <w:tcW w:w="3040" w:type="dxa"/>
            <w:tcBorders/>
            <w:vAlign w:val="bottom"/>
          </w:tcPr>
          <w:p>
            <w:pPr>
              <w:pStyle w:val="Normal"/>
              <w:rPr>
                <w:sz w:val="19"/>
                <w:szCs w:val="19"/>
              </w:rPr>
            </w:pPr>
            <w:r>
              <w:rPr>
                <w:sz w:val="19"/>
                <w:szCs w:val="19"/>
              </w:rPr>
            </w:r>
          </w:p>
        </w:tc>
      </w:tr>
      <w:tr>
        <w:trPr>
          <w:trHeight w:val="216" w:hRule="atLeast"/>
        </w:trPr>
        <w:tc>
          <w:tcPr>
            <w:tcW w:w="558" w:type="dxa"/>
            <w:tcBorders/>
            <w:vAlign w:val="bottom"/>
          </w:tcPr>
          <w:p>
            <w:pPr>
              <w:pStyle w:val="Normal"/>
              <w:rPr>
                <w:sz w:val="20"/>
                <w:szCs w:val="20"/>
              </w:rPr>
            </w:pPr>
            <w:r>
              <w:rPr>
                <w:rFonts w:eastAsia="Arial" w:cs="Arial" w:ascii="Arial" w:hAnsi="Arial"/>
                <w:sz w:val="18"/>
                <w:szCs w:val="18"/>
              </w:rPr>
              <w:t>Title:</w:t>
            </w:r>
          </w:p>
        </w:tc>
        <w:tc>
          <w:tcPr>
            <w:tcW w:w="4522" w:type="dxa"/>
            <w:gridSpan w:val="3"/>
            <w:tcBorders/>
            <w:vAlign w:val="bottom"/>
          </w:tcPr>
          <w:p>
            <w:pPr>
              <w:pStyle w:val="Normal"/>
              <w:rPr>
                <w:sz w:val="20"/>
                <w:szCs w:val="20"/>
              </w:rPr>
            </w:pPr>
            <w:r>
              <w:rPr>
                <w:rFonts w:eastAsia="Arial" w:cs="Arial" w:ascii="Arial" w:hAnsi="Arial"/>
                <w:sz w:val="18"/>
                <w:szCs w:val="18"/>
              </w:rPr>
              <w:t>Vice President, Treasurer and Chief Financial</w:t>
            </w:r>
          </w:p>
        </w:tc>
      </w:tr>
      <w:tr>
        <w:trPr>
          <w:trHeight w:val="230" w:hRule="atLeast"/>
        </w:trPr>
        <w:tc>
          <w:tcPr>
            <w:tcW w:w="558" w:type="dxa"/>
            <w:tcBorders/>
            <w:vAlign w:val="bottom"/>
          </w:tcPr>
          <w:p>
            <w:pPr>
              <w:pStyle w:val="Normal"/>
              <w:rPr>
                <w:sz w:val="20"/>
                <w:szCs w:val="20"/>
              </w:rPr>
            </w:pPr>
            <w:r>
              <w:rPr>
                <w:sz w:val="20"/>
                <w:szCs w:val="20"/>
              </w:rPr>
            </w:r>
          </w:p>
        </w:tc>
        <w:tc>
          <w:tcPr>
            <w:tcW w:w="4522" w:type="dxa"/>
            <w:gridSpan w:val="3"/>
            <w:tcBorders/>
            <w:vAlign w:val="bottom"/>
          </w:tcPr>
          <w:p>
            <w:pPr>
              <w:pStyle w:val="Normal"/>
              <w:rPr>
                <w:sz w:val="20"/>
                <w:szCs w:val="20"/>
              </w:rPr>
            </w:pPr>
            <w:r>
              <w:rPr>
                <w:rFonts w:eastAsia="Arial" w:cs="Arial" w:ascii="Arial" w:hAnsi="Arial"/>
                <w:sz w:val="18"/>
                <w:szCs w:val="18"/>
              </w:rPr>
              <w:t>Officer</w:t>
            </w:r>
          </w:p>
        </w:tc>
      </w:tr>
      <w:tr>
        <w:trPr>
          <w:trHeight w:val="391" w:hRule="atLeast"/>
        </w:trPr>
        <w:tc>
          <w:tcPr>
            <w:tcW w:w="558" w:type="dxa"/>
            <w:tcBorders/>
            <w:vAlign w:val="bottom"/>
          </w:tcPr>
          <w:p>
            <w:pPr>
              <w:pStyle w:val="Normal"/>
              <w:rPr>
                <w:sz w:val="20"/>
                <w:szCs w:val="20"/>
              </w:rPr>
            </w:pPr>
            <w:r>
              <w:rPr>
                <w:rFonts w:eastAsia="Arial" w:cs="Arial" w:ascii="Arial" w:hAnsi="Arial"/>
                <w:sz w:val="18"/>
                <w:szCs w:val="18"/>
              </w:rPr>
              <w:t>By:</w:t>
            </w:r>
          </w:p>
        </w:tc>
        <w:tc>
          <w:tcPr>
            <w:tcW w:w="4522" w:type="dxa"/>
            <w:gridSpan w:val="3"/>
            <w:tcBorders/>
            <w:vAlign w:val="bottom"/>
          </w:tcPr>
          <w:p>
            <w:pPr>
              <w:pStyle w:val="Normal"/>
              <w:rPr>
                <w:sz w:val="20"/>
                <w:szCs w:val="20"/>
              </w:rPr>
            </w:pPr>
            <w:r>
              <w:rPr>
                <w:rFonts w:eastAsia="Arial" w:cs="Arial" w:ascii="Arial" w:hAnsi="Arial"/>
                <w:sz w:val="18"/>
                <w:szCs w:val="18"/>
              </w:rPr>
              <w:t>/s/ Julie A. Kerekes</w:t>
            </w:r>
          </w:p>
        </w:tc>
      </w:tr>
      <w:tr>
        <w:trPr>
          <w:trHeight w:val="222" w:hRule="atLeast"/>
        </w:trPr>
        <w:tc>
          <w:tcPr>
            <w:tcW w:w="558" w:type="dxa"/>
            <w:tcBorders/>
            <w:vAlign w:val="bottom"/>
          </w:tcPr>
          <w:p>
            <w:pPr>
              <w:pStyle w:val="Normal"/>
              <w:rPr>
                <w:sz w:val="20"/>
                <w:szCs w:val="20"/>
              </w:rPr>
            </w:pPr>
            <w:r>
              <w:rPr>
                <w:rFonts w:eastAsia="Arial" w:cs="Arial" w:ascii="Arial" w:hAnsi="Arial"/>
                <w:sz w:val="18"/>
                <w:szCs w:val="18"/>
              </w:rPr>
              <w:t>Name:</w:t>
            </w:r>
          </w:p>
        </w:tc>
        <w:tc>
          <w:tcPr>
            <w:tcW w:w="1400" w:type="dxa"/>
            <w:tcBorders>
              <w:top w:val="single" w:sz="8" w:space="0" w:color="000000"/>
            </w:tcBorders>
            <w:vAlign w:val="bottom"/>
          </w:tcPr>
          <w:p>
            <w:pPr>
              <w:pStyle w:val="Normal"/>
              <w:rPr>
                <w:sz w:val="20"/>
                <w:szCs w:val="20"/>
              </w:rPr>
            </w:pPr>
            <w:r>
              <w:rPr>
                <w:rFonts w:eastAsia="Arial" w:cs="Arial" w:ascii="Arial" w:hAnsi="Arial"/>
                <w:sz w:val="18"/>
                <w:szCs w:val="18"/>
              </w:rPr>
              <w:t>Julie A. Kerekes</w:t>
            </w:r>
          </w:p>
        </w:tc>
        <w:tc>
          <w:tcPr>
            <w:tcW w:w="3122" w:type="dxa"/>
            <w:gridSpan w:val="2"/>
            <w:tcBorders/>
            <w:vAlign w:val="bottom"/>
          </w:tcPr>
          <w:p>
            <w:pPr>
              <w:pStyle w:val="Normal"/>
              <w:rPr>
                <w:sz w:val="19"/>
                <w:szCs w:val="19"/>
              </w:rPr>
            </w:pPr>
            <w:r>
              <w:rPr>
                <w:sz w:val="19"/>
                <w:szCs w:val="19"/>
              </w:rPr>
            </w:r>
          </w:p>
        </w:tc>
      </w:tr>
      <w:tr>
        <w:trPr>
          <w:trHeight w:val="216" w:hRule="atLeast"/>
        </w:trPr>
        <w:tc>
          <w:tcPr>
            <w:tcW w:w="558" w:type="dxa"/>
            <w:tcBorders/>
            <w:vAlign w:val="bottom"/>
          </w:tcPr>
          <w:p>
            <w:pPr>
              <w:pStyle w:val="Normal"/>
              <w:rPr>
                <w:sz w:val="20"/>
                <w:szCs w:val="20"/>
              </w:rPr>
            </w:pPr>
            <w:r>
              <w:rPr>
                <w:rFonts w:eastAsia="Arial" w:cs="Arial" w:ascii="Arial" w:hAnsi="Arial"/>
                <w:sz w:val="18"/>
                <w:szCs w:val="18"/>
              </w:rPr>
              <w:t>Title:</w:t>
            </w:r>
          </w:p>
        </w:tc>
        <w:tc>
          <w:tcPr>
            <w:tcW w:w="4522" w:type="dxa"/>
            <w:gridSpan w:val="3"/>
            <w:tcBorders/>
            <w:vAlign w:val="bottom"/>
          </w:tcPr>
          <w:p>
            <w:pPr>
              <w:pStyle w:val="Normal"/>
              <w:rPr>
                <w:sz w:val="20"/>
                <w:szCs w:val="20"/>
              </w:rPr>
            </w:pPr>
            <w:r>
              <w:rPr>
                <w:rFonts w:eastAsia="Arial" w:cs="Arial" w:ascii="Arial" w:hAnsi="Arial"/>
                <w:w w:val="90"/>
                <w:sz w:val="18"/>
                <w:szCs w:val="18"/>
              </w:rPr>
              <w:t>Managing Director, Tax, Treasury, Financial Services and Risk</w:t>
            </w:r>
          </w:p>
        </w:tc>
      </w:tr>
      <w:tr>
        <w:trPr>
          <w:trHeight w:val="230" w:hRule="atLeast"/>
        </w:trPr>
        <w:tc>
          <w:tcPr>
            <w:tcW w:w="558" w:type="dxa"/>
            <w:tcBorders/>
            <w:vAlign w:val="bottom"/>
          </w:tcPr>
          <w:p>
            <w:pPr>
              <w:pStyle w:val="Normal"/>
              <w:rPr>
                <w:sz w:val="20"/>
                <w:szCs w:val="20"/>
              </w:rPr>
            </w:pPr>
            <w:r>
              <w:rPr>
                <w:sz w:val="20"/>
                <w:szCs w:val="20"/>
              </w:rPr>
            </w:r>
          </w:p>
        </w:tc>
        <w:tc>
          <w:tcPr>
            <w:tcW w:w="4522" w:type="dxa"/>
            <w:gridSpan w:val="3"/>
            <w:tcBorders/>
            <w:vAlign w:val="bottom"/>
          </w:tcPr>
          <w:p>
            <w:pPr>
              <w:pStyle w:val="Normal"/>
              <w:rPr>
                <w:sz w:val="20"/>
                <w:szCs w:val="20"/>
              </w:rPr>
            </w:pPr>
            <w:r>
              <w:rPr>
                <w:rFonts w:eastAsia="Arial" w:cs="Arial" w:ascii="Arial" w:hAnsi="Arial"/>
                <w:sz w:val="18"/>
                <w:szCs w:val="18"/>
              </w:rPr>
              <w:t>Management and Assistant Treasurer</w:t>
            </w:r>
          </w:p>
        </w:tc>
      </w:tr>
    </w:tbl>
    <w:p>
      <w:pPr>
        <w:pStyle w:val="Normal"/>
        <w:spacing w:lineRule="exact" w:line="156"/>
        <w:rPr>
          <w:sz w:val="20"/>
          <w:szCs w:val="20"/>
        </w:rPr>
      </w:pPr>
      <w:r>
        <w:rPr>
          <w:sz w:val="20"/>
          <w:szCs w:val="20"/>
        </w:rPr>
      </w:r>
    </w:p>
    <w:p>
      <w:pPr>
        <w:pStyle w:val="Normal"/>
        <w:ind w:right="120"/>
        <w:jc w:val="center"/>
        <w:rPr>
          <w:sz w:val="20"/>
          <w:szCs w:val="20"/>
        </w:rPr>
      </w:pPr>
      <w:r>
        <w:rPr>
          <w:rFonts w:eastAsia="Arial" w:cs="Arial" w:ascii="Arial" w:hAnsi="Arial"/>
          <w:sz w:val="14"/>
          <w:szCs w:val="14"/>
        </w:rPr>
        <w:t>The Toro Company</w:t>
      </w:r>
    </w:p>
    <w:p>
      <w:pPr>
        <w:pStyle w:val="Normal"/>
        <w:spacing w:lineRule="auto" w:line="221"/>
        <w:ind w:right="120"/>
        <w:jc w:val="center"/>
        <w:rPr>
          <w:sz w:val="20"/>
          <w:szCs w:val="20"/>
        </w:rPr>
      </w:pPr>
      <w:r>
        <w:rPr>
          <w:rFonts w:eastAsia="Arial" w:cs="Arial" w:ascii="Arial" w:hAnsi="Arial"/>
          <w:sz w:val="14"/>
          <w:szCs w:val="14"/>
        </w:rPr>
        <w:t>TERM LOAN CREDIT AGREEMENT</w:t>
      </w:r>
    </w:p>
    <w:p>
      <w:pPr>
        <w:pStyle w:val="Normal"/>
        <w:ind w:right="120"/>
        <w:jc w:val="center"/>
        <w:rPr>
          <w:sz w:val="20"/>
          <w:szCs w:val="20"/>
        </w:rPr>
      </w:pPr>
      <w:r>
        <w:rPr>
          <w:rFonts w:eastAsia="Arial" w:cs="Arial" w:ascii="Arial" w:hAnsi="Arial"/>
          <w:sz w:val="14"/>
          <w:szCs w:val="14"/>
        </w:rPr>
        <w:t>Signature Page</w:t>
      </w:r>
    </w:p>
    <w:p>
      <w:pPr>
        <w:sectPr>
          <w:type w:val="nextPage"/>
          <w:pgSz w:w="11906" w:h="16838"/>
          <w:pgMar w:left="980" w:right="85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84">
            <wp:simplePos x="0" y="0"/>
            <wp:positionH relativeFrom="column">
              <wp:posOffset>-413385</wp:posOffset>
            </wp:positionH>
            <wp:positionV relativeFrom="paragraph">
              <wp:posOffset>30480</wp:posOffset>
            </wp:positionV>
            <wp:extent cx="7132320" cy="17145"/>
            <wp:effectExtent l="0" t="0" r="0" b="0"/>
            <wp:wrapNone/>
            <wp:docPr id="83" name="Picture 1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04" descr=""/>
                    <pic:cNvPicPr>
                      <a:picLocks noChangeAspect="1" noChangeArrowheads="1"/>
                    </pic:cNvPicPr>
                  </pic:nvPicPr>
                  <pic:blipFill>
                    <a:blip r:embed="rId84"/>
                    <a:stretch>
                      <a:fillRect/>
                    </a:stretch>
                  </pic:blipFill>
                  <pic:spPr bwMode="auto">
                    <a:xfrm>
                      <a:off x="0" y="0"/>
                      <a:ext cx="7132320" cy="17145"/>
                    </a:xfrm>
                    <a:prstGeom prst="rect">
                      <a:avLst/>
                    </a:prstGeom>
                    <a:noFill/>
                  </pic:spPr>
                </pic:pic>
              </a:graphicData>
            </a:graphic>
          </wp:anchor>
        </w:drawing>
      </w:r>
    </w:p>
    <w:p>
      <w:pPr>
        <w:pStyle w:val="Normal"/>
        <w:ind w:left="4520"/>
        <w:rPr>
          <w:sz w:val="20"/>
          <w:szCs w:val="20"/>
        </w:rPr>
      </w:pPr>
      <w:bookmarkStart w:id="85" w:name="page91"/>
      <w:bookmarkEnd w:id="85"/>
      <w:r>
        <w:rPr>
          <w:rFonts w:eastAsia="Arial" w:cs="Arial" w:ascii="Arial" w:hAnsi="Arial"/>
          <w:b/>
          <w:bCs/>
          <w:sz w:val="17"/>
          <w:szCs w:val="17"/>
        </w:rPr>
        <w:t xml:space="preserve">BANK OF AMERICA, N.A., </w:t>
      </w:r>
      <w:r>
        <w:rPr>
          <w:rFonts w:eastAsia="Arial" w:cs="Arial" w:ascii="Arial" w:hAnsi="Arial"/>
          <w:sz w:val="17"/>
          <w:szCs w:val="17"/>
        </w:rPr>
        <w:t>as</w:t>
      </w:r>
    </w:p>
    <w:p>
      <w:pPr>
        <w:pStyle w:val="Normal"/>
        <w:spacing w:lineRule="exact" w:line="39"/>
        <w:rPr>
          <w:sz w:val="20"/>
          <w:szCs w:val="20"/>
        </w:rPr>
      </w:pPr>
      <w:r>
        <w:rPr>
          <w:sz w:val="20"/>
          <w:szCs w:val="20"/>
        </w:rPr>
      </w:r>
    </w:p>
    <w:p>
      <w:pPr>
        <w:pStyle w:val="Normal"/>
        <w:ind w:left="4520"/>
        <w:rPr>
          <w:sz w:val="20"/>
          <w:szCs w:val="20"/>
        </w:rPr>
      </w:pPr>
      <w:r>
        <w:rPr>
          <w:rFonts w:eastAsia="Arial" w:cs="Arial" w:ascii="Arial" w:hAnsi="Arial"/>
          <w:sz w:val="18"/>
          <w:szCs w:val="18"/>
        </w:rPr>
        <w:t>Administrative Agent</w:t>
      </w:r>
    </w:p>
    <w:p>
      <w:pPr>
        <w:pStyle w:val="Normal"/>
        <w:spacing w:lineRule="exact" w:line="211"/>
        <w:rPr>
          <w:sz w:val="20"/>
          <w:szCs w:val="20"/>
        </w:rPr>
      </w:pPr>
      <w:r>
        <w:rPr>
          <w:sz w:val="20"/>
          <w:szCs w:val="20"/>
        </w:rPr>
      </w:r>
    </w:p>
    <w:p>
      <w:pPr>
        <w:pStyle w:val="Normal"/>
        <w:ind w:left="4520"/>
        <w:rPr>
          <w:sz w:val="20"/>
          <w:szCs w:val="20"/>
        </w:rPr>
      </w:pPr>
      <w:r>
        <w:rPr>
          <w:rFonts w:eastAsia="Arial" w:cs="Arial" w:ascii="Arial" w:hAnsi="Arial"/>
          <w:sz w:val="18"/>
          <w:szCs w:val="18"/>
        </w:rPr>
        <w:t>By:</w:t>
      </w:r>
    </w:p>
    <w:p>
      <w:pPr>
        <w:pStyle w:val="Normal"/>
        <w:spacing w:lineRule="exact" w:line="36"/>
        <w:rPr>
          <w:sz w:val="20"/>
          <w:szCs w:val="20"/>
        </w:rPr>
      </w:pPr>
      <w:r>
        <w:rPr>
          <w:sz w:val="20"/>
          <w:szCs w:val="20"/>
        </w:rPr>
      </w:r>
    </w:p>
    <w:p>
      <w:pPr>
        <w:pStyle w:val="Normal"/>
        <w:ind w:left="4520"/>
        <w:rPr>
          <w:sz w:val="20"/>
          <w:szCs w:val="20"/>
        </w:rPr>
      </w:pPr>
      <w:r>
        <w:rPr>
          <w:rFonts w:eastAsia="Arial" w:cs="Arial" w:ascii="Arial" w:hAnsi="Arial"/>
          <w:sz w:val="18"/>
          <w:szCs w:val="18"/>
        </w:rPr>
        <w:t>Name:</w:t>
      </w:r>
    </w:p>
    <w:p>
      <w:pPr>
        <w:pStyle w:val="Normal"/>
        <w:spacing w:lineRule="exact" w:line="20"/>
        <w:rPr>
          <w:sz w:val="20"/>
          <w:szCs w:val="20"/>
        </w:rPr>
      </w:pPr>
      <w:r>
        <w:rPr>
          <w:sz w:val="20"/>
          <w:szCs w:val="20"/>
        </w:rPr>
        <w:drawing>
          <wp:anchor behindDoc="1" distT="0" distB="0" distL="0" distR="0" simplePos="0" locked="0" layoutInCell="1" allowOverlap="1" relativeHeight="85">
            <wp:simplePos x="0" y="0"/>
            <wp:positionH relativeFrom="column">
              <wp:posOffset>3220085</wp:posOffset>
            </wp:positionH>
            <wp:positionV relativeFrom="paragraph">
              <wp:posOffset>-130175</wp:posOffset>
            </wp:positionV>
            <wp:extent cx="3206115" cy="17145"/>
            <wp:effectExtent l="0" t="0" r="0" b="0"/>
            <wp:wrapNone/>
            <wp:docPr id="84" name="Picture 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05" descr=""/>
                    <pic:cNvPicPr>
                      <a:picLocks noChangeAspect="1" noChangeArrowheads="1"/>
                    </pic:cNvPicPr>
                  </pic:nvPicPr>
                  <pic:blipFill>
                    <a:blip r:embed="rId85"/>
                    <a:stretch>
                      <a:fillRect/>
                    </a:stretch>
                  </pic:blipFill>
                  <pic:spPr bwMode="auto">
                    <a:xfrm>
                      <a:off x="0" y="0"/>
                      <a:ext cx="3206115" cy="17145"/>
                    </a:xfrm>
                    <a:prstGeom prst="rect">
                      <a:avLst/>
                    </a:prstGeom>
                    <a:noFill/>
                  </pic:spPr>
                </pic:pic>
              </a:graphicData>
            </a:graphic>
          </wp:anchor>
        </w:drawing>
      </w:r>
    </w:p>
    <w:p>
      <w:pPr>
        <w:pStyle w:val="Normal"/>
        <w:spacing w:lineRule="exact" w:line="3"/>
        <w:rPr>
          <w:sz w:val="20"/>
          <w:szCs w:val="20"/>
        </w:rPr>
      </w:pPr>
      <w:r>
        <w:rPr>
          <w:sz w:val="20"/>
          <w:szCs w:val="20"/>
        </w:rPr>
      </w:r>
    </w:p>
    <w:p>
      <w:pPr>
        <w:pStyle w:val="Normal"/>
        <w:ind w:right="-400"/>
        <w:jc w:val="center"/>
        <w:rPr>
          <w:sz w:val="20"/>
          <w:szCs w:val="20"/>
        </w:rPr>
      </w:pPr>
      <w:r>
        <w:rPr>
          <w:rFonts w:eastAsia="Arial" w:cs="Arial" w:ascii="Arial" w:hAnsi="Arial"/>
          <w:sz w:val="18"/>
          <w:szCs w:val="18"/>
        </w:rPr>
        <w:t>Title:</w:t>
      </w:r>
    </w:p>
    <w:p>
      <w:pPr>
        <w:pStyle w:val="Normal"/>
        <w:spacing w:lineRule="exact" w:line="200"/>
        <w:rPr>
          <w:sz w:val="20"/>
          <w:szCs w:val="20"/>
        </w:rPr>
      </w:pPr>
      <w:r>
        <w:rPr>
          <w:sz w:val="20"/>
          <w:szCs w:val="20"/>
        </w:rPr>
      </w:r>
    </w:p>
    <w:p>
      <w:pPr>
        <w:pStyle w:val="Normal"/>
        <w:spacing w:lineRule="exact" w:line="208"/>
        <w:rPr>
          <w:sz w:val="20"/>
          <w:szCs w:val="20"/>
        </w:rPr>
      </w:pPr>
      <w:r>
        <w:rPr>
          <w:sz w:val="20"/>
          <w:szCs w:val="20"/>
        </w:rPr>
      </w:r>
    </w:p>
    <w:p>
      <w:pPr>
        <w:pStyle w:val="Normal"/>
        <w:ind w:right="19"/>
        <w:jc w:val="center"/>
        <w:rPr>
          <w:sz w:val="20"/>
          <w:szCs w:val="20"/>
        </w:rPr>
      </w:pPr>
      <w:r>
        <w:rPr>
          <w:rFonts w:eastAsia="Arial" w:cs="Arial" w:ascii="Arial" w:hAnsi="Arial"/>
          <w:sz w:val="14"/>
          <w:szCs w:val="14"/>
        </w:rPr>
        <w:t>The Toro Company</w:t>
      </w:r>
    </w:p>
    <w:p>
      <w:pPr>
        <w:pStyle w:val="Normal"/>
        <w:spacing w:lineRule="auto" w:line="221"/>
        <w:ind w:right="19"/>
        <w:jc w:val="center"/>
        <w:rPr>
          <w:sz w:val="20"/>
          <w:szCs w:val="20"/>
        </w:rPr>
      </w:pPr>
      <w:r>
        <w:rPr>
          <w:rFonts w:eastAsia="Arial" w:cs="Arial" w:ascii="Arial" w:hAnsi="Arial"/>
          <w:sz w:val="14"/>
          <w:szCs w:val="14"/>
        </w:rPr>
        <w:t>TERM LOAN CREDIT AGREEMENT</w:t>
      </w:r>
    </w:p>
    <w:p>
      <w:pPr>
        <w:pStyle w:val="Normal"/>
        <w:ind w:right="19"/>
        <w:jc w:val="center"/>
        <w:rPr>
          <w:sz w:val="20"/>
          <w:szCs w:val="20"/>
        </w:rPr>
      </w:pPr>
      <w:r>
        <w:rPr>
          <w:rFonts w:eastAsia="Arial" w:cs="Arial" w:ascii="Arial" w:hAnsi="Arial"/>
          <w:sz w:val="14"/>
          <w:szCs w:val="14"/>
        </w:rPr>
        <w:t>Signature Page</w:t>
      </w:r>
    </w:p>
    <w:p>
      <w:pPr>
        <w:sectPr>
          <w:type w:val="nextPage"/>
          <w:pgSz w:w="11906" w:h="16838"/>
          <w:pgMar w:left="1440" w:right="1440" w:gutter="0" w:header="0" w:top="121"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86">
            <wp:simplePos x="0" y="0"/>
            <wp:positionH relativeFrom="column">
              <wp:posOffset>-705485</wp:posOffset>
            </wp:positionH>
            <wp:positionV relativeFrom="paragraph">
              <wp:posOffset>30480</wp:posOffset>
            </wp:positionV>
            <wp:extent cx="7132320" cy="17145"/>
            <wp:effectExtent l="0" t="0" r="0" b="0"/>
            <wp:wrapNone/>
            <wp:docPr id="85" name="Picture 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06" descr=""/>
                    <pic:cNvPicPr>
                      <a:picLocks noChangeAspect="1" noChangeArrowheads="1"/>
                    </pic:cNvPicPr>
                  </pic:nvPicPr>
                  <pic:blipFill>
                    <a:blip r:embed="rId86"/>
                    <a:stretch>
                      <a:fillRect/>
                    </a:stretch>
                  </pic:blipFill>
                  <pic:spPr bwMode="auto">
                    <a:xfrm>
                      <a:off x="0" y="0"/>
                      <a:ext cx="7132320" cy="17145"/>
                    </a:xfrm>
                    <a:prstGeom prst="rect">
                      <a:avLst/>
                    </a:prstGeom>
                    <a:noFill/>
                  </pic:spPr>
                </pic:pic>
              </a:graphicData>
            </a:graphic>
          </wp:anchor>
        </w:drawing>
      </w:r>
    </w:p>
    <w:p>
      <w:pPr>
        <w:pStyle w:val="Normal"/>
        <w:ind w:left="4520"/>
        <w:rPr>
          <w:sz w:val="20"/>
          <w:szCs w:val="20"/>
        </w:rPr>
      </w:pPr>
      <w:bookmarkStart w:id="86" w:name="page92"/>
      <w:bookmarkEnd w:id="86"/>
      <w:r>
        <w:rPr>
          <w:rFonts w:eastAsia="Arial" w:cs="Arial" w:ascii="Arial" w:hAnsi="Arial"/>
          <w:b/>
          <w:bCs/>
          <w:sz w:val="17"/>
          <w:szCs w:val="17"/>
        </w:rPr>
        <w:t xml:space="preserve">BANK OF AMERICA, N.A., </w:t>
      </w:r>
      <w:r>
        <w:rPr>
          <w:rFonts w:eastAsia="Arial" w:cs="Arial" w:ascii="Arial" w:hAnsi="Arial"/>
          <w:sz w:val="17"/>
          <w:szCs w:val="17"/>
        </w:rPr>
        <w:t>as a Lender</w:t>
      </w:r>
    </w:p>
    <w:p>
      <w:pPr>
        <w:pStyle w:val="Normal"/>
        <w:spacing w:lineRule="exact" w:line="241"/>
        <w:rPr>
          <w:sz w:val="20"/>
          <w:szCs w:val="20"/>
        </w:rPr>
      </w:pPr>
      <w:r>
        <w:rPr>
          <w:sz w:val="20"/>
          <w:szCs w:val="20"/>
        </w:rPr>
      </w:r>
    </w:p>
    <w:p>
      <w:pPr>
        <w:pStyle w:val="Normal"/>
        <w:ind w:left="4520"/>
        <w:rPr>
          <w:sz w:val="20"/>
          <w:szCs w:val="20"/>
        </w:rPr>
      </w:pPr>
      <w:r>
        <w:rPr>
          <w:rFonts w:eastAsia="Arial" w:cs="Arial" w:ascii="Arial" w:hAnsi="Arial"/>
          <w:sz w:val="18"/>
          <w:szCs w:val="18"/>
        </w:rPr>
        <w:t>By:</w:t>
      </w:r>
    </w:p>
    <w:p>
      <w:pPr>
        <w:pStyle w:val="Normal"/>
        <w:spacing w:lineRule="exact" w:line="36"/>
        <w:rPr>
          <w:sz w:val="20"/>
          <w:szCs w:val="20"/>
        </w:rPr>
      </w:pPr>
      <w:r>
        <w:rPr>
          <w:sz w:val="20"/>
          <w:szCs w:val="20"/>
        </w:rPr>
      </w:r>
    </w:p>
    <w:p>
      <w:pPr>
        <w:pStyle w:val="Normal"/>
        <w:ind w:left="4520"/>
        <w:rPr>
          <w:sz w:val="20"/>
          <w:szCs w:val="20"/>
        </w:rPr>
      </w:pPr>
      <w:r>
        <w:rPr>
          <w:rFonts w:eastAsia="Arial" w:cs="Arial" w:ascii="Arial" w:hAnsi="Arial"/>
          <w:sz w:val="18"/>
          <w:szCs w:val="18"/>
        </w:rPr>
        <w:t>Name:</w:t>
      </w:r>
    </w:p>
    <w:p>
      <w:pPr>
        <w:pStyle w:val="Normal"/>
        <w:spacing w:lineRule="exact" w:line="20"/>
        <w:rPr>
          <w:sz w:val="20"/>
          <w:szCs w:val="20"/>
        </w:rPr>
      </w:pPr>
      <w:r>
        <w:rPr>
          <w:sz w:val="20"/>
          <w:szCs w:val="20"/>
        </w:rPr>
        <w:drawing>
          <wp:anchor behindDoc="1" distT="0" distB="0" distL="0" distR="0" simplePos="0" locked="0" layoutInCell="1" allowOverlap="1" relativeHeight="87">
            <wp:simplePos x="0" y="0"/>
            <wp:positionH relativeFrom="column">
              <wp:posOffset>3220085</wp:posOffset>
            </wp:positionH>
            <wp:positionV relativeFrom="paragraph">
              <wp:posOffset>-130175</wp:posOffset>
            </wp:positionV>
            <wp:extent cx="3206115" cy="17145"/>
            <wp:effectExtent l="0" t="0" r="0" b="0"/>
            <wp:wrapNone/>
            <wp:docPr id="86" name="Picture 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07" descr=""/>
                    <pic:cNvPicPr>
                      <a:picLocks noChangeAspect="1" noChangeArrowheads="1"/>
                    </pic:cNvPicPr>
                  </pic:nvPicPr>
                  <pic:blipFill>
                    <a:blip r:embed="rId87"/>
                    <a:stretch>
                      <a:fillRect/>
                    </a:stretch>
                  </pic:blipFill>
                  <pic:spPr bwMode="auto">
                    <a:xfrm>
                      <a:off x="0" y="0"/>
                      <a:ext cx="3206115" cy="17145"/>
                    </a:xfrm>
                    <a:prstGeom prst="rect">
                      <a:avLst/>
                    </a:prstGeom>
                    <a:noFill/>
                  </pic:spPr>
                </pic:pic>
              </a:graphicData>
            </a:graphic>
          </wp:anchor>
        </w:drawing>
      </w:r>
    </w:p>
    <w:p>
      <w:pPr>
        <w:pStyle w:val="Normal"/>
        <w:spacing w:lineRule="exact" w:line="3"/>
        <w:rPr>
          <w:sz w:val="20"/>
          <w:szCs w:val="20"/>
        </w:rPr>
      </w:pPr>
      <w:r>
        <w:rPr>
          <w:sz w:val="20"/>
          <w:szCs w:val="20"/>
        </w:rPr>
      </w:r>
    </w:p>
    <w:p>
      <w:pPr>
        <w:pStyle w:val="Normal"/>
        <w:ind w:right="-400"/>
        <w:jc w:val="center"/>
        <w:rPr>
          <w:sz w:val="20"/>
          <w:szCs w:val="20"/>
        </w:rPr>
      </w:pPr>
      <w:r>
        <w:rPr>
          <w:rFonts w:eastAsia="Arial" w:cs="Arial" w:ascii="Arial" w:hAnsi="Arial"/>
          <w:sz w:val="18"/>
          <w:szCs w:val="18"/>
        </w:rPr>
        <w:t>Title:</w:t>
      </w:r>
    </w:p>
    <w:p>
      <w:pPr>
        <w:pStyle w:val="Normal"/>
        <w:spacing w:lineRule="exact" w:line="165"/>
        <w:rPr>
          <w:sz w:val="20"/>
          <w:szCs w:val="20"/>
        </w:rPr>
      </w:pPr>
      <w:r>
        <w:rPr>
          <w:sz w:val="20"/>
          <w:szCs w:val="20"/>
        </w:rPr>
      </w:r>
    </w:p>
    <w:p>
      <w:pPr>
        <w:pStyle w:val="Normal"/>
        <w:ind w:right="19"/>
        <w:jc w:val="center"/>
        <w:rPr>
          <w:sz w:val="20"/>
          <w:szCs w:val="20"/>
        </w:rPr>
      </w:pPr>
      <w:r>
        <w:rPr>
          <w:rFonts w:eastAsia="Arial" w:cs="Arial" w:ascii="Arial" w:hAnsi="Arial"/>
          <w:sz w:val="14"/>
          <w:szCs w:val="14"/>
        </w:rPr>
        <w:t>The Toro Company</w:t>
      </w:r>
    </w:p>
    <w:p>
      <w:pPr>
        <w:pStyle w:val="Normal"/>
        <w:spacing w:lineRule="auto" w:line="221"/>
        <w:ind w:right="19"/>
        <w:jc w:val="center"/>
        <w:rPr>
          <w:sz w:val="20"/>
          <w:szCs w:val="20"/>
        </w:rPr>
      </w:pPr>
      <w:r>
        <w:rPr>
          <w:rFonts w:eastAsia="Arial" w:cs="Arial" w:ascii="Arial" w:hAnsi="Arial"/>
          <w:sz w:val="14"/>
          <w:szCs w:val="14"/>
        </w:rPr>
        <w:t>TERM LOAN CREDIT AGREEMENT</w:t>
      </w:r>
    </w:p>
    <w:p>
      <w:pPr>
        <w:pStyle w:val="Normal"/>
        <w:ind w:right="19"/>
        <w:jc w:val="center"/>
        <w:rPr>
          <w:sz w:val="20"/>
          <w:szCs w:val="20"/>
        </w:rPr>
      </w:pPr>
      <w:r>
        <w:rPr>
          <w:rFonts w:eastAsia="Arial" w:cs="Arial" w:ascii="Arial" w:hAnsi="Arial"/>
          <w:sz w:val="14"/>
          <w:szCs w:val="14"/>
        </w:rPr>
        <w:t>Signature Page</w:t>
      </w:r>
    </w:p>
    <w:p>
      <w:pPr>
        <w:sectPr>
          <w:type w:val="nextPage"/>
          <w:pgSz w:w="11906" w:h="16838"/>
          <w:pgMar w:left="1440" w:right="1440" w:gutter="0" w:header="0" w:top="121"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88">
            <wp:simplePos x="0" y="0"/>
            <wp:positionH relativeFrom="column">
              <wp:posOffset>-705485</wp:posOffset>
            </wp:positionH>
            <wp:positionV relativeFrom="paragraph">
              <wp:posOffset>30480</wp:posOffset>
            </wp:positionV>
            <wp:extent cx="7132320" cy="17145"/>
            <wp:effectExtent l="0" t="0" r="0" b="0"/>
            <wp:wrapNone/>
            <wp:docPr id="87" name="Picture 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08" descr=""/>
                    <pic:cNvPicPr>
                      <a:picLocks noChangeAspect="1" noChangeArrowheads="1"/>
                    </pic:cNvPicPr>
                  </pic:nvPicPr>
                  <pic:blipFill>
                    <a:blip r:embed="rId88"/>
                    <a:stretch>
                      <a:fillRect/>
                    </a:stretch>
                  </pic:blipFill>
                  <pic:spPr bwMode="auto">
                    <a:xfrm>
                      <a:off x="0" y="0"/>
                      <a:ext cx="7132320" cy="17145"/>
                    </a:xfrm>
                    <a:prstGeom prst="rect">
                      <a:avLst/>
                    </a:prstGeom>
                    <a:noFill/>
                  </pic:spPr>
                </pic:pic>
              </a:graphicData>
            </a:graphic>
          </wp:anchor>
        </w:drawing>
      </w:r>
    </w:p>
    <w:p>
      <w:pPr>
        <w:pStyle w:val="Normal"/>
        <w:ind w:left="4520"/>
        <w:rPr>
          <w:sz w:val="20"/>
          <w:szCs w:val="20"/>
        </w:rPr>
      </w:pPr>
      <w:bookmarkStart w:id="87" w:name="page93"/>
      <w:bookmarkEnd w:id="87"/>
      <w:r>
        <w:rPr>
          <w:rFonts w:eastAsia="Arial" w:cs="Arial" w:ascii="Arial" w:hAnsi="Arial"/>
          <w:b/>
          <w:bCs/>
          <w:sz w:val="17"/>
          <w:szCs w:val="17"/>
        </w:rPr>
        <w:t>WELLS FARGO BANK, NATIONAL ASSOCIATION</w:t>
      </w:r>
      <w:r>
        <w:rPr>
          <w:rFonts w:eastAsia="Arial" w:cs="Arial" w:ascii="Arial" w:hAnsi="Arial"/>
          <w:sz w:val="17"/>
          <w:szCs w:val="17"/>
        </w:rPr>
        <w:t>, as a Lender</w:t>
      </w:r>
    </w:p>
    <w:p>
      <w:pPr>
        <w:pStyle w:val="Normal"/>
        <w:spacing w:lineRule="exact" w:line="241"/>
        <w:rPr>
          <w:sz w:val="20"/>
          <w:szCs w:val="20"/>
        </w:rPr>
      </w:pPr>
      <w:r>
        <w:rPr>
          <w:sz w:val="20"/>
          <w:szCs w:val="20"/>
        </w:rPr>
      </w:r>
    </w:p>
    <w:p>
      <w:pPr>
        <w:pStyle w:val="Normal"/>
        <w:ind w:left="4520"/>
        <w:rPr>
          <w:sz w:val="20"/>
          <w:szCs w:val="20"/>
        </w:rPr>
      </w:pPr>
      <w:r>
        <w:rPr>
          <w:rFonts w:eastAsia="Arial" w:cs="Arial" w:ascii="Arial" w:hAnsi="Arial"/>
          <w:sz w:val="18"/>
          <w:szCs w:val="18"/>
        </w:rPr>
        <w:t>By:</w:t>
      </w:r>
    </w:p>
    <w:p>
      <w:pPr>
        <w:pStyle w:val="Normal"/>
        <w:spacing w:lineRule="exact" w:line="36"/>
        <w:rPr>
          <w:sz w:val="20"/>
          <w:szCs w:val="20"/>
        </w:rPr>
      </w:pPr>
      <w:r>
        <w:rPr>
          <w:sz w:val="20"/>
          <w:szCs w:val="20"/>
        </w:rPr>
      </w:r>
    </w:p>
    <w:p>
      <w:pPr>
        <w:pStyle w:val="Normal"/>
        <w:ind w:left="4520"/>
        <w:rPr>
          <w:sz w:val="20"/>
          <w:szCs w:val="20"/>
        </w:rPr>
      </w:pPr>
      <w:r>
        <w:rPr>
          <w:rFonts w:eastAsia="Arial" w:cs="Arial" w:ascii="Arial" w:hAnsi="Arial"/>
          <w:sz w:val="18"/>
          <w:szCs w:val="18"/>
        </w:rPr>
        <w:t>Name:</w:t>
      </w:r>
    </w:p>
    <w:p>
      <w:pPr>
        <w:pStyle w:val="Normal"/>
        <w:spacing w:lineRule="exact" w:line="20"/>
        <w:rPr>
          <w:sz w:val="20"/>
          <w:szCs w:val="20"/>
        </w:rPr>
      </w:pPr>
      <w:r>
        <w:rPr>
          <w:sz w:val="20"/>
          <w:szCs w:val="20"/>
        </w:rPr>
        <w:drawing>
          <wp:anchor behindDoc="1" distT="0" distB="0" distL="0" distR="0" simplePos="0" locked="0" layoutInCell="1" allowOverlap="1" relativeHeight="89">
            <wp:simplePos x="0" y="0"/>
            <wp:positionH relativeFrom="column">
              <wp:posOffset>3220085</wp:posOffset>
            </wp:positionH>
            <wp:positionV relativeFrom="paragraph">
              <wp:posOffset>-130175</wp:posOffset>
            </wp:positionV>
            <wp:extent cx="3206115" cy="17145"/>
            <wp:effectExtent l="0" t="0" r="0" b="0"/>
            <wp:wrapNone/>
            <wp:docPr id="88" name="Picture 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09" descr=""/>
                    <pic:cNvPicPr>
                      <a:picLocks noChangeAspect="1" noChangeArrowheads="1"/>
                    </pic:cNvPicPr>
                  </pic:nvPicPr>
                  <pic:blipFill>
                    <a:blip r:embed="rId89"/>
                    <a:stretch>
                      <a:fillRect/>
                    </a:stretch>
                  </pic:blipFill>
                  <pic:spPr bwMode="auto">
                    <a:xfrm>
                      <a:off x="0" y="0"/>
                      <a:ext cx="3206115" cy="17145"/>
                    </a:xfrm>
                    <a:prstGeom prst="rect">
                      <a:avLst/>
                    </a:prstGeom>
                    <a:noFill/>
                  </pic:spPr>
                </pic:pic>
              </a:graphicData>
            </a:graphic>
          </wp:anchor>
        </w:drawing>
      </w:r>
    </w:p>
    <w:p>
      <w:pPr>
        <w:pStyle w:val="Normal"/>
        <w:spacing w:lineRule="exact" w:line="3"/>
        <w:rPr>
          <w:sz w:val="20"/>
          <w:szCs w:val="20"/>
        </w:rPr>
      </w:pPr>
      <w:r>
        <w:rPr>
          <w:sz w:val="20"/>
          <w:szCs w:val="20"/>
        </w:rPr>
      </w:r>
    </w:p>
    <w:p>
      <w:pPr>
        <w:pStyle w:val="Normal"/>
        <w:ind w:right="240"/>
        <w:jc w:val="center"/>
        <w:rPr>
          <w:sz w:val="20"/>
          <w:szCs w:val="20"/>
        </w:rPr>
      </w:pPr>
      <w:r>
        <w:rPr>
          <w:rFonts w:eastAsia="Arial" w:cs="Arial" w:ascii="Arial" w:hAnsi="Arial"/>
          <w:sz w:val="18"/>
          <w:szCs w:val="18"/>
        </w:rPr>
        <w:t>Title:</w:t>
      </w:r>
    </w:p>
    <w:p>
      <w:pPr>
        <w:pStyle w:val="Normal"/>
        <w:spacing w:lineRule="exact" w:line="200"/>
        <w:rPr>
          <w:sz w:val="20"/>
          <w:szCs w:val="20"/>
        </w:rPr>
      </w:pPr>
      <w:r>
        <w:rPr>
          <w:sz w:val="20"/>
          <w:szCs w:val="20"/>
        </w:rPr>
      </w:r>
    </w:p>
    <w:p>
      <w:pPr>
        <w:pStyle w:val="Normal"/>
        <w:spacing w:lineRule="exact" w:line="208"/>
        <w:rPr>
          <w:sz w:val="20"/>
          <w:szCs w:val="20"/>
        </w:rPr>
      </w:pPr>
      <w:r>
        <w:rPr>
          <w:sz w:val="20"/>
          <w:szCs w:val="20"/>
        </w:rPr>
      </w:r>
    </w:p>
    <w:p>
      <w:pPr>
        <w:pStyle w:val="Normal"/>
        <w:ind w:right="660"/>
        <w:jc w:val="center"/>
        <w:rPr>
          <w:sz w:val="20"/>
          <w:szCs w:val="20"/>
        </w:rPr>
      </w:pPr>
      <w:r>
        <w:rPr>
          <w:rFonts w:eastAsia="Arial" w:cs="Arial" w:ascii="Arial" w:hAnsi="Arial"/>
          <w:sz w:val="14"/>
          <w:szCs w:val="14"/>
        </w:rPr>
        <w:t>The Toro Company</w:t>
      </w:r>
    </w:p>
    <w:p>
      <w:pPr>
        <w:pStyle w:val="Normal"/>
        <w:spacing w:lineRule="auto" w:line="221"/>
        <w:ind w:right="660"/>
        <w:jc w:val="center"/>
        <w:rPr>
          <w:sz w:val="20"/>
          <w:szCs w:val="20"/>
        </w:rPr>
      </w:pPr>
      <w:r>
        <w:rPr>
          <w:rFonts w:eastAsia="Arial" w:cs="Arial" w:ascii="Arial" w:hAnsi="Arial"/>
          <w:sz w:val="14"/>
          <w:szCs w:val="14"/>
        </w:rPr>
        <w:t>TERM LOAN CREDIT AGREEMENT</w:t>
      </w:r>
    </w:p>
    <w:p>
      <w:pPr>
        <w:pStyle w:val="Normal"/>
        <w:ind w:right="660"/>
        <w:jc w:val="center"/>
        <w:rPr>
          <w:sz w:val="20"/>
          <w:szCs w:val="20"/>
        </w:rPr>
      </w:pPr>
      <w:r>
        <w:rPr>
          <w:rFonts w:eastAsia="Arial" w:cs="Arial" w:ascii="Arial" w:hAnsi="Arial"/>
          <w:sz w:val="14"/>
          <w:szCs w:val="14"/>
        </w:rPr>
        <w:t>Signature Page</w:t>
      </w:r>
    </w:p>
    <w:p>
      <w:pPr>
        <w:sectPr>
          <w:type w:val="nextPage"/>
          <w:pgSz w:w="11906" w:h="16838"/>
          <w:pgMar w:left="1440" w:right="799" w:gutter="0" w:header="0" w:top="121"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90">
            <wp:simplePos x="0" y="0"/>
            <wp:positionH relativeFrom="column">
              <wp:posOffset>-705485</wp:posOffset>
            </wp:positionH>
            <wp:positionV relativeFrom="paragraph">
              <wp:posOffset>30480</wp:posOffset>
            </wp:positionV>
            <wp:extent cx="7132320" cy="17145"/>
            <wp:effectExtent l="0" t="0" r="0" b="0"/>
            <wp:wrapNone/>
            <wp:docPr id="89" name="Picture 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10" descr=""/>
                    <pic:cNvPicPr>
                      <a:picLocks noChangeAspect="1" noChangeArrowheads="1"/>
                    </pic:cNvPicPr>
                  </pic:nvPicPr>
                  <pic:blipFill>
                    <a:blip r:embed="rId90"/>
                    <a:stretch>
                      <a:fillRect/>
                    </a:stretch>
                  </pic:blipFill>
                  <pic:spPr bwMode="auto">
                    <a:xfrm>
                      <a:off x="0" y="0"/>
                      <a:ext cx="7132320" cy="17145"/>
                    </a:xfrm>
                    <a:prstGeom prst="rect">
                      <a:avLst/>
                    </a:prstGeom>
                    <a:noFill/>
                  </pic:spPr>
                </pic:pic>
              </a:graphicData>
            </a:graphic>
          </wp:anchor>
        </w:drawing>
      </w:r>
    </w:p>
    <w:p>
      <w:pPr>
        <w:pStyle w:val="Normal"/>
        <w:ind w:left="4520"/>
        <w:rPr>
          <w:sz w:val="20"/>
          <w:szCs w:val="20"/>
        </w:rPr>
      </w:pPr>
      <w:bookmarkStart w:id="88" w:name="page94"/>
      <w:bookmarkEnd w:id="88"/>
      <w:r>
        <w:rPr>
          <w:rFonts w:eastAsia="Arial" w:cs="Arial" w:ascii="Arial" w:hAnsi="Arial"/>
          <w:b/>
          <w:bCs/>
          <w:sz w:val="17"/>
          <w:szCs w:val="17"/>
        </w:rPr>
        <w:t>U.S. BANK NATIONAL ASSOCIATION</w:t>
      </w:r>
      <w:r>
        <w:rPr>
          <w:rFonts w:eastAsia="Arial" w:cs="Arial" w:ascii="Arial" w:hAnsi="Arial"/>
          <w:sz w:val="17"/>
          <w:szCs w:val="17"/>
        </w:rPr>
        <w:t>, as a Lender</w:t>
      </w:r>
    </w:p>
    <w:p>
      <w:pPr>
        <w:pStyle w:val="Normal"/>
        <w:spacing w:lineRule="exact" w:line="241"/>
        <w:rPr>
          <w:sz w:val="20"/>
          <w:szCs w:val="20"/>
        </w:rPr>
      </w:pPr>
      <w:r>
        <w:rPr>
          <w:sz w:val="20"/>
          <w:szCs w:val="20"/>
        </w:rPr>
      </w:r>
    </w:p>
    <w:p>
      <w:pPr>
        <w:pStyle w:val="Normal"/>
        <w:ind w:left="4520"/>
        <w:rPr>
          <w:sz w:val="20"/>
          <w:szCs w:val="20"/>
        </w:rPr>
      </w:pPr>
      <w:r>
        <w:rPr>
          <w:rFonts w:eastAsia="Arial" w:cs="Arial" w:ascii="Arial" w:hAnsi="Arial"/>
          <w:sz w:val="18"/>
          <w:szCs w:val="18"/>
        </w:rPr>
        <w:t>By:</w:t>
      </w:r>
    </w:p>
    <w:p>
      <w:pPr>
        <w:pStyle w:val="Normal"/>
        <w:spacing w:lineRule="exact" w:line="36"/>
        <w:rPr>
          <w:sz w:val="20"/>
          <w:szCs w:val="20"/>
        </w:rPr>
      </w:pPr>
      <w:r>
        <w:rPr>
          <w:sz w:val="20"/>
          <w:szCs w:val="20"/>
        </w:rPr>
      </w:r>
    </w:p>
    <w:p>
      <w:pPr>
        <w:pStyle w:val="Normal"/>
        <w:ind w:left="4520"/>
        <w:rPr>
          <w:sz w:val="20"/>
          <w:szCs w:val="20"/>
        </w:rPr>
      </w:pPr>
      <w:r>
        <w:rPr>
          <w:rFonts w:eastAsia="Arial" w:cs="Arial" w:ascii="Arial" w:hAnsi="Arial"/>
          <w:sz w:val="18"/>
          <w:szCs w:val="18"/>
        </w:rPr>
        <w:t>Name:</w:t>
      </w:r>
    </w:p>
    <w:p>
      <w:pPr>
        <w:pStyle w:val="Normal"/>
        <w:spacing w:lineRule="exact" w:line="20"/>
        <w:rPr>
          <w:sz w:val="20"/>
          <w:szCs w:val="20"/>
        </w:rPr>
      </w:pPr>
      <w:r>
        <w:rPr>
          <w:sz w:val="20"/>
          <w:szCs w:val="20"/>
        </w:rPr>
        <w:drawing>
          <wp:anchor behindDoc="1" distT="0" distB="0" distL="0" distR="0" simplePos="0" locked="0" layoutInCell="1" allowOverlap="1" relativeHeight="91">
            <wp:simplePos x="0" y="0"/>
            <wp:positionH relativeFrom="column">
              <wp:posOffset>3220085</wp:posOffset>
            </wp:positionH>
            <wp:positionV relativeFrom="paragraph">
              <wp:posOffset>-130175</wp:posOffset>
            </wp:positionV>
            <wp:extent cx="3206115" cy="17145"/>
            <wp:effectExtent l="0" t="0" r="0" b="0"/>
            <wp:wrapNone/>
            <wp:docPr id="90" name="Picture 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11" descr=""/>
                    <pic:cNvPicPr>
                      <a:picLocks noChangeAspect="1" noChangeArrowheads="1"/>
                    </pic:cNvPicPr>
                  </pic:nvPicPr>
                  <pic:blipFill>
                    <a:blip r:embed="rId91"/>
                    <a:stretch>
                      <a:fillRect/>
                    </a:stretch>
                  </pic:blipFill>
                  <pic:spPr bwMode="auto">
                    <a:xfrm>
                      <a:off x="0" y="0"/>
                      <a:ext cx="3206115" cy="17145"/>
                    </a:xfrm>
                    <a:prstGeom prst="rect">
                      <a:avLst/>
                    </a:prstGeom>
                    <a:noFill/>
                  </pic:spPr>
                </pic:pic>
              </a:graphicData>
            </a:graphic>
          </wp:anchor>
        </w:drawing>
      </w:r>
    </w:p>
    <w:p>
      <w:pPr>
        <w:pStyle w:val="Normal"/>
        <w:spacing w:lineRule="exact" w:line="3"/>
        <w:rPr>
          <w:sz w:val="20"/>
          <w:szCs w:val="20"/>
        </w:rPr>
      </w:pPr>
      <w:r>
        <w:rPr>
          <w:sz w:val="20"/>
          <w:szCs w:val="20"/>
        </w:rPr>
      </w:r>
    </w:p>
    <w:p>
      <w:pPr>
        <w:pStyle w:val="Normal"/>
        <w:ind w:right="-400"/>
        <w:jc w:val="center"/>
        <w:rPr>
          <w:sz w:val="20"/>
          <w:szCs w:val="20"/>
        </w:rPr>
      </w:pPr>
      <w:r>
        <w:rPr>
          <w:rFonts w:eastAsia="Arial" w:cs="Arial" w:ascii="Arial" w:hAnsi="Arial"/>
          <w:sz w:val="18"/>
          <w:szCs w:val="18"/>
        </w:rPr>
        <w:t>Title:</w:t>
      </w:r>
    </w:p>
    <w:p>
      <w:pPr>
        <w:pStyle w:val="Normal"/>
        <w:spacing w:lineRule="exact" w:line="200"/>
        <w:rPr>
          <w:sz w:val="20"/>
          <w:szCs w:val="20"/>
        </w:rPr>
      </w:pPr>
      <w:r>
        <w:rPr>
          <w:sz w:val="20"/>
          <w:szCs w:val="20"/>
        </w:rPr>
      </w:r>
    </w:p>
    <w:p>
      <w:pPr>
        <w:pStyle w:val="Normal"/>
        <w:spacing w:lineRule="exact" w:line="208"/>
        <w:rPr>
          <w:sz w:val="20"/>
          <w:szCs w:val="20"/>
        </w:rPr>
      </w:pPr>
      <w:r>
        <w:rPr>
          <w:sz w:val="20"/>
          <w:szCs w:val="20"/>
        </w:rPr>
      </w:r>
    </w:p>
    <w:p>
      <w:pPr>
        <w:pStyle w:val="Normal"/>
        <w:ind w:right="19"/>
        <w:jc w:val="center"/>
        <w:rPr>
          <w:sz w:val="20"/>
          <w:szCs w:val="20"/>
        </w:rPr>
      </w:pPr>
      <w:r>
        <w:rPr>
          <w:rFonts w:eastAsia="Arial" w:cs="Arial" w:ascii="Arial" w:hAnsi="Arial"/>
          <w:sz w:val="14"/>
          <w:szCs w:val="14"/>
        </w:rPr>
        <w:t>The Toro Company</w:t>
      </w:r>
    </w:p>
    <w:p>
      <w:pPr>
        <w:pStyle w:val="Normal"/>
        <w:spacing w:lineRule="auto" w:line="221"/>
        <w:ind w:right="19"/>
        <w:jc w:val="center"/>
        <w:rPr>
          <w:sz w:val="20"/>
          <w:szCs w:val="20"/>
        </w:rPr>
      </w:pPr>
      <w:r>
        <w:rPr>
          <w:rFonts w:eastAsia="Arial" w:cs="Arial" w:ascii="Arial" w:hAnsi="Arial"/>
          <w:sz w:val="14"/>
          <w:szCs w:val="14"/>
        </w:rPr>
        <w:t>TERM LOAN CREDIT AGREEMENT</w:t>
      </w:r>
    </w:p>
    <w:p>
      <w:pPr>
        <w:pStyle w:val="Normal"/>
        <w:ind w:right="19"/>
        <w:jc w:val="center"/>
        <w:rPr>
          <w:sz w:val="20"/>
          <w:szCs w:val="20"/>
        </w:rPr>
      </w:pPr>
      <w:r>
        <w:rPr>
          <w:rFonts w:eastAsia="Arial" w:cs="Arial" w:ascii="Arial" w:hAnsi="Arial"/>
          <w:sz w:val="14"/>
          <w:szCs w:val="14"/>
        </w:rPr>
        <w:t>Signature Page</w:t>
      </w:r>
    </w:p>
    <w:p>
      <w:pPr>
        <w:sectPr>
          <w:type w:val="nextPage"/>
          <w:pgSz w:w="11906" w:h="16838"/>
          <w:pgMar w:left="1440" w:right="1440" w:gutter="0" w:header="0" w:top="121"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92">
            <wp:simplePos x="0" y="0"/>
            <wp:positionH relativeFrom="column">
              <wp:posOffset>-705485</wp:posOffset>
            </wp:positionH>
            <wp:positionV relativeFrom="paragraph">
              <wp:posOffset>30480</wp:posOffset>
            </wp:positionV>
            <wp:extent cx="7132320" cy="17145"/>
            <wp:effectExtent l="0" t="0" r="0" b="0"/>
            <wp:wrapNone/>
            <wp:docPr id="91" name="Picture 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12" descr=""/>
                    <pic:cNvPicPr>
                      <a:picLocks noChangeAspect="1" noChangeArrowheads="1"/>
                    </pic:cNvPicPr>
                  </pic:nvPicPr>
                  <pic:blipFill>
                    <a:blip r:embed="rId92"/>
                    <a:stretch>
                      <a:fillRect/>
                    </a:stretch>
                  </pic:blipFill>
                  <pic:spPr bwMode="auto">
                    <a:xfrm>
                      <a:off x="0" y="0"/>
                      <a:ext cx="7132320" cy="17145"/>
                    </a:xfrm>
                    <a:prstGeom prst="rect">
                      <a:avLst/>
                    </a:prstGeom>
                    <a:noFill/>
                  </pic:spPr>
                </pic:pic>
              </a:graphicData>
            </a:graphic>
          </wp:anchor>
        </w:drawing>
      </w:r>
    </w:p>
    <w:p>
      <w:pPr>
        <w:pStyle w:val="Normal"/>
        <w:ind w:left="4520"/>
        <w:rPr>
          <w:sz w:val="20"/>
          <w:szCs w:val="20"/>
        </w:rPr>
      </w:pPr>
      <w:bookmarkStart w:id="89" w:name="page95"/>
      <w:bookmarkEnd w:id="89"/>
      <w:r>
        <w:rPr>
          <w:rFonts w:eastAsia="Arial" w:cs="Arial" w:ascii="Arial" w:hAnsi="Arial"/>
          <w:b/>
          <w:bCs/>
          <w:sz w:val="17"/>
          <w:szCs w:val="17"/>
        </w:rPr>
        <w:t>BMO HARRIS BANK N.A.</w:t>
      </w:r>
      <w:r>
        <w:rPr>
          <w:rFonts w:eastAsia="Arial" w:cs="Arial" w:ascii="Arial" w:hAnsi="Arial"/>
          <w:sz w:val="17"/>
          <w:szCs w:val="17"/>
        </w:rPr>
        <w:t>, as a Lender</w:t>
      </w:r>
    </w:p>
    <w:p>
      <w:pPr>
        <w:pStyle w:val="Normal"/>
        <w:spacing w:lineRule="exact" w:line="241"/>
        <w:rPr>
          <w:sz w:val="20"/>
          <w:szCs w:val="20"/>
        </w:rPr>
      </w:pPr>
      <w:r>
        <w:rPr>
          <w:sz w:val="20"/>
          <w:szCs w:val="20"/>
        </w:rPr>
      </w:r>
    </w:p>
    <w:p>
      <w:pPr>
        <w:pStyle w:val="Normal"/>
        <w:tabs>
          <w:tab w:val="clear" w:pos="720"/>
          <w:tab w:val="left" w:pos="5060" w:leader="none"/>
        </w:tabs>
        <w:ind w:left="4520"/>
        <w:rPr>
          <w:sz w:val="20"/>
          <w:szCs w:val="20"/>
        </w:rPr>
      </w:pPr>
      <w:r>
        <w:rPr>
          <w:rFonts w:eastAsia="Arial" w:cs="Arial" w:ascii="Arial" w:hAnsi="Arial"/>
          <w:sz w:val="18"/>
          <w:szCs w:val="18"/>
        </w:rPr>
        <w:t>By:</w:t>
      </w:r>
      <w:r>
        <w:rPr>
          <w:sz w:val="20"/>
          <w:szCs w:val="20"/>
        </w:rPr>
        <w:tab/>
      </w:r>
      <w:r>
        <w:rPr>
          <w:rFonts w:eastAsia="Arial" w:cs="Arial" w:ascii="Arial" w:hAnsi="Arial"/>
          <w:sz w:val="18"/>
          <w:szCs w:val="18"/>
        </w:rPr>
        <w:t>/s/ Corey Noland</w:t>
      </w:r>
    </w:p>
    <w:p>
      <w:pPr>
        <w:pStyle w:val="Normal"/>
        <w:spacing w:lineRule="exact" w:line="20"/>
        <w:rPr>
          <w:sz w:val="20"/>
          <w:szCs w:val="20"/>
        </w:rPr>
      </w:pPr>
      <w:r>
        <w:rPr>
          <w:sz w:val="20"/>
          <w:szCs w:val="20"/>
        </w:rPr>
        <w:drawing>
          <wp:anchor behindDoc="1" distT="0" distB="0" distL="0" distR="0" simplePos="0" locked="0" layoutInCell="1" allowOverlap="1" relativeHeight="93">
            <wp:simplePos x="0" y="0"/>
            <wp:positionH relativeFrom="column">
              <wp:posOffset>3220085</wp:posOffset>
            </wp:positionH>
            <wp:positionV relativeFrom="paragraph">
              <wp:posOffset>14605</wp:posOffset>
            </wp:positionV>
            <wp:extent cx="3206115" cy="17145"/>
            <wp:effectExtent l="0" t="0" r="0" b="0"/>
            <wp:wrapNone/>
            <wp:docPr id="92" name="Picture 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13" descr=""/>
                    <pic:cNvPicPr>
                      <a:picLocks noChangeAspect="1" noChangeArrowheads="1"/>
                    </pic:cNvPicPr>
                  </pic:nvPicPr>
                  <pic:blipFill>
                    <a:blip r:embed="rId93"/>
                    <a:stretch>
                      <a:fillRect/>
                    </a:stretch>
                  </pic:blipFill>
                  <pic:spPr bwMode="auto">
                    <a:xfrm>
                      <a:off x="0" y="0"/>
                      <a:ext cx="3206115" cy="17145"/>
                    </a:xfrm>
                    <a:prstGeom prst="rect">
                      <a:avLst/>
                    </a:prstGeom>
                    <a:noFill/>
                  </pic:spPr>
                </pic:pic>
              </a:graphicData>
            </a:graphic>
          </wp:anchor>
        </w:drawing>
      </w:r>
    </w:p>
    <w:p>
      <w:pPr>
        <w:pStyle w:val="Normal"/>
        <w:spacing w:lineRule="exact" w:line="3"/>
        <w:rPr>
          <w:sz w:val="20"/>
          <w:szCs w:val="20"/>
        </w:rPr>
      </w:pPr>
      <w:r>
        <w:rPr>
          <w:sz w:val="20"/>
          <w:szCs w:val="20"/>
        </w:rPr>
      </w:r>
    </w:p>
    <w:p>
      <w:pPr>
        <w:pStyle w:val="Normal"/>
        <w:ind w:left="4520"/>
        <w:rPr>
          <w:sz w:val="20"/>
          <w:szCs w:val="20"/>
        </w:rPr>
      </w:pPr>
      <w:r>
        <w:rPr>
          <w:rFonts w:eastAsia="Arial" w:cs="Arial" w:ascii="Arial" w:hAnsi="Arial"/>
          <w:sz w:val="18"/>
          <w:szCs w:val="18"/>
        </w:rPr>
        <w:t>Name: Corey Noland</w:t>
      </w:r>
    </w:p>
    <w:p>
      <w:pPr>
        <w:pStyle w:val="Normal"/>
        <w:spacing w:lineRule="exact" w:line="36"/>
        <w:rPr>
          <w:sz w:val="20"/>
          <w:szCs w:val="20"/>
        </w:rPr>
      </w:pPr>
      <w:r>
        <w:rPr>
          <w:sz w:val="20"/>
          <w:szCs w:val="20"/>
        </w:rPr>
      </w:r>
    </w:p>
    <w:p>
      <w:pPr>
        <w:pStyle w:val="Normal"/>
        <w:tabs>
          <w:tab w:val="clear" w:pos="720"/>
          <w:tab w:val="left" w:pos="5060" w:leader="none"/>
        </w:tabs>
        <w:ind w:left="4520"/>
        <w:rPr>
          <w:sz w:val="20"/>
          <w:szCs w:val="20"/>
        </w:rPr>
      </w:pPr>
      <w:r>
        <w:rPr>
          <w:rFonts w:eastAsia="Arial" w:cs="Arial" w:ascii="Arial" w:hAnsi="Arial"/>
          <w:sz w:val="18"/>
          <w:szCs w:val="18"/>
        </w:rPr>
        <w:t>Title:</w:t>
      </w:r>
      <w:r>
        <w:rPr>
          <w:sz w:val="20"/>
          <w:szCs w:val="20"/>
        </w:rPr>
        <w:tab/>
      </w:r>
      <w:r>
        <w:rPr>
          <w:rFonts w:eastAsia="Arial" w:cs="Arial" w:ascii="Arial" w:hAnsi="Arial"/>
          <w:sz w:val="17"/>
          <w:szCs w:val="17"/>
        </w:rPr>
        <w:t>Director</w:t>
      </w:r>
    </w:p>
    <w:p>
      <w:pPr>
        <w:pStyle w:val="Normal"/>
        <w:spacing w:lineRule="exact" w:line="200"/>
        <w:rPr>
          <w:sz w:val="20"/>
          <w:szCs w:val="20"/>
        </w:rPr>
      </w:pPr>
      <w:r>
        <w:rPr>
          <w:sz w:val="20"/>
          <w:szCs w:val="20"/>
        </w:rPr>
      </w:r>
    </w:p>
    <w:p>
      <w:pPr>
        <w:pStyle w:val="Normal"/>
        <w:spacing w:lineRule="exact" w:line="208"/>
        <w:rPr>
          <w:sz w:val="20"/>
          <w:szCs w:val="20"/>
        </w:rPr>
      </w:pPr>
      <w:r>
        <w:rPr>
          <w:sz w:val="20"/>
          <w:szCs w:val="20"/>
        </w:rPr>
      </w:r>
    </w:p>
    <w:p>
      <w:pPr>
        <w:pStyle w:val="Normal"/>
        <w:ind w:right="19"/>
        <w:jc w:val="center"/>
        <w:rPr>
          <w:sz w:val="20"/>
          <w:szCs w:val="20"/>
        </w:rPr>
      </w:pPr>
      <w:r>
        <w:rPr>
          <w:rFonts w:eastAsia="Arial" w:cs="Arial" w:ascii="Arial" w:hAnsi="Arial"/>
          <w:sz w:val="14"/>
          <w:szCs w:val="14"/>
        </w:rPr>
        <w:t>The Toro Company</w:t>
      </w:r>
    </w:p>
    <w:p>
      <w:pPr>
        <w:pStyle w:val="Normal"/>
        <w:spacing w:lineRule="auto" w:line="221"/>
        <w:ind w:right="19"/>
        <w:jc w:val="center"/>
        <w:rPr>
          <w:sz w:val="20"/>
          <w:szCs w:val="20"/>
        </w:rPr>
      </w:pPr>
      <w:r>
        <w:rPr>
          <w:rFonts w:eastAsia="Arial" w:cs="Arial" w:ascii="Arial" w:hAnsi="Arial"/>
          <w:sz w:val="14"/>
          <w:szCs w:val="14"/>
        </w:rPr>
        <w:t>TERM LOAN CREDIT AGREEMENT</w:t>
      </w:r>
    </w:p>
    <w:p>
      <w:pPr>
        <w:pStyle w:val="Normal"/>
        <w:ind w:right="19"/>
        <w:jc w:val="center"/>
        <w:rPr>
          <w:sz w:val="20"/>
          <w:szCs w:val="20"/>
        </w:rPr>
      </w:pPr>
      <w:r>
        <w:rPr>
          <w:rFonts w:eastAsia="Arial" w:cs="Arial" w:ascii="Arial" w:hAnsi="Arial"/>
          <w:sz w:val="14"/>
          <w:szCs w:val="14"/>
        </w:rPr>
        <w:t>Signature Page</w:t>
      </w:r>
    </w:p>
    <w:p>
      <w:pPr>
        <w:sectPr>
          <w:type w:val="nextPage"/>
          <w:pgSz w:w="11906" w:h="16838"/>
          <w:pgMar w:left="1440" w:right="1440" w:gutter="0" w:header="0" w:top="121"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94">
            <wp:simplePos x="0" y="0"/>
            <wp:positionH relativeFrom="column">
              <wp:posOffset>-705485</wp:posOffset>
            </wp:positionH>
            <wp:positionV relativeFrom="paragraph">
              <wp:posOffset>30480</wp:posOffset>
            </wp:positionV>
            <wp:extent cx="7132320" cy="17145"/>
            <wp:effectExtent l="0" t="0" r="0" b="0"/>
            <wp:wrapNone/>
            <wp:docPr id="93" name="Picture 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14" descr=""/>
                    <pic:cNvPicPr>
                      <a:picLocks noChangeAspect="1" noChangeArrowheads="1"/>
                    </pic:cNvPicPr>
                  </pic:nvPicPr>
                  <pic:blipFill>
                    <a:blip r:embed="rId94"/>
                    <a:stretch>
                      <a:fillRect/>
                    </a:stretch>
                  </pic:blipFill>
                  <pic:spPr bwMode="auto">
                    <a:xfrm>
                      <a:off x="0" y="0"/>
                      <a:ext cx="7132320" cy="17145"/>
                    </a:xfrm>
                    <a:prstGeom prst="rect">
                      <a:avLst/>
                    </a:prstGeom>
                    <a:noFill/>
                  </pic:spPr>
                </pic:pic>
              </a:graphicData>
            </a:graphic>
          </wp:anchor>
        </w:drawing>
      </w:r>
    </w:p>
    <w:p>
      <w:pPr>
        <w:pStyle w:val="Normal"/>
        <w:ind w:left="4520"/>
        <w:rPr>
          <w:sz w:val="20"/>
          <w:szCs w:val="20"/>
        </w:rPr>
      </w:pPr>
      <w:bookmarkStart w:id="90" w:name="page96"/>
      <w:bookmarkEnd w:id="90"/>
      <w:r>
        <w:rPr>
          <w:rFonts w:eastAsia="Arial" w:cs="Arial" w:ascii="Arial" w:hAnsi="Arial"/>
          <w:b/>
          <w:bCs/>
          <w:sz w:val="17"/>
          <w:szCs w:val="17"/>
        </w:rPr>
        <w:t>PNC BANK, NATIONAL ASSOCIATION</w:t>
      </w:r>
      <w:r>
        <w:rPr>
          <w:rFonts w:eastAsia="Arial" w:cs="Arial" w:ascii="Arial" w:hAnsi="Arial"/>
          <w:sz w:val="17"/>
          <w:szCs w:val="17"/>
        </w:rPr>
        <w:t>, as a Lender</w:t>
      </w:r>
    </w:p>
    <w:p>
      <w:pPr>
        <w:pStyle w:val="Normal"/>
        <w:spacing w:lineRule="exact" w:line="241"/>
        <w:rPr>
          <w:sz w:val="20"/>
          <w:szCs w:val="20"/>
        </w:rPr>
      </w:pPr>
      <w:r>
        <w:rPr>
          <w:sz w:val="20"/>
          <w:szCs w:val="20"/>
        </w:rPr>
      </w:r>
    </w:p>
    <w:p>
      <w:pPr>
        <w:pStyle w:val="Normal"/>
        <w:tabs>
          <w:tab w:val="clear" w:pos="720"/>
          <w:tab w:val="left" w:pos="5060" w:leader="none"/>
        </w:tabs>
        <w:ind w:left="4520"/>
        <w:rPr>
          <w:sz w:val="20"/>
          <w:szCs w:val="20"/>
        </w:rPr>
      </w:pPr>
      <w:r>
        <w:rPr>
          <w:rFonts w:eastAsia="Arial" w:cs="Arial" w:ascii="Arial" w:hAnsi="Arial"/>
          <w:sz w:val="18"/>
          <w:szCs w:val="18"/>
        </w:rPr>
        <w:t>By:</w:t>
      </w:r>
      <w:r>
        <w:rPr>
          <w:sz w:val="20"/>
          <w:szCs w:val="20"/>
        </w:rPr>
        <w:tab/>
      </w:r>
      <w:r>
        <w:rPr>
          <w:rFonts w:eastAsia="Arial" w:cs="Arial" w:ascii="Arial" w:hAnsi="Arial"/>
          <w:sz w:val="18"/>
          <w:szCs w:val="18"/>
        </w:rPr>
        <w:t>/s/ Ana Gaytan</w:t>
      </w:r>
    </w:p>
    <w:p>
      <w:pPr>
        <w:pStyle w:val="Normal"/>
        <w:spacing w:lineRule="exact" w:line="20"/>
        <w:rPr>
          <w:sz w:val="20"/>
          <w:szCs w:val="20"/>
        </w:rPr>
      </w:pPr>
      <w:r>
        <w:rPr>
          <w:sz w:val="20"/>
          <w:szCs w:val="20"/>
        </w:rPr>
        <w:drawing>
          <wp:anchor behindDoc="1" distT="0" distB="0" distL="0" distR="0" simplePos="0" locked="0" layoutInCell="1" allowOverlap="1" relativeHeight="95">
            <wp:simplePos x="0" y="0"/>
            <wp:positionH relativeFrom="column">
              <wp:posOffset>3220085</wp:posOffset>
            </wp:positionH>
            <wp:positionV relativeFrom="paragraph">
              <wp:posOffset>14605</wp:posOffset>
            </wp:positionV>
            <wp:extent cx="3206115" cy="17145"/>
            <wp:effectExtent l="0" t="0" r="0" b="0"/>
            <wp:wrapNone/>
            <wp:docPr id="94" name="Picture 1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15" descr=""/>
                    <pic:cNvPicPr>
                      <a:picLocks noChangeAspect="1" noChangeArrowheads="1"/>
                    </pic:cNvPicPr>
                  </pic:nvPicPr>
                  <pic:blipFill>
                    <a:blip r:embed="rId95"/>
                    <a:stretch>
                      <a:fillRect/>
                    </a:stretch>
                  </pic:blipFill>
                  <pic:spPr bwMode="auto">
                    <a:xfrm>
                      <a:off x="0" y="0"/>
                      <a:ext cx="3206115" cy="17145"/>
                    </a:xfrm>
                    <a:prstGeom prst="rect">
                      <a:avLst/>
                    </a:prstGeom>
                    <a:noFill/>
                  </pic:spPr>
                </pic:pic>
              </a:graphicData>
            </a:graphic>
          </wp:anchor>
        </w:drawing>
      </w:r>
    </w:p>
    <w:p>
      <w:pPr>
        <w:pStyle w:val="Normal"/>
        <w:spacing w:lineRule="exact" w:line="3"/>
        <w:rPr>
          <w:sz w:val="20"/>
          <w:szCs w:val="20"/>
        </w:rPr>
      </w:pPr>
      <w:r>
        <w:rPr>
          <w:sz w:val="20"/>
          <w:szCs w:val="20"/>
        </w:rPr>
      </w:r>
    </w:p>
    <w:p>
      <w:pPr>
        <w:pStyle w:val="Normal"/>
        <w:ind w:left="4520"/>
        <w:rPr>
          <w:sz w:val="20"/>
          <w:szCs w:val="20"/>
        </w:rPr>
      </w:pPr>
      <w:r>
        <w:rPr>
          <w:rFonts w:eastAsia="Arial" w:cs="Arial" w:ascii="Arial" w:hAnsi="Arial"/>
          <w:sz w:val="18"/>
          <w:szCs w:val="18"/>
        </w:rPr>
        <w:t>Name: Ana Gaytan</w:t>
      </w:r>
    </w:p>
    <w:p>
      <w:pPr>
        <w:pStyle w:val="Normal"/>
        <w:spacing w:lineRule="exact" w:line="36"/>
        <w:rPr>
          <w:sz w:val="20"/>
          <w:szCs w:val="20"/>
        </w:rPr>
      </w:pPr>
      <w:r>
        <w:rPr>
          <w:sz w:val="20"/>
          <w:szCs w:val="20"/>
        </w:rPr>
      </w:r>
    </w:p>
    <w:p>
      <w:pPr>
        <w:pStyle w:val="Normal"/>
        <w:tabs>
          <w:tab w:val="clear" w:pos="720"/>
          <w:tab w:val="left" w:pos="5060" w:leader="none"/>
        </w:tabs>
        <w:ind w:left="4520"/>
        <w:rPr>
          <w:sz w:val="20"/>
          <w:szCs w:val="20"/>
        </w:rPr>
      </w:pPr>
      <w:r>
        <w:rPr>
          <w:rFonts w:eastAsia="Arial" w:cs="Arial" w:ascii="Arial" w:hAnsi="Arial"/>
          <w:sz w:val="18"/>
          <w:szCs w:val="18"/>
        </w:rPr>
        <w:t>Title:</w:t>
      </w:r>
      <w:r>
        <w:rPr>
          <w:sz w:val="20"/>
          <w:szCs w:val="20"/>
        </w:rPr>
        <w:tab/>
      </w:r>
      <w:r>
        <w:rPr>
          <w:rFonts w:eastAsia="Arial" w:cs="Arial" w:ascii="Arial" w:hAnsi="Arial"/>
          <w:sz w:val="16"/>
          <w:szCs w:val="16"/>
        </w:rPr>
        <w:t>Assistant Vice President</w:t>
      </w:r>
    </w:p>
    <w:p>
      <w:pPr>
        <w:pStyle w:val="Normal"/>
        <w:spacing w:lineRule="exact" w:line="200"/>
        <w:rPr>
          <w:sz w:val="20"/>
          <w:szCs w:val="20"/>
        </w:rPr>
      </w:pPr>
      <w:r>
        <w:rPr>
          <w:sz w:val="20"/>
          <w:szCs w:val="20"/>
        </w:rPr>
      </w:r>
    </w:p>
    <w:p>
      <w:pPr>
        <w:pStyle w:val="Normal"/>
        <w:spacing w:lineRule="exact" w:line="208"/>
        <w:rPr>
          <w:sz w:val="20"/>
          <w:szCs w:val="20"/>
        </w:rPr>
      </w:pPr>
      <w:r>
        <w:rPr>
          <w:sz w:val="20"/>
          <w:szCs w:val="20"/>
        </w:rPr>
      </w:r>
    </w:p>
    <w:p>
      <w:pPr>
        <w:pStyle w:val="Normal"/>
        <w:ind w:right="19"/>
        <w:jc w:val="center"/>
        <w:rPr>
          <w:sz w:val="20"/>
          <w:szCs w:val="20"/>
        </w:rPr>
      </w:pPr>
      <w:r>
        <w:rPr>
          <w:rFonts w:eastAsia="Arial" w:cs="Arial" w:ascii="Arial" w:hAnsi="Arial"/>
          <w:sz w:val="14"/>
          <w:szCs w:val="14"/>
        </w:rPr>
        <w:t>The Toro Company</w:t>
      </w:r>
    </w:p>
    <w:p>
      <w:pPr>
        <w:pStyle w:val="Normal"/>
        <w:spacing w:lineRule="auto" w:line="221"/>
        <w:ind w:right="19"/>
        <w:jc w:val="center"/>
        <w:rPr>
          <w:sz w:val="20"/>
          <w:szCs w:val="20"/>
        </w:rPr>
      </w:pPr>
      <w:r>
        <w:rPr>
          <w:rFonts w:eastAsia="Arial" w:cs="Arial" w:ascii="Arial" w:hAnsi="Arial"/>
          <w:sz w:val="14"/>
          <w:szCs w:val="14"/>
        </w:rPr>
        <w:t>TERM LOAN CREDIT AGREEMENT</w:t>
      </w:r>
    </w:p>
    <w:p>
      <w:pPr>
        <w:pStyle w:val="Normal"/>
        <w:ind w:right="19"/>
        <w:jc w:val="center"/>
        <w:rPr>
          <w:sz w:val="20"/>
          <w:szCs w:val="20"/>
        </w:rPr>
      </w:pPr>
      <w:r>
        <w:rPr>
          <w:rFonts w:eastAsia="Arial" w:cs="Arial" w:ascii="Arial" w:hAnsi="Arial"/>
          <w:sz w:val="14"/>
          <w:szCs w:val="14"/>
        </w:rPr>
        <w:t>Signature Page</w:t>
      </w:r>
    </w:p>
    <w:p>
      <w:pPr>
        <w:sectPr>
          <w:type w:val="nextPage"/>
          <w:pgSz w:w="11906" w:h="16838"/>
          <w:pgMar w:left="1440" w:right="1440" w:gutter="0" w:header="0" w:top="121"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96">
            <wp:simplePos x="0" y="0"/>
            <wp:positionH relativeFrom="column">
              <wp:posOffset>-705485</wp:posOffset>
            </wp:positionH>
            <wp:positionV relativeFrom="paragraph">
              <wp:posOffset>30480</wp:posOffset>
            </wp:positionV>
            <wp:extent cx="7132320" cy="17145"/>
            <wp:effectExtent l="0" t="0" r="0" b="0"/>
            <wp:wrapNone/>
            <wp:docPr id="95" name="Picture 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16" descr=""/>
                    <pic:cNvPicPr>
                      <a:picLocks noChangeAspect="1" noChangeArrowheads="1"/>
                    </pic:cNvPicPr>
                  </pic:nvPicPr>
                  <pic:blipFill>
                    <a:blip r:embed="rId96"/>
                    <a:stretch>
                      <a:fillRect/>
                    </a:stretch>
                  </pic:blipFill>
                  <pic:spPr bwMode="auto">
                    <a:xfrm>
                      <a:off x="0" y="0"/>
                      <a:ext cx="7132320" cy="17145"/>
                    </a:xfrm>
                    <a:prstGeom prst="rect">
                      <a:avLst/>
                    </a:prstGeom>
                    <a:noFill/>
                  </pic:spPr>
                </pic:pic>
              </a:graphicData>
            </a:graphic>
          </wp:anchor>
        </w:drawing>
      </w:r>
    </w:p>
    <w:p>
      <w:pPr>
        <w:pStyle w:val="Normal"/>
        <w:ind w:left="4520"/>
        <w:rPr>
          <w:sz w:val="20"/>
          <w:szCs w:val="20"/>
        </w:rPr>
      </w:pPr>
      <w:bookmarkStart w:id="91" w:name="page97"/>
      <w:bookmarkEnd w:id="91"/>
      <w:r>
        <w:rPr>
          <w:rFonts w:eastAsia="Arial" w:cs="Arial" w:ascii="Arial" w:hAnsi="Arial"/>
          <w:b/>
          <w:bCs/>
          <w:sz w:val="18"/>
          <w:szCs w:val="18"/>
        </w:rPr>
        <w:t>JPMORGAN CHASE BANK, N.A.</w:t>
      </w:r>
      <w:r>
        <w:rPr>
          <w:rFonts w:eastAsia="Arial" w:cs="Arial" w:ascii="Arial" w:hAnsi="Arial"/>
          <w:sz w:val="18"/>
          <w:szCs w:val="18"/>
        </w:rPr>
        <w:t>, as a Lender</w:t>
      </w:r>
    </w:p>
    <w:p>
      <w:pPr>
        <w:pStyle w:val="Normal"/>
        <w:spacing w:lineRule="exact" w:line="229"/>
        <w:rPr>
          <w:sz w:val="20"/>
          <w:szCs w:val="20"/>
        </w:rPr>
      </w:pPr>
      <w:r>
        <w:rPr>
          <w:sz w:val="20"/>
          <w:szCs w:val="20"/>
        </w:rPr>
      </w:r>
    </w:p>
    <w:tbl>
      <w:tblPr>
        <w:tblW w:w="5600" w:type="dxa"/>
        <w:jc w:val="left"/>
        <w:tblInd w:w="4520" w:type="dxa"/>
        <w:tblLayout w:type="fixed"/>
        <w:tblCellMar>
          <w:top w:w="0" w:type="dxa"/>
          <w:left w:w="0" w:type="dxa"/>
          <w:bottom w:w="0" w:type="dxa"/>
          <w:right w:w="0" w:type="dxa"/>
        </w:tblCellMar>
        <w:tblLook w:val="04a0" w:noHBand="0" w:noVBand="1" w:firstColumn="1" w:lastRow="0" w:lastColumn="0" w:firstRow="1"/>
      </w:tblPr>
      <w:tblGrid>
        <w:gridCol w:w="560"/>
        <w:gridCol w:w="5039"/>
      </w:tblGrid>
      <w:tr>
        <w:trPr>
          <w:trHeight w:val="237" w:hRule="atLeast"/>
        </w:trPr>
        <w:tc>
          <w:tcPr>
            <w:tcW w:w="560" w:type="dxa"/>
            <w:tcBorders/>
            <w:vAlign w:val="bottom"/>
          </w:tcPr>
          <w:p>
            <w:pPr>
              <w:pStyle w:val="Normal"/>
              <w:rPr>
                <w:sz w:val="20"/>
                <w:szCs w:val="20"/>
              </w:rPr>
            </w:pPr>
            <w:r>
              <w:rPr>
                <w:rFonts w:eastAsia="Arial" w:cs="Arial" w:ascii="Arial" w:hAnsi="Arial"/>
                <w:sz w:val="18"/>
                <w:szCs w:val="18"/>
              </w:rPr>
              <w:t>By:</w:t>
            </w:r>
          </w:p>
        </w:tc>
        <w:tc>
          <w:tcPr>
            <w:tcW w:w="5039" w:type="dxa"/>
            <w:tcBorders>
              <w:bottom w:val="single" w:sz="8" w:space="0" w:color="000000"/>
            </w:tcBorders>
            <w:vAlign w:val="bottom"/>
          </w:tcPr>
          <w:p>
            <w:pPr>
              <w:pStyle w:val="Normal"/>
              <w:rPr>
                <w:sz w:val="20"/>
                <w:szCs w:val="20"/>
              </w:rPr>
            </w:pPr>
            <w:r>
              <w:rPr>
                <w:rFonts w:eastAsia="Arial" w:cs="Arial" w:ascii="Arial" w:hAnsi="Arial"/>
                <w:sz w:val="18"/>
                <w:szCs w:val="18"/>
              </w:rPr>
              <w:t>/s/ James Kyle O’Donnell</w:t>
            </w:r>
          </w:p>
        </w:tc>
      </w:tr>
      <w:tr>
        <w:trPr>
          <w:trHeight w:val="202" w:hRule="atLeast"/>
        </w:trPr>
        <w:tc>
          <w:tcPr>
            <w:tcW w:w="560" w:type="dxa"/>
            <w:tcBorders/>
            <w:vAlign w:val="bottom"/>
          </w:tcPr>
          <w:p>
            <w:pPr>
              <w:pStyle w:val="Normal"/>
              <w:spacing w:lineRule="exact" w:line="201"/>
              <w:rPr>
                <w:sz w:val="20"/>
                <w:szCs w:val="20"/>
              </w:rPr>
            </w:pPr>
            <w:r>
              <w:rPr>
                <w:rFonts w:eastAsia="Arial" w:cs="Arial" w:ascii="Arial" w:hAnsi="Arial"/>
                <w:sz w:val="18"/>
                <w:szCs w:val="18"/>
              </w:rPr>
              <w:t>Name:</w:t>
            </w:r>
          </w:p>
        </w:tc>
        <w:tc>
          <w:tcPr>
            <w:tcW w:w="5039" w:type="dxa"/>
            <w:tcBorders/>
            <w:vAlign w:val="bottom"/>
          </w:tcPr>
          <w:p>
            <w:pPr>
              <w:pStyle w:val="Normal"/>
              <w:spacing w:lineRule="exact" w:line="201"/>
              <w:rPr>
                <w:sz w:val="20"/>
                <w:szCs w:val="20"/>
              </w:rPr>
            </w:pPr>
            <w:r>
              <w:rPr>
                <w:rFonts w:eastAsia="Arial" w:cs="Arial" w:ascii="Arial" w:hAnsi="Arial"/>
                <w:sz w:val="18"/>
                <w:szCs w:val="18"/>
              </w:rPr>
              <w:t>James Kyle O’Donnell</w:t>
            </w:r>
          </w:p>
        </w:tc>
      </w:tr>
      <w:tr>
        <w:trPr>
          <w:trHeight w:val="230" w:hRule="atLeast"/>
        </w:trPr>
        <w:tc>
          <w:tcPr>
            <w:tcW w:w="560" w:type="dxa"/>
            <w:tcBorders/>
            <w:vAlign w:val="bottom"/>
          </w:tcPr>
          <w:p>
            <w:pPr>
              <w:pStyle w:val="Normal"/>
              <w:rPr>
                <w:sz w:val="20"/>
                <w:szCs w:val="20"/>
              </w:rPr>
            </w:pPr>
            <w:r>
              <w:rPr>
                <w:rFonts w:eastAsia="Arial" w:cs="Arial" w:ascii="Arial" w:hAnsi="Arial"/>
                <w:sz w:val="18"/>
                <w:szCs w:val="18"/>
              </w:rPr>
              <w:t>Title:</w:t>
            </w:r>
          </w:p>
        </w:tc>
        <w:tc>
          <w:tcPr>
            <w:tcW w:w="5039" w:type="dxa"/>
            <w:tcBorders/>
            <w:vAlign w:val="bottom"/>
          </w:tcPr>
          <w:p>
            <w:pPr>
              <w:pStyle w:val="Normal"/>
              <w:rPr>
                <w:sz w:val="20"/>
                <w:szCs w:val="20"/>
              </w:rPr>
            </w:pPr>
            <w:r>
              <w:rPr>
                <w:rFonts w:eastAsia="Arial" w:cs="Arial" w:ascii="Arial" w:hAnsi="Arial"/>
                <w:sz w:val="18"/>
                <w:szCs w:val="18"/>
              </w:rPr>
              <w:t>Vice President</w:t>
            </w:r>
          </w:p>
        </w:tc>
      </w:tr>
    </w:tbl>
    <w:p>
      <w:pPr>
        <w:pStyle w:val="Normal"/>
        <w:spacing w:lineRule="exact" w:line="399"/>
        <w:rPr>
          <w:sz w:val="20"/>
          <w:szCs w:val="20"/>
        </w:rPr>
      </w:pPr>
      <w:r>
        <w:rPr>
          <w:sz w:val="20"/>
          <w:szCs w:val="20"/>
        </w:rPr>
      </w:r>
    </w:p>
    <w:p>
      <w:pPr>
        <w:pStyle w:val="Normal"/>
        <w:ind w:right="1120"/>
        <w:jc w:val="center"/>
        <w:rPr>
          <w:sz w:val="20"/>
          <w:szCs w:val="20"/>
        </w:rPr>
      </w:pPr>
      <w:r>
        <w:rPr>
          <w:rFonts w:eastAsia="Arial" w:cs="Arial" w:ascii="Arial" w:hAnsi="Arial"/>
          <w:sz w:val="14"/>
          <w:szCs w:val="14"/>
        </w:rPr>
        <w:t>The Toro Company</w:t>
      </w:r>
    </w:p>
    <w:p>
      <w:pPr>
        <w:pStyle w:val="Normal"/>
        <w:spacing w:lineRule="auto" w:line="221"/>
        <w:ind w:right="1120"/>
        <w:jc w:val="center"/>
        <w:rPr>
          <w:sz w:val="20"/>
          <w:szCs w:val="20"/>
        </w:rPr>
      </w:pPr>
      <w:r>
        <w:rPr>
          <w:rFonts w:eastAsia="Arial" w:cs="Arial" w:ascii="Arial" w:hAnsi="Arial"/>
          <w:sz w:val="14"/>
          <w:szCs w:val="14"/>
        </w:rPr>
        <w:t>TERM LOAN CREDIT AGREEMENT</w:t>
      </w:r>
    </w:p>
    <w:p>
      <w:pPr>
        <w:pStyle w:val="Normal"/>
        <w:ind w:right="1120"/>
        <w:jc w:val="center"/>
        <w:rPr>
          <w:sz w:val="20"/>
          <w:szCs w:val="20"/>
        </w:rPr>
      </w:pPr>
      <w:r>
        <w:rPr>
          <w:rFonts w:eastAsia="Arial" w:cs="Arial" w:ascii="Arial" w:hAnsi="Arial"/>
          <w:sz w:val="14"/>
          <w:szCs w:val="14"/>
        </w:rPr>
        <w:t>Signature Page</w:t>
      </w:r>
    </w:p>
    <w:p>
      <w:pPr>
        <w:sectPr>
          <w:type w:val="nextPage"/>
          <w:pgSz w:w="11906" w:h="16838"/>
          <w:pgMar w:left="1440" w:right="339" w:gutter="0" w:header="0" w:top="121"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97">
            <wp:simplePos x="0" y="0"/>
            <wp:positionH relativeFrom="column">
              <wp:posOffset>-705485</wp:posOffset>
            </wp:positionH>
            <wp:positionV relativeFrom="paragraph">
              <wp:posOffset>30480</wp:posOffset>
            </wp:positionV>
            <wp:extent cx="7132320" cy="17145"/>
            <wp:effectExtent l="0" t="0" r="0" b="0"/>
            <wp:wrapNone/>
            <wp:docPr id="96" name="Picture 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17" descr=""/>
                    <pic:cNvPicPr>
                      <a:picLocks noChangeAspect="1" noChangeArrowheads="1"/>
                    </pic:cNvPicPr>
                  </pic:nvPicPr>
                  <pic:blipFill>
                    <a:blip r:embed="rId97"/>
                    <a:stretch>
                      <a:fillRect/>
                    </a:stretch>
                  </pic:blipFill>
                  <pic:spPr bwMode="auto">
                    <a:xfrm>
                      <a:off x="0" y="0"/>
                      <a:ext cx="7132320" cy="17145"/>
                    </a:xfrm>
                    <a:prstGeom prst="rect">
                      <a:avLst/>
                    </a:prstGeom>
                    <a:noFill/>
                  </pic:spPr>
                </pic:pic>
              </a:graphicData>
            </a:graphic>
          </wp:anchor>
        </w:drawing>
      </w:r>
    </w:p>
    <w:p>
      <w:pPr>
        <w:pStyle w:val="Normal"/>
        <w:ind w:left="4520"/>
        <w:rPr>
          <w:sz w:val="20"/>
          <w:szCs w:val="20"/>
        </w:rPr>
      </w:pPr>
      <w:bookmarkStart w:id="92" w:name="page98"/>
      <w:bookmarkEnd w:id="92"/>
      <w:r>
        <w:rPr>
          <w:rFonts w:eastAsia="Arial" w:cs="Arial" w:ascii="Arial" w:hAnsi="Arial"/>
          <w:b/>
          <w:bCs/>
          <w:sz w:val="17"/>
          <w:szCs w:val="17"/>
        </w:rPr>
        <w:t>TRUIST BANK</w:t>
      </w:r>
      <w:r>
        <w:rPr>
          <w:rFonts w:eastAsia="Arial" w:cs="Arial" w:ascii="Arial" w:hAnsi="Arial"/>
          <w:sz w:val="17"/>
          <w:szCs w:val="17"/>
        </w:rPr>
        <w:t>, as a Lender</w:t>
      </w:r>
    </w:p>
    <w:p>
      <w:pPr>
        <w:pStyle w:val="Normal"/>
        <w:spacing w:lineRule="exact" w:line="241"/>
        <w:rPr>
          <w:sz w:val="20"/>
          <w:szCs w:val="20"/>
        </w:rPr>
      </w:pPr>
      <w:r>
        <w:rPr>
          <w:sz w:val="20"/>
          <w:szCs w:val="20"/>
        </w:rPr>
      </w:r>
    </w:p>
    <w:p>
      <w:pPr>
        <w:pStyle w:val="Normal"/>
        <w:tabs>
          <w:tab w:val="clear" w:pos="720"/>
          <w:tab w:val="left" w:pos="5060" w:leader="none"/>
        </w:tabs>
        <w:ind w:left="4520"/>
        <w:rPr>
          <w:sz w:val="20"/>
          <w:szCs w:val="20"/>
        </w:rPr>
      </w:pPr>
      <w:r>
        <w:rPr>
          <w:rFonts w:eastAsia="Arial" w:cs="Arial" w:ascii="Arial" w:hAnsi="Arial"/>
          <w:sz w:val="18"/>
          <w:szCs w:val="18"/>
        </w:rPr>
        <w:t>By:</w:t>
      </w:r>
      <w:r>
        <w:rPr>
          <w:sz w:val="20"/>
          <w:szCs w:val="20"/>
        </w:rPr>
        <w:tab/>
      </w:r>
      <w:r>
        <w:rPr>
          <w:rFonts w:eastAsia="Arial" w:cs="Arial" w:ascii="Arial" w:hAnsi="Arial"/>
          <w:sz w:val="18"/>
          <w:szCs w:val="18"/>
        </w:rPr>
        <w:t>/s/ Jason Hembree</w:t>
      </w:r>
    </w:p>
    <w:p>
      <w:pPr>
        <w:pStyle w:val="Normal"/>
        <w:spacing w:lineRule="exact" w:line="20"/>
        <w:rPr>
          <w:sz w:val="20"/>
          <w:szCs w:val="20"/>
        </w:rPr>
      </w:pPr>
      <w:r>
        <w:rPr>
          <w:sz w:val="20"/>
          <w:szCs w:val="20"/>
        </w:rPr>
        <w:drawing>
          <wp:anchor behindDoc="1" distT="0" distB="0" distL="0" distR="0" simplePos="0" locked="0" layoutInCell="1" allowOverlap="1" relativeHeight="98">
            <wp:simplePos x="0" y="0"/>
            <wp:positionH relativeFrom="column">
              <wp:posOffset>3220085</wp:posOffset>
            </wp:positionH>
            <wp:positionV relativeFrom="paragraph">
              <wp:posOffset>14605</wp:posOffset>
            </wp:positionV>
            <wp:extent cx="3206115" cy="17145"/>
            <wp:effectExtent l="0" t="0" r="0" b="0"/>
            <wp:wrapNone/>
            <wp:docPr id="97" name="Picture 1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18" descr=""/>
                    <pic:cNvPicPr>
                      <a:picLocks noChangeAspect="1" noChangeArrowheads="1"/>
                    </pic:cNvPicPr>
                  </pic:nvPicPr>
                  <pic:blipFill>
                    <a:blip r:embed="rId98"/>
                    <a:stretch>
                      <a:fillRect/>
                    </a:stretch>
                  </pic:blipFill>
                  <pic:spPr bwMode="auto">
                    <a:xfrm>
                      <a:off x="0" y="0"/>
                      <a:ext cx="3206115" cy="17145"/>
                    </a:xfrm>
                    <a:prstGeom prst="rect">
                      <a:avLst/>
                    </a:prstGeom>
                    <a:noFill/>
                  </pic:spPr>
                </pic:pic>
              </a:graphicData>
            </a:graphic>
          </wp:anchor>
        </w:drawing>
      </w:r>
    </w:p>
    <w:p>
      <w:pPr>
        <w:pStyle w:val="Normal"/>
        <w:spacing w:lineRule="exact" w:line="3"/>
        <w:rPr>
          <w:sz w:val="20"/>
          <w:szCs w:val="20"/>
        </w:rPr>
      </w:pPr>
      <w:r>
        <w:rPr>
          <w:sz w:val="20"/>
          <w:szCs w:val="20"/>
        </w:rPr>
      </w:r>
    </w:p>
    <w:p>
      <w:pPr>
        <w:pStyle w:val="Normal"/>
        <w:ind w:left="4520"/>
        <w:rPr>
          <w:sz w:val="20"/>
          <w:szCs w:val="20"/>
        </w:rPr>
      </w:pPr>
      <w:r>
        <w:rPr>
          <w:rFonts w:eastAsia="Arial" w:cs="Arial" w:ascii="Arial" w:hAnsi="Arial"/>
          <w:sz w:val="18"/>
          <w:szCs w:val="18"/>
        </w:rPr>
        <w:t>Name: Jason Hembree</w:t>
      </w:r>
    </w:p>
    <w:p>
      <w:pPr>
        <w:pStyle w:val="Normal"/>
        <w:spacing w:lineRule="exact" w:line="36"/>
        <w:rPr>
          <w:sz w:val="20"/>
          <w:szCs w:val="20"/>
        </w:rPr>
      </w:pPr>
      <w:r>
        <w:rPr>
          <w:sz w:val="20"/>
          <w:szCs w:val="20"/>
        </w:rPr>
      </w:r>
    </w:p>
    <w:p>
      <w:pPr>
        <w:pStyle w:val="Normal"/>
        <w:tabs>
          <w:tab w:val="clear" w:pos="720"/>
          <w:tab w:val="left" w:pos="5060" w:leader="none"/>
        </w:tabs>
        <w:ind w:left="4520"/>
        <w:rPr>
          <w:sz w:val="20"/>
          <w:szCs w:val="20"/>
        </w:rPr>
      </w:pPr>
      <w:r>
        <w:rPr>
          <w:rFonts w:eastAsia="Arial" w:cs="Arial" w:ascii="Arial" w:hAnsi="Arial"/>
          <w:sz w:val="18"/>
          <w:szCs w:val="18"/>
        </w:rPr>
        <w:t>Title:</w:t>
      </w:r>
      <w:r>
        <w:rPr>
          <w:sz w:val="20"/>
          <w:szCs w:val="20"/>
        </w:rPr>
        <w:tab/>
      </w:r>
      <w:r>
        <w:rPr>
          <w:rFonts w:eastAsia="Arial" w:cs="Arial" w:ascii="Arial" w:hAnsi="Arial"/>
          <w:sz w:val="16"/>
          <w:szCs w:val="16"/>
        </w:rPr>
        <w:t>Vice President</w:t>
      </w:r>
    </w:p>
    <w:p>
      <w:pPr>
        <w:pStyle w:val="Normal"/>
        <w:spacing w:lineRule="exact" w:line="200"/>
        <w:rPr>
          <w:sz w:val="20"/>
          <w:szCs w:val="20"/>
        </w:rPr>
      </w:pPr>
      <w:r>
        <w:rPr>
          <w:sz w:val="20"/>
          <w:szCs w:val="20"/>
        </w:rPr>
      </w:r>
    </w:p>
    <w:p>
      <w:pPr>
        <w:pStyle w:val="Normal"/>
        <w:spacing w:lineRule="exact" w:line="276"/>
        <w:rPr>
          <w:sz w:val="20"/>
          <w:szCs w:val="20"/>
        </w:rPr>
      </w:pPr>
      <w:r>
        <w:rPr>
          <w:sz w:val="20"/>
          <w:szCs w:val="20"/>
        </w:rPr>
      </w:r>
    </w:p>
    <w:p>
      <w:pPr>
        <w:pStyle w:val="Normal"/>
        <w:ind w:right="19"/>
        <w:jc w:val="center"/>
        <w:rPr>
          <w:sz w:val="20"/>
          <w:szCs w:val="20"/>
        </w:rPr>
      </w:pPr>
      <w:r>
        <w:rPr>
          <w:rFonts w:eastAsia="Arial" w:cs="Arial" w:ascii="Arial" w:hAnsi="Arial"/>
          <w:sz w:val="14"/>
          <w:szCs w:val="14"/>
        </w:rPr>
        <w:t>The Toro Company</w:t>
      </w:r>
    </w:p>
    <w:p>
      <w:pPr>
        <w:pStyle w:val="Normal"/>
        <w:spacing w:lineRule="auto" w:line="221"/>
        <w:ind w:right="19"/>
        <w:jc w:val="center"/>
        <w:rPr>
          <w:sz w:val="20"/>
          <w:szCs w:val="20"/>
        </w:rPr>
      </w:pPr>
      <w:r>
        <w:rPr>
          <w:rFonts w:eastAsia="Arial" w:cs="Arial" w:ascii="Arial" w:hAnsi="Arial"/>
          <w:sz w:val="14"/>
          <w:szCs w:val="14"/>
        </w:rPr>
        <w:t>TERM LOAN CREDIT AGREEMENT</w:t>
      </w:r>
    </w:p>
    <w:p>
      <w:pPr>
        <w:pStyle w:val="Normal"/>
        <w:ind w:right="19"/>
        <w:jc w:val="center"/>
        <w:rPr>
          <w:sz w:val="20"/>
          <w:szCs w:val="20"/>
        </w:rPr>
      </w:pPr>
      <w:r>
        <w:rPr>
          <w:rFonts w:eastAsia="Arial" w:cs="Arial" w:ascii="Arial" w:hAnsi="Arial"/>
          <w:sz w:val="14"/>
          <w:szCs w:val="14"/>
        </w:rPr>
        <w:t>Signature Page</w:t>
      </w:r>
    </w:p>
    <w:p>
      <w:pPr>
        <w:pStyle w:val="Normal"/>
        <w:spacing w:lineRule="exact" w:line="20"/>
        <w:rPr>
          <w:sz w:val="20"/>
          <w:szCs w:val="20"/>
        </w:rPr>
      </w:pPr>
      <w:r>
        <w:rPr>
          <w:sz w:val="20"/>
          <w:szCs w:val="20"/>
        </w:rPr>
        <w:drawing>
          <wp:anchor behindDoc="1" distT="0" distB="0" distL="0" distR="0" simplePos="0" locked="0" layoutInCell="1" allowOverlap="1" relativeHeight="99">
            <wp:simplePos x="0" y="0"/>
            <wp:positionH relativeFrom="column">
              <wp:posOffset>-705485</wp:posOffset>
            </wp:positionH>
            <wp:positionV relativeFrom="paragraph">
              <wp:posOffset>64770</wp:posOffset>
            </wp:positionV>
            <wp:extent cx="7132320" cy="17145"/>
            <wp:effectExtent l="0" t="0" r="0" b="0"/>
            <wp:wrapNone/>
            <wp:docPr id="98" name="Picture 1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19" descr=""/>
                    <pic:cNvPicPr>
                      <a:picLocks noChangeAspect="1" noChangeArrowheads="1"/>
                    </pic:cNvPicPr>
                  </pic:nvPicPr>
                  <pic:blipFill>
                    <a:blip r:embed="rId99"/>
                    <a:stretch>
                      <a:fillRect/>
                    </a:stretch>
                  </pic:blipFill>
                  <pic:spPr bwMode="auto">
                    <a:xfrm>
                      <a:off x="0" y="0"/>
                      <a:ext cx="7132320" cy="17145"/>
                    </a:xfrm>
                    <a:prstGeom prst="rect">
                      <a:avLst/>
                    </a:prstGeom>
                    <a:noFill/>
                  </pic:spPr>
                </pic:pic>
              </a:graphicData>
            </a:graphic>
          </wp:anchor>
        </w:drawing>
      </w:r>
    </w:p>
    <w:sectPr>
      <w:type w:val="nextPage"/>
      <w:pgSz w:w="11906" w:h="16838"/>
      <w:pgMar w:left="1440" w:right="1440" w:gutter="0" w:header="0" w:top="121"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swiss"/>
    <w:pitch w:val="variable"/>
  </w:font>
  <w:font w:name="MS PGothic">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9"/>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2"/>
      <w:numFmt w:val="decimal"/>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
    <w:lvl w:ilvl="0">
      <w:start w:val="1"/>
      <w:numFmt w:val="lowerRoman"/>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
    <w:lvl w:ilvl="0">
      <w:start w:val="7"/>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
    <w:lvl w:ilvl="0">
      <w:start w:val="3"/>
      <w:numFmt w:val="decimal"/>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
    <w:lvl w:ilvl="0">
      <w:start w:val="1"/>
      <w:numFmt w:val="lowerRoman"/>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
    <w:lvl w:ilvl="0">
      <w:start w:val="4"/>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6">
    <w:lvl w:ilvl="0">
      <w:start w:val="2"/>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
    <w:lvl w:ilvl="0">
      <w:start w:val="2"/>
      <w:numFmt w:val="upp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
    <w:lvl w:ilvl="0">
      <w:start w:val="35"/>
      <w:numFmt w:val="upp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9">
    <w:lvl w:ilvl="0">
      <w:start w:val="5"/>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0">
    <w:lvl w:ilvl="0">
      <w:start w:val="6"/>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1">
    <w:lvl w:ilvl="0">
      <w:start w:val="1"/>
      <w:numFmt w:val="decimal"/>
      <w:lvlText w:val="%1"/>
      <w:lvlJc w:val="left"/>
      <w:pPr>
        <w:tabs>
          <w:tab w:val="num" w:pos="0"/>
        </w:tabs>
        <w:ind w:left="0" w:hanging="0"/>
      </w:pPr>
      <w:rPr/>
    </w:lvl>
    <w:lvl w:ilvl="1">
      <w:start w:val="1"/>
      <w:numFmt w:val="lowerLetter"/>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2">
    <w:lvl w:ilvl="0">
      <w:start w:val="2"/>
      <w:numFmt w:val="decimal"/>
      <w:lvlText w:val="(%1)"/>
      <w:lvlJc w:val="left"/>
      <w:pPr>
        <w:tabs>
          <w:tab w:val="num" w:pos="0"/>
        </w:tabs>
        <w:ind w:left="0" w:hanging="0"/>
      </w:pPr>
      <w:rPr/>
    </w:lvl>
    <w:lvl w:ilvl="1">
      <w:start w:val="1"/>
      <w:numFmt w:val="lowerLetter"/>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3">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4">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5">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6">
    <w:lvl w:ilvl="0">
      <w:start w:val="2"/>
      <w:numFmt w:val="lowerRoman"/>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7">
    <w:lvl w:ilvl="0">
      <w:start w:val="3"/>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8">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9">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0">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1">
    <w:lvl w:ilvl="0">
      <w:start w:val="2"/>
      <w:numFmt w:val="lowerRoman"/>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2">
    <w:lvl w:ilvl="0">
      <w:start w:val="3"/>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3">
    <w:lvl w:ilvl="0">
      <w:start w:val="1"/>
      <w:numFmt w:val="lowerRoman"/>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4">
    <w:lvl w:ilvl="0">
      <w:start w:val="1"/>
      <w:numFmt w:val="lowerRoman"/>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5">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6">
    <w:lvl w:ilvl="0">
      <w:start w:val="1"/>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7">
    <w:lvl w:ilvl="0">
      <w:start w:val="1"/>
      <w:numFmt w:val="upperLetter"/>
      <w:lvlText w:val="%1"/>
      <w:lvlJc w:val="left"/>
      <w:pPr>
        <w:tabs>
          <w:tab w:val="num" w:pos="0"/>
        </w:tabs>
        <w:ind w:left="0" w:hanging="0"/>
      </w:pPr>
      <w:rPr/>
    </w:lvl>
    <w:lvl w:ilvl="1">
      <w:start w:val="3"/>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8">
    <w:lvl w:ilvl="0">
      <w:start w:val="2"/>
      <w:numFmt w:val="upp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9">
    <w:lvl w:ilvl="0">
      <w:start w:val="2"/>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0">
    <w:lvl w:ilvl="0">
      <w:start w:val="4"/>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1"/>
      <w:numFmt w:val="upperLetter"/>
      <w:lvlText w:val="(%3)"/>
      <w:lvlJc w:val="left"/>
      <w:pPr>
        <w:tabs>
          <w:tab w:val="num" w:pos="0"/>
        </w:tabs>
        <w:ind w:left="0" w:hanging="0"/>
      </w:pPr>
      <w:rPr/>
    </w:lvl>
    <w:lvl w:ilvl="3">
      <w:start w:val="9"/>
      <w:numFmt w:val="upperLetter"/>
      <w:lvlText w:val="(%4)"/>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1">
    <w:lvl w:ilvl="0">
      <w:start w:val="35"/>
      <w:numFmt w:val="upp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2">
    <w:lvl w:ilvl="0">
      <w:start w:val="61"/>
      <w:numFmt w:val="upp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3">
    <w:lvl w:ilvl="0">
      <w:start w:val="1"/>
      <w:numFmt w:val="upperLetter"/>
      <w:lvlText w:val="%1"/>
      <w:lvlJc w:val="left"/>
      <w:pPr>
        <w:tabs>
          <w:tab w:val="num" w:pos="0"/>
        </w:tabs>
        <w:ind w:left="0" w:hanging="0"/>
      </w:pPr>
      <w:rPr/>
    </w:lvl>
    <w:lvl w:ilvl="1">
      <w:start w:val="22"/>
      <w:numFmt w:val="upperLetter"/>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4">
    <w:lvl w:ilvl="0">
      <w:start w:val="3"/>
      <w:numFmt w:val="upperLetter"/>
      <w:lvlText w:val="(%1)"/>
      <w:lvlJc w:val="left"/>
      <w:pPr>
        <w:tabs>
          <w:tab w:val="num" w:pos="0"/>
        </w:tabs>
        <w:ind w:left="0" w:hanging="0"/>
      </w:pPr>
      <w:rPr/>
    </w:lvl>
    <w:lvl w:ilvl="1">
      <w:start w:val="1"/>
      <w:numFmt w:val="upperLetter"/>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5">
    <w:lvl w:ilvl="0">
      <w:start w:val="1"/>
      <w:numFmt w:val="lowerLetter"/>
      <w:lvlText w:val="%1"/>
      <w:lvlJc w:val="left"/>
      <w:pPr>
        <w:tabs>
          <w:tab w:val="num" w:pos="0"/>
        </w:tabs>
        <w:ind w:left="0" w:hanging="0"/>
      </w:pPr>
      <w:rPr/>
    </w:lvl>
    <w:lvl w:ilvl="1">
      <w:start w:val="61"/>
      <w:numFmt w:val="lowerLetter"/>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6">
    <w:lvl w:ilvl="0">
      <w:start w:val="6"/>
      <w:numFmt w:val="lowerLetter"/>
      <w:lvlText w:val="(%1)"/>
      <w:lvlJc w:val="left"/>
      <w:pPr>
        <w:tabs>
          <w:tab w:val="num" w:pos="0"/>
        </w:tabs>
        <w:ind w:left="0" w:hanging="0"/>
      </w:pPr>
      <w:rPr/>
    </w:lvl>
    <w:lvl w:ilvl="1">
      <w:start w:val="1"/>
      <w:numFmt w:val="lowerLetter"/>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7">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8">
    <w:lvl w:ilvl="0">
      <w:start w:val="2"/>
      <w:numFmt w:val="lowerLetter"/>
      <w:lvlText w:val="(%1)"/>
      <w:lvlJc w:val="left"/>
      <w:pPr>
        <w:tabs>
          <w:tab w:val="num" w:pos="0"/>
        </w:tabs>
        <w:ind w:left="0" w:hanging="0"/>
      </w:pPr>
      <w:rPr/>
    </w:lvl>
    <w:lvl w:ilvl="1">
      <w:start w:val="9"/>
      <w:numFmt w:val="lowerLetter"/>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9">
    <w:lvl w:ilvl="0">
      <w:start w:val="2"/>
      <w:numFmt w:val="lowerRoman"/>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0">
    <w:lvl w:ilvl="0">
      <w:start w:val="1"/>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1">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2">
    <w:lvl w:ilvl="0">
      <w:start w:val="4"/>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3">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4">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5">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6">
    <w:lvl w:ilvl="0">
      <w:start w:val="1"/>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7">
    <w:lvl w:ilvl="0">
      <w:start w:val="1"/>
      <w:numFmt w:val="lowerLetter"/>
      <w:lvlText w:val="%1"/>
      <w:lvlJc w:val="left"/>
      <w:pPr>
        <w:tabs>
          <w:tab w:val="num" w:pos="0"/>
        </w:tabs>
        <w:ind w:left="0" w:hanging="0"/>
      </w:pPr>
      <w:rPr/>
    </w:lvl>
    <w:lvl w:ilvl="1">
      <w:start w:val="7"/>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8">
    <w:lvl w:ilvl="0">
      <w:start w:val="2"/>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9">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0">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1">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2">
    <w:lvl w:ilvl="0">
      <w:start w:val="4"/>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3">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4">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5">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6">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7">
    <w:lvl w:ilvl="0">
      <w:start w:val="7"/>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8">
    <w:lvl w:ilvl="0">
      <w:start w:val="2"/>
      <w:numFmt w:val="lowerRoman"/>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9">
    <w:lvl w:ilvl="0">
      <w:start w:val="1"/>
      <w:numFmt w:val="lowerLetter"/>
      <w:lvlText w:val="%1"/>
      <w:lvlJc w:val="left"/>
      <w:pPr>
        <w:tabs>
          <w:tab w:val="num" w:pos="0"/>
        </w:tabs>
        <w:ind w:left="0" w:hanging="0"/>
      </w:pPr>
      <w:rPr/>
    </w:lvl>
    <w:lvl w:ilvl="1">
      <w:start w:val="1"/>
      <w:numFmt w:val="lowerLetter"/>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0">
    <w:lvl w:ilvl="0">
      <w:start w:val="35"/>
      <w:numFmt w:val="lowerLetter"/>
      <w:lvlText w:val="(%1)"/>
      <w:lvlJc w:val="left"/>
      <w:pPr>
        <w:tabs>
          <w:tab w:val="num" w:pos="0"/>
        </w:tabs>
        <w:ind w:left="0" w:hanging="0"/>
      </w:pPr>
      <w:rPr/>
    </w:lvl>
    <w:lvl w:ilvl="1">
      <w:start w:val="1"/>
      <w:numFmt w:val="lowerLetter"/>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1">
    <w:lvl w:ilvl="0">
      <w:start w:val="3"/>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2">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3">
    <w:lvl w:ilvl="0">
      <w:start w:val="10"/>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4">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5">
    <w:lvl w:ilvl="0">
      <w:start w:val="7"/>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6">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7">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8">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9">
    <w:lvl w:ilvl="0">
      <w:start w:val="6"/>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0">
    <w:lvl w:ilvl="0">
      <w:start w:val="1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1">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2">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3">
    <w:lvl w:ilvl="0">
      <w:start w:val="4"/>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4">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5">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6">
    <w:lvl w:ilvl="0">
      <w:start w:val="1"/>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7">
    <w:lvl w:ilvl="0">
      <w:start w:val="1"/>
      <w:numFmt w:val="lowerLetter"/>
      <w:lvlText w:val="%1"/>
      <w:lvlJc w:val="left"/>
      <w:pPr>
        <w:tabs>
          <w:tab w:val="num" w:pos="0"/>
        </w:tabs>
        <w:ind w:left="0" w:hanging="0"/>
      </w:pPr>
      <w:rPr/>
    </w:lvl>
    <w:lvl w:ilvl="1">
      <w:start w:val="4"/>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8">
    <w:lvl w:ilvl="0">
      <w:start w:val="2"/>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9">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0">
    <w:lvl w:ilvl="0">
      <w:start w:val="6"/>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1">
    <w:lvl w:ilvl="0">
      <w:start w:val="1"/>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2">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3">
    <w:lvl w:ilvl="0">
      <w:start w:val="3"/>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4">
    <w:lvl w:ilvl="0">
      <w:start w:val="5"/>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5">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6">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7">
    <w:lvl w:ilvl="0">
      <w:start w:val="4"/>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8">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9">
    <w:lvl w:ilvl="0">
      <w:start w:val="2"/>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1"/>
      <w:numFmt w:val="lowerRoman"/>
      <w:lvlText w:val="(%3)"/>
      <w:lvlJc w:val="left"/>
      <w:pPr>
        <w:tabs>
          <w:tab w:val="num" w:pos="0"/>
        </w:tabs>
        <w:ind w:left="0" w:hanging="0"/>
      </w:pPr>
      <w:rPr/>
    </w:lvl>
    <w:lvl w:ilvl="3">
      <w:start w:val="3"/>
      <w:numFmt w:val="lowerRoman"/>
      <w:lvlText w:val="(%4)"/>
      <w:lvlJc w:val="left"/>
      <w:pPr>
        <w:tabs>
          <w:tab w:val="num" w:pos="0"/>
        </w:tabs>
        <w:ind w:left="0" w:hanging="0"/>
      </w:pPr>
      <w:rPr/>
    </w:lvl>
    <w:lvl w:ilvl="4">
      <w:start w:val="1"/>
      <w:numFmt w:val="upperLetter"/>
      <w:lvlText w:val="(%5)"/>
      <w:lvlJc w:val="left"/>
      <w:pPr>
        <w:tabs>
          <w:tab w:val="num" w:pos="0"/>
        </w:tabs>
        <w:ind w:left="0" w:hanging="0"/>
      </w:pPr>
      <w:rPr/>
    </w:lvl>
    <w:lvl w:ilvl="5">
      <w:start w:val="1"/>
      <w:numFmt w:val="upperLetter"/>
      <w:lvlText w:val="(%6)"/>
      <w:lvlJc w:val="left"/>
      <w:pPr>
        <w:tabs>
          <w:tab w:val="num" w:pos="0"/>
        </w:tabs>
        <w:ind w:left="0" w:hanging="0"/>
      </w:pPr>
      <w:rPr/>
    </w:lvl>
    <w:lvl w:ilvl="6">
      <w:start w:val="1"/>
      <w:numFmt w:val="upperLetter"/>
      <w:lvlText w:val="(%7)"/>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0">
    <w:lvl w:ilvl="0">
      <w:start w:val="1"/>
      <w:numFmt w:val="upperLetter"/>
      <w:lvlText w:val="%1"/>
      <w:lvlJc w:val="left"/>
      <w:pPr>
        <w:tabs>
          <w:tab w:val="num" w:pos="0"/>
        </w:tabs>
        <w:ind w:left="0" w:hanging="0"/>
      </w:pPr>
      <w:rPr/>
    </w:lvl>
    <w:lvl w:ilvl="1">
      <w:start w:val="5"/>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1">
    <w:lvl w:ilvl="0">
      <w:start w:val="2"/>
      <w:numFmt w:val="upperLetter"/>
      <w:lvlText w:val="(%1)"/>
      <w:lvlJc w:val="left"/>
      <w:pPr>
        <w:tabs>
          <w:tab w:val="num" w:pos="0"/>
        </w:tabs>
        <w:ind w:left="0" w:hanging="0"/>
      </w:pPr>
      <w:rPr/>
    </w:lvl>
    <w:lvl w:ilvl="1">
      <w:start w:val="6"/>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2">
    <w:lvl w:ilvl="0">
      <w:start w:val="3"/>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3">
    <w:lvl w:ilvl="0">
      <w:start w:val="4"/>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4">
    <w:lvl w:ilvl="0">
      <w:start w:val="5"/>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5">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6">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7">
    <w:lvl w:ilvl="0">
      <w:start w:val="1"/>
      <w:numFmt w:val="upp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8">
    <w:lvl w:ilvl="0">
      <w:start w:val="1"/>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35"/>
      <w:numFmt w:val="lowerLetter"/>
      <w:lvlText w:val="(%3)"/>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9">
    <w:lvl w:ilvl="0">
      <w:start w:val="3"/>
      <w:numFmt w:val="lowerRoman"/>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0">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1">
    <w:lvl w:ilvl="0">
      <w:start w:val="2"/>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bering>
</file>

<file path=word/settings.xml><?xml version="1.0" encoding="utf-8"?>
<w:settings xmlns:w="http://schemas.openxmlformats.org/wordprocessingml/2006/main">
  <w:zoom w:percent="207"/>
  <w:trackRevision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 w:cs="Times New Roman" w:eastAsiaTheme="minorEastAsia"/>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 w:cs="Times New Roman" w:eastAsiaTheme="minorEastAsia"/>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3.png"/><Relationship Id="rId9" Type="http://schemas.openxmlformats.org/officeDocument/2006/relationships/image" Target="media/image3.png"/><Relationship Id="rId10" Type="http://schemas.openxmlformats.org/officeDocument/2006/relationships/image" Target="media/image3.png"/><Relationship Id="rId11" Type="http://schemas.openxmlformats.org/officeDocument/2006/relationships/image" Target="media/image3.png"/><Relationship Id="rId12" Type="http://schemas.openxmlformats.org/officeDocument/2006/relationships/image" Target="media/image3.png"/><Relationship Id="rId13" Type="http://schemas.openxmlformats.org/officeDocument/2006/relationships/image" Target="media/image3.png"/><Relationship Id="rId14" Type="http://schemas.openxmlformats.org/officeDocument/2006/relationships/image" Target="media/image3.png"/><Relationship Id="rId15" Type="http://schemas.openxmlformats.org/officeDocument/2006/relationships/image" Target="media/image3.png"/><Relationship Id="rId16" Type="http://schemas.openxmlformats.org/officeDocument/2006/relationships/image" Target="media/image3.png"/><Relationship Id="rId17" Type="http://schemas.openxmlformats.org/officeDocument/2006/relationships/image" Target="media/image3.png"/><Relationship Id="rId18" Type="http://schemas.openxmlformats.org/officeDocument/2006/relationships/image" Target="media/image3.png"/><Relationship Id="rId19" Type="http://schemas.openxmlformats.org/officeDocument/2006/relationships/image" Target="media/image3.png"/><Relationship Id="rId20" Type="http://schemas.openxmlformats.org/officeDocument/2006/relationships/image" Target="media/image3.png"/><Relationship Id="rId21" Type="http://schemas.openxmlformats.org/officeDocument/2006/relationships/image" Target="media/image3.png"/><Relationship Id="rId22" Type="http://schemas.openxmlformats.org/officeDocument/2006/relationships/image" Target="media/image3.png"/><Relationship Id="rId23" Type="http://schemas.openxmlformats.org/officeDocument/2006/relationships/image" Target="media/image3.png"/><Relationship Id="rId24" Type="http://schemas.openxmlformats.org/officeDocument/2006/relationships/image" Target="media/image3.png"/><Relationship Id="rId25" Type="http://schemas.openxmlformats.org/officeDocument/2006/relationships/image" Target="media/image3.png"/><Relationship Id="rId26" Type="http://schemas.openxmlformats.org/officeDocument/2006/relationships/image" Target="media/image3.png"/><Relationship Id="rId27" Type="http://schemas.openxmlformats.org/officeDocument/2006/relationships/image" Target="media/image3.png"/><Relationship Id="rId28" Type="http://schemas.openxmlformats.org/officeDocument/2006/relationships/image" Target="media/image3.png"/><Relationship Id="rId29" Type="http://schemas.openxmlformats.org/officeDocument/2006/relationships/image" Target="media/image3.png"/><Relationship Id="rId30" Type="http://schemas.openxmlformats.org/officeDocument/2006/relationships/image" Target="media/image3.png"/><Relationship Id="rId31" Type="http://schemas.openxmlformats.org/officeDocument/2006/relationships/image" Target="media/image3.png"/><Relationship Id="rId32" Type="http://schemas.openxmlformats.org/officeDocument/2006/relationships/image" Target="media/image3.png"/><Relationship Id="rId33" Type="http://schemas.openxmlformats.org/officeDocument/2006/relationships/image" Target="media/image3.png"/><Relationship Id="rId34" Type="http://schemas.openxmlformats.org/officeDocument/2006/relationships/image" Target="media/image3.png"/><Relationship Id="rId35" Type="http://schemas.openxmlformats.org/officeDocument/2006/relationships/image" Target="media/image3.png"/><Relationship Id="rId36" Type="http://schemas.openxmlformats.org/officeDocument/2006/relationships/image" Target="media/image3.png"/><Relationship Id="rId37" Type="http://schemas.openxmlformats.org/officeDocument/2006/relationships/image" Target="media/image3.png"/><Relationship Id="rId38" Type="http://schemas.openxmlformats.org/officeDocument/2006/relationships/image" Target="media/image3.png"/><Relationship Id="rId39" Type="http://schemas.openxmlformats.org/officeDocument/2006/relationships/image" Target="media/image3.png"/><Relationship Id="rId40" Type="http://schemas.openxmlformats.org/officeDocument/2006/relationships/image" Target="media/image3.png"/><Relationship Id="rId41" Type="http://schemas.openxmlformats.org/officeDocument/2006/relationships/image" Target="media/image3.png"/><Relationship Id="rId42" Type="http://schemas.openxmlformats.org/officeDocument/2006/relationships/image" Target="media/image3.png"/><Relationship Id="rId43" Type="http://schemas.openxmlformats.org/officeDocument/2006/relationships/image" Target="media/image3.png"/><Relationship Id="rId44" Type="http://schemas.openxmlformats.org/officeDocument/2006/relationships/image" Target="media/image3.png"/><Relationship Id="rId45" Type="http://schemas.openxmlformats.org/officeDocument/2006/relationships/image" Target="media/image3.png"/><Relationship Id="rId46" Type="http://schemas.openxmlformats.org/officeDocument/2006/relationships/image" Target="media/image3.png"/><Relationship Id="rId47" Type="http://schemas.openxmlformats.org/officeDocument/2006/relationships/image" Target="media/image3.png"/><Relationship Id="rId48" Type="http://schemas.openxmlformats.org/officeDocument/2006/relationships/image" Target="media/image3.png"/><Relationship Id="rId49" Type="http://schemas.openxmlformats.org/officeDocument/2006/relationships/image" Target="media/image3.png"/><Relationship Id="rId50" Type="http://schemas.openxmlformats.org/officeDocument/2006/relationships/image" Target="media/image3.png"/><Relationship Id="rId51" Type="http://schemas.openxmlformats.org/officeDocument/2006/relationships/image" Target="media/image3.png"/><Relationship Id="rId52" Type="http://schemas.openxmlformats.org/officeDocument/2006/relationships/image" Target="media/image3.png"/><Relationship Id="rId53" Type="http://schemas.openxmlformats.org/officeDocument/2006/relationships/image" Target="media/image3.png"/><Relationship Id="rId54" Type="http://schemas.openxmlformats.org/officeDocument/2006/relationships/image" Target="media/image3.png"/><Relationship Id="rId55" Type="http://schemas.openxmlformats.org/officeDocument/2006/relationships/image" Target="media/image3.png"/><Relationship Id="rId56" Type="http://schemas.openxmlformats.org/officeDocument/2006/relationships/image" Target="media/image3.png"/><Relationship Id="rId57" Type="http://schemas.openxmlformats.org/officeDocument/2006/relationships/image" Target="media/image3.png"/><Relationship Id="rId58" Type="http://schemas.openxmlformats.org/officeDocument/2006/relationships/image" Target="media/image3.png"/><Relationship Id="rId59" Type="http://schemas.openxmlformats.org/officeDocument/2006/relationships/image" Target="media/image3.png"/><Relationship Id="rId60" Type="http://schemas.openxmlformats.org/officeDocument/2006/relationships/image" Target="media/image3.png"/><Relationship Id="rId61" Type="http://schemas.openxmlformats.org/officeDocument/2006/relationships/image" Target="media/image3.png"/><Relationship Id="rId62" Type="http://schemas.openxmlformats.org/officeDocument/2006/relationships/image" Target="media/image3.png"/><Relationship Id="rId63" Type="http://schemas.openxmlformats.org/officeDocument/2006/relationships/image" Target="media/image3.png"/><Relationship Id="rId64" Type="http://schemas.openxmlformats.org/officeDocument/2006/relationships/image" Target="media/image3.png"/><Relationship Id="rId65" Type="http://schemas.openxmlformats.org/officeDocument/2006/relationships/image" Target="media/image3.png"/><Relationship Id="rId66" Type="http://schemas.openxmlformats.org/officeDocument/2006/relationships/image" Target="media/image3.png"/><Relationship Id="rId67" Type="http://schemas.openxmlformats.org/officeDocument/2006/relationships/image" Target="media/image3.png"/><Relationship Id="rId68" Type="http://schemas.openxmlformats.org/officeDocument/2006/relationships/image" Target="media/image3.png"/><Relationship Id="rId69" Type="http://schemas.openxmlformats.org/officeDocument/2006/relationships/image" Target="media/image3.png"/><Relationship Id="rId70" Type="http://schemas.openxmlformats.org/officeDocument/2006/relationships/image" Target="media/image3.png"/><Relationship Id="rId71" Type="http://schemas.openxmlformats.org/officeDocument/2006/relationships/image" Target="media/image3.png"/><Relationship Id="rId72" Type="http://schemas.openxmlformats.org/officeDocument/2006/relationships/image" Target="media/image3.png"/><Relationship Id="rId73" Type="http://schemas.openxmlformats.org/officeDocument/2006/relationships/image" Target="media/image3.png"/><Relationship Id="rId74" Type="http://schemas.openxmlformats.org/officeDocument/2006/relationships/image" Target="media/image3.png"/><Relationship Id="rId75" Type="http://schemas.openxmlformats.org/officeDocument/2006/relationships/image" Target="media/image3.png"/><Relationship Id="rId76" Type="http://schemas.openxmlformats.org/officeDocument/2006/relationships/image" Target="media/image3.png"/><Relationship Id="rId77" Type="http://schemas.openxmlformats.org/officeDocument/2006/relationships/image" Target="media/image3.png"/><Relationship Id="rId78" Type="http://schemas.openxmlformats.org/officeDocument/2006/relationships/image" Target="media/image3.png"/><Relationship Id="rId79" Type="http://schemas.openxmlformats.org/officeDocument/2006/relationships/image" Target="media/image3.png"/><Relationship Id="rId80" Type="http://schemas.openxmlformats.org/officeDocument/2006/relationships/image" Target="media/image3.png"/><Relationship Id="rId81" Type="http://schemas.openxmlformats.org/officeDocument/2006/relationships/image" Target="media/image3.png"/><Relationship Id="rId82" Type="http://schemas.openxmlformats.org/officeDocument/2006/relationships/image" Target="media/image3.png"/><Relationship Id="rId83" Type="http://schemas.openxmlformats.org/officeDocument/2006/relationships/image" Target="media/image3.png"/><Relationship Id="rId84" Type="http://schemas.openxmlformats.org/officeDocument/2006/relationships/image" Target="media/image3.png"/><Relationship Id="rId85" Type="http://schemas.openxmlformats.org/officeDocument/2006/relationships/image" Target="media/image4.png"/><Relationship Id="rId86" Type="http://schemas.openxmlformats.org/officeDocument/2006/relationships/image" Target="media/image3.png"/><Relationship Id="rId87" Type="http://schemas.openxmlformats.org/officeDocument/2006/relationships/image" Target="media/image4.png"/><Relationship Id="rId88" Type="http://schemas.openxmlformats.org/officeDocument/2006/relationships/image" Target="media/image3.png"/><Relationship Id="rId89" Type="http://schemas.openxmlformats.org/officeDocument/2006/relationships/image" Target="media/image4.png"/><Relationship Id="rId90" Type="http://schemas.openxmlformats.org/officeDocument/2006/relationships/image" Target="media/image3.png"/><Relationship Id="rId91" Type="http://schemas.openxmlformats.org/officeDocument/2006/relationships/image" Target="media/image4.png"/><Relationship Id="rId92" Type="http://schemas.openxmlformats.org/officeDocument/2006/relationships/image" Target="media/image3.png"/><Relationship Id="rId93" Type="http://schemas.openxmlformats.org/officeDocument/2006/relationships/image" Target="media/image4.png"/><Relationship Id="rId94" Type="http://schemas.openxmlformats.org/officeDocument/2006/relationships/image" Target="media/image3.png"/><Relationship Id="rId95" Type="http://schemas.openxmlformats.org/officeDocument/2006/relationships/image" Target="media/image4.png"/><Relationship Id="rId96" Type="http://schemas.openxmlformats.org/officeDocument/2006/relationships/image" Target="media/image3.png"/><Relationship Id="rId97" Type="http://schemas.openxmlformats.org/officeDocument/2006/relationships/image" Target="media/image3.png"/><Relationship Id="rId98" Type="http://schemas.openxmlformats.org/officeDocument/2006/relationships/image" Target="media/image4.png"/><Relationship Id="rId99" Type="http://schemas.openxmlformats.org/officeDocument/2006/relationships/image" Target="media/image3.png"/><Relationship Id="rId100" Type="http://schemas.openxmlformats.org/officeDocument/2006/relationships/numbering" Target="numbering.xml"/><Relationship Id="rId101" Type="http://schemas.openxmlformats.org/officeDocument/2006/relationships/fontTable" Target="fontTable.xml"/><Relationship Id="rId102" Type="http://schemas.openxmlformats.org/officeDocument/2006/relationships/settings" Target="settings.xml"/><Relationship Id="rId10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41</TotalTime>
  <Application>LibreOffice/25.2.2.2$Linux_X86_64 LibreOffice_project/520$Build-2</Application>
  <AppVersion>15.0000</AppVersion>
  <Pages>97</Pages>
  <Words>50160</Words>
  <Characters>263191</Characters>
  <CharactersWithSpaces>312158</CharactersWithSpaces>
  <Paragraphs>921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2023-09-16T19:32:00Z</dcterms:created>
  <dc:creator>Windows User</dc:creator>
  <dc:description/>
  <dc:language>en-US</dc:language>
  <cp:lastModifiedBy/>
  <dcterms:modified xsi:type="dcterms:W3CDTF">2025-05-30T12:50:21Z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