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kelvin="http://kelvin.ai/office/internal">
      <w:pPr>
        <w:pStyle w:val="Normal"/>
        <w:bidi w:val="0"/>
        <w:jc w:val="start"/>
        <w:rPr/>
      </w:pPr>
      <w:commentRangeStart w:id="0"/>
      <w:r>
        <w:rPr/>
        <w:t>I am a document with footnotes.</w:t>
      </w:r>
      <w:commentRangeEnd w:id="0"/>
      <w:r>
        <w:commentReference w:id="0"/>
      </w:r>
      <w:r>
        <w:rPr>
          <w:rStyle w:val="FootnoteReference"/>
        </w:rPr>
        <w:footnoteReference w:id="2"/>
      </w:r>
    </w:p>
    <w:p xmlns:kelvin="http://kelvin.ai/office/internal">
      <w:commentRangeStart w:id="1"/>
      <w:r>
        <w:t xml:space="preserve">This paragraph demonstrates </w:t>
      </w:r>
      <w:ins w:id="ins_0" w:author="Kelvin" w:date="2025-05-30T09:47:01.735334Z">
        <w:r>
          <w:t>multiple types of tracked changes</w:t>
        </w:r>
      </w:ins>
      <w:r>
        <w:t xml:space="preserve"> including </w:t>
      </w:r>
      <w:del w:id="del_0" w:author="Editor 3" w:date="2025-05-30T09:47:01.735395Z">
        <w:r>
          <w:t>unwanted content</w:t>
        </w:r>
      </w:del>
      <w:r>
        <w:t xml:space="preserve"> in a single paragraph.</w:t>
      </w:r>
      <w:commentRangeEnd w:id="1"/>
      <w:r>
        <w:commentReference w:id="1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w="http://schemas.openxmlformats.org/wordprocessingml/2006/main">
  <w:comment w:id="0" w:author="Kelvin" w:date="2025-05-30T09:47:01.735201Z" w:initials="K">
    <w:p>
      <w:r>
        <w:t>This document contains footnotes that should be reviewed.</w:t>
      </w:r>
    </w:p>
  </w:comment>
  <w:comment w:id="1" w:author="Quality Reviewer" w:date="2025-05-30T09:47:01.735432Z" w:initials="QR">
    <w:p>
      <w:r>
        <w:t>This paragraph shows various tracked changes.</w:t>
      </w:r>
    </w:p>
  </w:comment>
  <w:comment w:id="2" w:author="Senior Editor" w:date="2025-05-30T09:47:01.735455Z" w:initials="SE">
    <w:p>
      <w:r>
        <w:t>I agree, the footnotes need careful review.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/>
      </w:pPr>
      <w:r>
        <w:rPr>
          <w:rStyle w:val="FootnoteCharacters"/>
        </w:rPr>
        <w:footnoteRef/>
      </w:r>
      <w:r>
        <w:rPr/>
        <w:tab/>
        <w:t>The question, of course, is whether this superscript should have been inside or outside of the period.</w:t>
      </w:r>
    </w:p>
  </w:footnote>
</w:footnote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6" Type="http://schemas.openxmlformats.org/officeDocument/2006/relationships/comments" Target="comments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1</Pages>
  <Words>23</Words>
  <Characters>113</Characters>
  <CharactersWithSpaces>134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2025-05-09T12:35:11Z</dcterms:created>
  <dc:creator/>
  <dc:description/>
  <dc:language>en-US</dc:language>
  <cp:lastModifiedBy/>
  <dcterms:modified xsi:type="dcterms:W3CDTF">2025-05-09T12:35:56Z</dcterms:modified>
  <cp:revision>1</cp:revision>
  <dc:subject/>
  <dc:title/>
</cp:coreProperties>
</file>