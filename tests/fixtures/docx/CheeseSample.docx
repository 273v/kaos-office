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F5572" w14:textId="0BE78D0F" w:rsidR="00A30AF9" w:rsidRDefault="00A2651B">
      <w:pPr>
        <w:suppressAutoHyphens/>
        <w:spacing w:line="240" w:lineRule="atLeast"/>
        <w:jc w:val="center"/>
        <w:rPr>
          <w:rFonts w:ascii="CG Times" w:hAnsi="CG Times"/>
          <w:b/>
          <w:sz w:val="72"/>
          <w:szCs w:val="72"/>
        </w:rPr>
      </w:pPr>
      <w:bookmarkStart w:id="0" w:name="_top"/>
      <w:bookmarkEnd w:id="0"/>
      <w:r>
        <w:rPr>
          <w:rFonts w:ascii="CG Times" w:hAnsi="CG Times"/>
          <w:b/>
          <w:noProof/>
          <w:sz w:val="72"/>
          <w:szCs w:val="72"/>
        </w:rPr>
        <w:drawing>
          <wp:inline distT="0" distB="0" distL="0" distR="0" wp14:anchorId="12D0B072" wp14:editId="3B1211B4">
            <wp:extent cx="1689100" cy="1879600"/>
            <wp:effectExtent l="0" t="0" r="0" b="0"/>
            <wp:docPr id="8"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8" cstate="print">
                      <a:extLst>
                        <a:ext uri="{28A0092B-C50C-407E-A947-70E740481C1C}">
                          <a14:useLocalDpi xmlns:a14="http://schemas.microsoft.com/office/drawing/2010/main" val="0"/>
                        </a:ext>
                      </a:extLst>
                    </a:blip>
                    <a:srcRect l="9149" t="13945" r="70305" b="37755"/>
                    <a:stretch>
                      <a:fillRect/>
                    </a:stretch>
                  </pic:blipFill>
                  <pic:spPr bwMode="auto">
                    <a:xfrm>
                      <a:off x="0" y="0"/>
                      <a:ext cx="1689100" cy="1879600"/>
                    </a:xfrm>
                    <a:prstGeom prst="rect">
                      <a:avLst/>
                    </a:prstGeom>
                    <a:noFill/>
                    <a:ln>
                      <a:noFill/>
                    </a:ln>
                  </pic:spPr>
                </pic:pic>
              </a:graphicData>
            </a:graphic>
          </wp:inline>
        </w:drawing>
      </w:r>
    </w:p>
    <w:p w14:paraId="2F2DC205" w14:textId="77777777" w:rsidR="0023294E" w:rsidRDefault="0023294E">
      <w:pPr>
        <w:suppressAutoHyphens/>
        <w:spacing w:line="240" w:lineRule="atLeast"/>
        <w:jc w:val="center"/>
        <w:rPr>
          <w:b/>
          <w:bCs/>
          <w:sz w:val="48"/>
          <w:szCs w:val="48"/>
        </w:rPr>
      </w:pPr>
      <w:r>
        <w:rPr>
          <w:b/>
          <w:bCs/>
          <w:sz w:val="48"/>
          <w:szCs w:val="48"/>
        </w:rPr>
        <w:t xml:space="preserve">DAIRY FOODS </w:t>
      </w:r>
      <w:r>
        <w:rPr>
          <w:b/>
          <w:bCs/>
          <w:sz w:val="48"/>
          <w:szCs w:val="48"/>
        </w:rPr>
        <w:fldChar w:fldCharType="begin"/>
      </w:r>
      <w:r>
        <w:rPr>
          <w:b/>
          <w:bCs/>
          <w:sz w:val="48"/>
          <w:szCs w:val="48"/>
        </w:rPr>
        <w:instrText xml:space="preserve">PRIVATE </w:instrText>
      </w:r>
      <w:r w:rsidRPr="0023294E">
        <w:rPr>
          <w:b/>
          <w:bCs/>
          <w:sz w:val="48"/>
          <w:szCs w:val="48"/>
        </w:rPr>
      </w:r>
      <w:r>
        <w:rPr>
          <w:b/>
          <w:bCs/>
          <w:sz w:val="48"/>
          <w:szCs w:val="48"/>
        </w:rPr>
        <w:fldChar w:fldCharType="end"/>
      </w:r>
    </w:p>
    <w:p w14:paraId="0978F7DC" w14:textId="77777777" w:rsidR="0023294E" w:rsidRDefault="0023294E">
      <w:pPr>
        <w:suppressAutoHyphens/>
        <w:spacing w:line="240" w:lineRule="atLeast"/>
        <w:jc w:val="center"/>
        <w:rPr>
          <w:sz w:val="24"/>
          <w:szCs w:val="24"/>
        </w:rPr>
      </w:pPr>
      <w:r>
        <w:rPr>
          <w:b/>
          <w:bCs/>
          <w:sz w:val="48"/>
          <w:szCs w:val="48"/>
        </w:rPr>
        <w:t>CAREER DEVELOPMENT EVENT</w:t>
      </w:r>
    </w:p>
    <w:p w14:paraId="00C975B0" w14:textId="77777777" w:rsidR="00A53A13" w:rsidRDefault="00A53A13">
      <w:pPr>
        <w:suppressAutoHyphens/>
        <w:spacing w:line="240" w:lineRule="atLeast"/>
        <w:jc w:val="center"/>
        <w:rPr>
          <w:sz w:val="24"/>
          <w:szCs w:val="24"/>
        </w:rPr>
      </w:pPr>
    </w:p>
    <w:p w14:paraId="4BB48E58" w14:textId="77777777" w:rsidR="00A53A13" w:rsidRPr="005E6221" w:rsidRDefault="004A56B6">
      <w:pPr>
        <w:suppressAutoHyphens/>
        <w:spacing w:line="240" w:lineRule="atLeast"/>
        <w:jc w:val="center"/>
        <w:rPr>
          <w:sz w:val="24"/>
          <w:szCs w:val="36"/>
        </w:rPr>
        <w:sectPr w:rsidR="00A53A13" w:rsidRPr="005E6221">
          <w:footerReference w:type="even" r:id="rId9"/>
          <w:footerReference w:type="default" r:id="rId10"/>
          <w:pgSz w:w="12240" w:h="15840"/>
          <w:pgMar w:top="1440" w:right="1440" w:bottom="1440" w:left="1440" w:header="1440" w:footer="1440" w:gutter="0"/>
          <w:pgNumType w:start="1"/>
          <w:cols w:space="720"/>
          <w:vAlign w:val="center"/>
          <w:noEndnote/>
        </w:sectPr>
      </w:pPr>
      <w:r w:rsidRPr="00627579">
        <w:rPr>
          <w:sz w:val="24"/>
          <w:szCs w:val="36"/>
          <w:highlight w:val="yellow"/>
        </w:rPr>
        <w:t>Revised 20</w:t>
      </w:r>
      <w:r w:rsidR="00627579" w:rsidRPr="00627579">
        <w:rPr>
          <w:sz w:val="24"/>
          <w:szCs w:val="36"/>
          <w:highlight w:val="yellow"/>
        </w:rPr>
        <w:t>23</w:t>
      </w:r>
    </w:p>
    <w:p w14:paraId="68C5A2A7" w14:textId="77777777" w:rsidR="0023294E" w:rsidRDefault="0023294E">
      <w:pPr>
        <w:tabs>
          <w:tab w:val="center" w:pos="4680"/>
        </w:tabs>
        <w:suppressAutoHyphens/>
        <w:spacing w:line="240" w:lineRule="atLeast"/>
        <w:rPr>
          <w:sz w:val="24"/>
          <w:szCs w:val="24"/>
        </w:rPr>
      </w:pPr>
      <w:r>
        <w:rPr>
          <w:b/>
          <w:bCs/>
          <w:sz w:val="28"/>
          <w:szCs w:val="28"/>
        </w:rPr>
        <w:lastRenderedPageBreak/>
        <w:tab/>
        <w:t>Dairy Foods Career Development Event</w:t>
      </w:r>
    </w:p>
    <w:p w14:paraId="00FDE06D" w14:textId="77777777" w:rsidR="0023294E" w:rsidRDefault="0023294E">
      <w:pPr>
        <w:tabs>
          <w:tab w:val="left" w:pos="-720"/>
        </w:tabs>
        <w:suppressAutoHyphens/>
        <w:spacing w:line="240" w:lineRule="atLeast"/>
        <w:rPr>
          <w:sz w:val="24"/>
          <w:szCs w:val="24"/>
        </w:rPr>
      </w:pPr>
    </w:p>
    <w:p w14:paraId="26975D76" w14:textId="77777777" w:rsidR="0023294E" w:rsidRDefault="0023294E">
      <w:pPr>
        <w:tabs>
          <w:tab w:val="left" w:pos="-720"/>
        </w:tabs>
        <w:suppressAutoHyphens/>
        <w:spacing w:line="240" w:lineRule="atLeast"/>
        <w:rPr>
          <w:sz w:val="24"/>
          <w:szCs w:val="24"/>
        </w:rPr>
      </w:pPr>
    </w:p>
    <w:p w14:paraId="17E943A0" w14:textId="4A3183EA" w:rsidR="0023294E" w:rsidRDefault="0023294E">
      <w:pPr>
        <w:tabs>
          <w:tab w:val="left" w:pos="-720"/>
        </w:tabs>
        <w:suppressAutoHyphens/>
        <w:spacing w:line="240" w:lineRule="atLeast"/>
        <w:rPr>
          <w:sz w:val="24"/>
          <w:szCs w:val="24"/>
        </w:rPr>
      </w:pPr>
      <w:r>
        <w:rPr>
          <w:b/>
          <w:bCs/>
          <w:sz w:val="24"/>
          <w:szCs w:val="24"/>
        </w:rPr>
        <w:t>Purpose:</w:t>
      </w:r>
      <w:r>
        <w:rPr>
          <w:sz w:val="24"/>
          <w:szCs w:val="24"/>
        </w:rPr>
        <w:t xml:space="preserve">  The Dairy Foods CDE provides the student the opportunity to identify and learn to determine the quality of dairy foods.  This knowledge could be helpful in producing, processing, buying and selling dairy </w:t>
      </w:r>
      <w:del w:id="8" w:author="Jillian Bommarito" w:date="2025-05-30T14:57:00Z">
        <w:r w:rsidDel="001A0CA2">
          <w:rPr>
            <w:sz w:val="24"/>
            <w:szCs w:val="24"/>
          </w:rPr>
          <w:delText>foods</w:delText>
        </w:r>
      </w:del>
      <w:proofErr w:type="spellStart"/>
      <w:ins w:id="9" w:author="Jillian Bommarito" w:date="2025-05-30T14:57:00Z">
        <w:r w:rsidR="001A0CA2">
          <w:rPr>
            <w:rFonts w:ascii="American Typewriter" w:hAnsi="American Typewriter"/>
            <w:sz w:val="24"/>
            <w:szCs w:val="24"/>
          </w:rPr>
          <w:t>ƒ∞d</w:t>
        </w:r>
        <w:proofErr w:type="spellEnd"/>
        <w:r w:rsidR="001A0CA2">
          <w:rPr>
            <w:rFonts w:ascii="American Typewriter" w:hAnsi="American Typewriter"/>
            <w:sz w:val="24"/>
            <w:szCs w:val="24"/>
          </w:rPr>
          <w:t>§</w:t>
        </w:r>
      </w:ins>
      <w:del w:id="10" w:author="Jillian Bommarito" w:date="2025-05-30T14:57:00Z">
        <w:r w:rsidDel="001A0CA2">
          <w:rPr>
            <w:sz w:val="24"/>
            <w:szCs w:val="24"/>
          </w:rPr>
          <w:delText>.</w:delText>
        </w:r>
      </w:del>
    </w:p>
    <w:p w14:paraId="6AD4023D" w14:textId="53974F9B" w:rsidR="0023294E" w:rsidDel="001A0CA2" w:rsidRDefault="0023294E">
      <w:pPr>
        <w:tabs>
          <w:tab w:val="left" w:pos="-720"/>
        </w:tabs>
        <w:suppressAutoHyphens/>
        <w:spacing w:line="240" w:lineRule="atLeast"/>
        <w:rPr>
          <w:del w:id="11" w:author="Jillian Bommarito" w:date="2025-05-30T14:58:00Z"/>
          <w:sz w:val="24"/>
          <w:szCs w:val="24"/>
        </w:rPr>
      </w:pPr>
    </w:p>
    <w:p w14:paraId="6266CDB0" w14:textId="77777777" w:rsidR="0023294E" w:rsidRDefault="0023294E">
      <w:pPr>
        <w:tabs>
          <w:tab w:val="left" w:pos="-720"/>
        </w:tabs>
        <w:suppressAutoHyphens/>
        <w:spacing w:line="240" w:lineRule="atLeast"/>
        <w:rPr>
          <w:sz w:val="24"/>
          <w:szCs w:val="24"/>
        </w:rPr>
      </w:pPr>
    </w:p>
    <w:p w14:paraId="1CEDD432" w14:textId="77777777" w:rsidR="004A56B6" w:rsidRDefault="0023294E" w:rsidP="004A56B6">
      <w:pPr>
        <w:tabs>
          <w:tab w:val="left" w:pos="-720"/>
        </w:tabs>
        <w:suppressAutoHyphens/>
        <w:spacing w:line="240" w:lineRule="atLeast"/>
        <w:rPr>
          <w:b/>
          <w:bCs/>
          <w:sz w:val="24"/>
          <w:szCs w:val="24"/>
        </w:rPr>
      </w:pPr>
      <w:r>
        <w:rPr>
          <w:b/>
          <w:bCs/>
          <w:sz w:val="24"/>
          <w:szCs w:val="24"/>
        </w:rPr>
        <w:t>Objectives:</w:t>
      </w:r>
    </w:p>
    <w:p w14:paraId="6AF25448" w14:textId="3E98DB1E" w:rsidR="004A56B6" w:rsidRDefault="001A0CA2" w:rsidP="001A0CA2">
      <w:pPr>
        <w:tabs>
          <w:tab w:val="left" w:pos="-720"/>
        </w:tabs>
        <w:suppressAutoHyphens/>
        <w:spacing w:line="276" w:lineRule="auto"/>
        <w:rPr>
          <w:sz w:val="24"/>
          <w:szCs w:val="24"/>
        </w:rPr>
        <w:pPrChange w:id="12" w:author="Jillian Bommarito" w:date="2025-05-30T14:51:00Z">
          <w:pPr>
            <w:numPr>
              <w:numId w:val="6"/>
            </w:numPr>
            <w:tabs>
              <w:tab w:val="left" w:pos="-720"/>
              <w:tab w:val="num" w:pos="360"/>
            </w:tabs>
            <w:suppressAutoHyphens/>
            <w:spacing w:line="276" w:lineRule="auto"/>
            <w:ind w:left="360" w:hanging="360"/>
          </w:pPr>
        </w:pPrChange>
      </w:pPr>
      <w:commentRangeStart w:id="13"/>
      <w:ins w:id="14" w:author="Jillian Bommarito" w:date="2025-05-30T14:51:00Z">
        <w:r>
          <w:rPr>
            <w:sz w:val="24"/>
            <w:szCs w:val="24"/>
          </w:rPr>
          <w:t xml:space="preserve">1. </w:t>
        </w:r>
      </w:ins>
      <w:r w:rsidR="0023294E">
        <w:rPr>
          <w:sz w:val="24"/>
          <w:szCs w:val="24"/>
        </w:rPr>
        <w:t xml:space="preserve">To develop students' abilities to utilize knowledge of </w:t>
      </w:r>
      <w:proofErr w:type="gramStart"/>
      <w:r w:rsidR="0023294E">
        <w:rPr>
          <w:sz w:val="24"/>
          <w:szCs w:val="24"/>
        </w:rPr>
        <w:t>high quality</w:t>
      </w:r>
      <w:proofErr w:type="gramEnd"/>
      <w:r w:rsidR="0023294E">
        <w:rPr>
          <w:sz w:val="24"/>
          <w:szCs w:val="24"/>
        </w:rPr>
        <w:t xml:space="preserve"> milk production and marketing.</w:t>
      </w:r>
      <w:commentRangeEnd w:id="13"/>
      <w:r>
        <w:rPr>
          <w:rStyle w:val="CommentReference"/>
        </w:rPr>
        <w:commentReference w:id="13"/>
      </w:r>
    </w:p>
    <w:p w14:paraId="6D98515A" w14:textId="65C9AFD5" w:rsidR="004A56B6" w:rsidRDefault="001A0CA2" w:rsidP="001A0CA2">
      <w:pPr>
        <w:tabs>
          <w:tab w:val="left" w:pos="-720"/>
        </w:tabs>
        <w:suppressAutoHyphens/>
        <w:spacing w:line="276" w:lineRule="auto"/>
        <w:rPr>
          <w:sz w:val="24"/>
          <w:szCs w:val="24"/>
        </w:rPr>
        <w:pPrChange w:id="15" w:author="Jillian Bommarito" w:date="2025-05-30T14:51:00Z">
          <w:pPr>
            <w:numPr>
              <w:numId w:val="6"/>
            </w:numPr>
            <w:tabs>
              <w:tab w:val="left" w:pos="-720"/>
              <w:tab w:val="num" w:pos="360"/>
            </w:tabs>
            <w:suppressAutoHyphens/>
            <w:spacing w:line="276" w:lineRule="auto"/>
            <w:ind w:left="360" w:hanging="360"/>
          </w:pPr>
        </w:pPrChange>
      </w:pPr>
      <w:ins w:id="16" w:author="Jillian Bommarito" w:date="2025-05-30T14:51:00Z">
        <w:r>
          <w:rPr>
            <w:sz w:val="24"/>
            <w:szCs w:val="24"/>
          </w:rPr>
          <w:t xml:space="preserve">2. </w:t>
        </w:r>
      </w:ins>
      <w:r w:rsidR="0023294E">
        <w:rPr>
          <w:sz w:val="24"/>
          <w:szCs w:val="24"/>
        </w:rPr>
        <w:t>To develop students' abilities to utilize knowledge of the composition and quality characteristics of raw and pasteurized milk.</w:t>
      </w:r>
    </w:p>
    <w:p w14:paraId="0775EC00" w14:textId="3B24E1BF" w:rsidR="004A56B6" w:rsidRDefault="001A0CA2" w:rsidP="001A0CA2">
      <w:pPr>
        <w:tabs>
          <w:tab w:val="left" w:pos="-720"/>
        </w:tabs>
        <w:suppressAutoHyphens/>
        <w:spacing w:line="276" w:lineRule="auto"/>
        <w:rPr>
          <w:sz w:val="24"/>
          <w:szCs w:val="24"/>
        </w:rPr>
        <w:pPrChange w:id="17" w:author="Jillian Bommarito" w:date="2025-05-30T14:51:00Z">
          <w:pPr>
            <w:numPr>
              <w:numId w:val="6"/>
            </w:numPr>
            <w:tabs>
              <w:tab w:val="left" w:pos="-720"/>
              <w:tab w:val="num" w:pos="360"/>
            </w:tabs>
            <w:suppressAutoHyphens/>
            <w:spacing w:line="276" w:lineRule="auto"/>
            <w:ind w:left="360" w:hanging="360"/>
          </w:pPr>
        </w:pPrChange>
      </w:pPr>
      <w:ins w:id="18" w:author="Jillian Bommarito" w:date="2025-05-30T14:51:00Z">
        <w:r>
          <w:rPr>
            <w:sz w:val="24"/>
            <w:szCs w:val="24"/>
          </w:rPr>
          <w:t xml:space="preserve">3. </w:t>
        </w:r>
      </w:ins>
      <w:r w:rsidR="0023294E">
        <w:rPr>
          <w:sz w:val="24"/>
          <w:szCs w:val="24"/>
        </w:rPr>
        <w:t>To develop students' understanding to the causes and control of mastitis, its influences on milk quality and yield and the use of mastitis detection methods in controlling the disease in production of abnormal milk.</w:t>
      </w:r>
    </w:p>
    <w:p w14:paraId="51EB6AAE" w14:textId="043CA8A3" w:rsidR="004A56B6" w:rsidRDefault="001A0CA2" w:rsidP="001A0CA2">
      <w:pPr>
        <w:tabs>
          <w:tab w:val="left" w:pos="-720"/>
        </w:tabs>
        <w:suppressAutoHyphens/>
        <w:spacing w:line="276" w:lineRule="auto"/>
        <w:rPr>
          <w:sz w:val="24"/>
          <w:szCs w:val="24"/>
        </w:rPr>
        <w:pPrChange w:id="19" w:author="Jillian Bommarito" w:date="2025-05-30T14:52:00Z">
          <w:pPr>
            <w:numPr>
              <w:numId w:val="6"/>
            </w:numPr>
            <w:tabs>
              <w:tab w:val="left" w:pos="-720"/>
              <w:tab w:val="num" w:pos="360"/>
            </w:tabs>
            <w:suppressAutoHyphens/>
            <w:spacing w:line="276" w:lineRule="auto"/>
            <w:ind w:left="360" w:hanging="360"/>
          </w:pPr>
        </w:pPrChange>
      </w:pPr>
      <w:ins w:id="20" w:author="Jillian Bommarito" w:date="2025-05-30T14:52:00Z">
        <w:r>
          <w:rPr>
            <w:sz w:val="24"/>
            <w:szCs w:val="24"/>
          </w:rPr>
          <w:t xml:space="preserve">4. </w:t>
        </w:r>
      </w:ins>
      <w:r w:rsidR="0023294E">
        <w:rPr>
          <w:sz w:val="24"/>
          <w:szCs w:val="24"/>
        </w:rPr>
        <w:t>To develop the students' understanding that clean cows and a clean environment are necessary to produce quality milk.</w:t>
      </w:r>
    </w:p>
    <w:p w14:paraId="4F687545" w14:textId="33461B2D" w:rsidR="004A56B6" w:rsidRDefault="001A0CA2" w:rsidP="001A0CA2">
      <w:pPr>
        <w:tabs>
          <w:tab w:val="left" w:pos="-720"/>
        </w:tabs>
        <w:suppressAutoHyphens/>
        <w:spacing w:line="276" w:lineRule="auto"/>
        <w:rPr>
          <w:sz w:val="24"/>
          <w:szCs w:val="24"/>
        </w:rPr>
        <w:pPrChange w:id="21" w:author="Jillian Bommarito" w:date="2025-05-30T14:52:00Z">
          <w:pPr>
            <w:numPr>
              <w:numId w:val="6"/>
            </w:numPr>
            <w:tabs>
              <w:tab w:val="left" w:pos="-720"/>
              <w:tab w:val="num" w:pos="360"/>
            </w:tabs>
            <w:suppressAutoHyphens/>
            <w:spacing w:line="276" w:lineRule="auto"/>
            <w:ind w:left="360" w:hanging="360"/>
          </w:pPr>
        </w:pPrChange>
      </w:pPr>
      <w:ins w:id="22" w:author="Jillian Bommarito" w:date="2025-05-30T14:52:00Z">
        <w:r>
          <w:rPr>
            <w:sz w:val="24"/>
            <w:szCs w:val="24"/>
          </w:rPr>
          <w:t xml:space="preserve">5. </w:t>
        </w:r>
      </w:ins>
      <w:r w:rsidR="0023294E">
        <w:rPr>
          <w:sz w:val="24"/>
          <w:szCs w:val="24"/>
        </w:rPr>
        <w:t>To develop students' ability to identify cheese varieties.</w:t>
      </w:r>
    </w:p>
    <w:p w14:paraId="7567ACA8" w14:textId="549FDA4E" w:rsidR="004A56B6" w:rsidRDefault="001A0CA2" w:rsidP="001A0CA2">
      <w:pPr>
        <w:tabs>
          <w:tab w:val="left" w:pos="-720"/>
        </w:tabs>
        <w:suppressAutoHyphens/>
        <w:spacing w:line="276" w:lineRule="auto"/>
        <w:rPr>
          <w:sz w:val="24"/>
          <w:szCs w:val="24"/>
        </w:rPr>
        <w:pPrChange w:id="23" w:author="Jillian Bommarito" w:date="2025-05-30T14:52:00Z">
          <w:pPr>
            <w:numPr>
              <w:numId w:val="6"/>
            </w:numPr>
            <w:tabs>
              <w:tab w:val="left" w:pos="-720"/>
              <w:tab w:val="num" w:pos="360"/>
            </w:tabs>
            <w:suppressAutoHyphens/>
            <w:spacing w:line="276" w:lineRule="auto"/>
            <w:ind w:left="360" w:hanging="360"/>
          </w:pPr>
        </w:pPrChange>
      </w:pPr>
      <w:ins w:id="24" w:author="Jillian Bommarito" w:date="2025-05-30T14:52:00Z">
        <w:r>
          <w:rPr>
            <w:sz w:val="24"/>
            <w:szCs w:val="24"/>
          </w:rPr>
          <w:t xml:space="preserve">6. </w:t>
        </w:r>
      </w:ins>
      <w:r w:rsidR="0023294E">
        <w:rPr>
          <w:sz w:val="24"/>
          <w:szCs w:val="24"/>
        </w:rPr>
        <w:t>To develop the students' ability to identify and evaluate the flavor quality of milk.</w:t>
      </w:r>
    </w:p>
    <w:p w14:paraId="2557AC02" w14:textId="50DEF4D3" w:rsidR="0023294E" w:rsidRDefault="001A0CA2" w:rsidP="001A0CA2">
      <w:pPr>
        <w:tabs>
          <w:tab w:val="left" w:pos="-720"/>
        </w:tabs>
        <w:suppressAutoHyphens/>
        <w:spacing w:line="276" w:lineRule="auto"/>
        <w:rPr>
          <w:sz w:val="24"/>
          <w:szCs w:val="24"/>
        </w:rPr>
        <w:pPrChange w:id="25" w:author="Jillian Bommarito" w:date="2025-05-30T14:52:00Z">
          <w:pPr>
            <w:numPr>
              <w:numId w:val="6"/>
            </w:numPr>
            <w:tabs>
              <w:tab w:val="left" w:pos="-720"/>
              <w:tab w:val="num" w:pos="360"/>
            </w:tabs>
            <w:suppressAutoHyphens/>
            <w:spacing w:line="276" w:lineRule="auto"/>
            <w:ind w:left="360" w:hanging="360"/>
          </w:pPr>
        </w:pPrChange>
      </w:pPr>
      <w:ins w:id="26" w:author="Jillian Bommarito" w:date="2025-05-30T14:52:00Z">
        <w:r>
          <w:rPr>
            <w:sz w:val="24"/>
            <w:szCs w:val="24"/>
          </w:rPr>
          <w:t xml:space="preserve">7. </w:t>
        </w:r>
      </w:ins>
      <w:r w:rsidR="0023294E">
        <w:rPr>
          <w:sz w:val="24"/>
          <w:szCs w:val="24"/>
        </w:rPr>
        <w:t>To develop the students' ability to identify defects in milker unit parts that affect milk quality.</w:t>
      </w:r>
    </w:p>
    <w:p w14:paraId="2F6E8FAF" w14:textId="77777777" w:rsidR="0023294E" w:rsidRDefault="0023294E">
      <w:pPr>
        <w:tabs>
          <w:tab w:val="left" w:pos="-720"/>
        </w:tabs>
        <w:suppressAutoHyphens/>
        <w:spacing w:line="240" w:lineRule="atLeast"/>
        <w:rPr>
          <w:sz w:val="24"/>
          <w:szCs w:val="24"/>
        </w:rPr>
      </w:pPr>
    </w:p>
    <w:p w14:paraId="3F8B06F0" w14:textId="77777777" w:rsidR="0023294E" w:rsidRDefault="0023294E">
      <w:pPr>
        <w:tabs>
          <w:tab w:val="left" w:pos="-720"/>
        </w:tabs>
        <w:suppressAutoHyphens/>
        <w:spacing w:line="240" w:lineRule="atLeast"/>
        <w:rPr>
          <w:b/>
          <w:bCs/>
          <w:sz w:val="24"/>
          <w:szCs w:val="24"/>
        </w:rPr>
      </w:pPr>
      <w:r>
        <w:rPr>
          <w:b/>
          <w:bCs/>
          <w:sz w:val="24"/>
          <w:szCs w:val="24"/>
        </w:rPr>
        <w:t>Contest Format</w:t>
      </w:r>
    </w:p>
    <w:p w14:paraId="53960146" w14:textId="77777777" w:rsidR="009D5BA3" w:rsidRDefault="009D5BA3">
      <w:pPr>
        <w:tabs>
          <w:tab w:val="left" w:pos="-720"/>
        </w:tabs>
        <w:suppressAutoHyphens/>
        <w:spacing w:line="240" w:lineRule="atLeast"/>
        <w:rPr>
          <w:sz w:val="24"/>
          <w:szCs w:val="24"/>
        </w:rPr>
      </w:pPr>
    </w:p>
    <w:p w14:paraId="3CBBBD56" w14:textId="77777777" w:rsidR="0023294E" w:rsidRDefault="0023294E">
      <w:pPr>
        <w:tabs>
          <w:tab w:val="left" w:pos="-720"/>
        </w:tabs>
        <w:suppressAutoHyphens/>
        <w:spacing w:line="240" w:lineRule="atLeast"/>
        <w:rPr>
          <w:sz w:val="24"/>
          <w:szCs w:val="24"/>
        </w:rPr>
      </w:pPr>
      <w:r>
        <w:rPr>
          <w:sz w:val="24"/>
          <w:szCs w:val="24"/>
        </w:rPr>
        <w:t>The event can include:</w:t>
      </w:r>
    </w:p>
    <w:p w14:paraId="095B5D18" w14:textId="77777777" w:rsidR="0023294E" w:rsidRDefault="0023294E">
      <w:pPr>
        <w:tabs>
          <w:tab w:val="left" w:pos="-720"/>
        </w:tabs>
        <w:suppressAutoHyphens/>
        <w:spacing w:line="240" w:lineRule="atLeast"/>
        <w:rPr>
          <w:sz w:val="24"/>
          <w:szCs w:val="24"/>
        </w:rPr>
      </w:pPr>
    </w:p>
    <w:p w14:paraId="110F14D3" w14:textId="77777777" w:rsidR="0023294E" w:rsidRDefault="0023294E" w:rsidP="009D5BA3">
      <w:pPr>
        <w:tabs>
          <w:tab w:val="left" w:pos="-720"/>
          <w:tab w:val="left" w:pos="0"/>
        </w:tabs>
        <w:suppressAutoHyphens/>
        <w:spacing w:line="276" w:lineRule="auto"/>
        <w:ind w:left="720" w:hanging="720"/>
        <w:rPr>
          <w:sz w:val="24"/>
          <w:szCs w:val="24"/>
        </w:rPr>
      </w:pPr>
      <w:r>
        <w:rPr>
          <w:sz w:val="24"/>
          <w:szCs w:val="24"/>
        </w:rPr>
        <w:t>Part I - One class of each:</w:t>
      </w:r>
    </w:p>
    <w:p w14:paraId="0A9E917C" w14:textId="77777777" w:rsidR="00AD25EF" w:rsidRDefault="0023294E" w:rsidP="00AD25EF">
      <w:pPr>
        <w:numPr>
          <w:ilvl w:val="0"/>
          <w:numId w:val="2"/>
        </w:numPr>
        <w:tabs>
          <w:tab w:val="left" w:pos="-720"/>
          <w:tab w:val="left" w:pos="0"/>
        </w:tabs>
        <w:suppressAutoHyphens/>
        <w:spacing w:line="276" w:lineRule="auto"/>
        <w:rPr>
          <w:sz w:val="24"/>
          <w:szCs w:val="24"/>
        </w:rPr>
      </w:pPr>
      <w:r>
        <w:rPr>
          <w:sz w:val="24"/>
          <w:szCs w:val="24"/>
        </w:rPr>
        <w:t>No more than 10 milk samples to be scored on flavor (taste and odor).</w:t>
      </w:r>
    </w:p>
    <w:p w14:paraId="004009AF" w14:textId="3EF2D75E" w:rsidR="00AD25EF" w:rsidRDefault="0023294E" w:rsidP="00AD25EF">
      <w:pPr>
        <w:numPr>
          <w:ilvl w:val="0"/>
          <w:numId w:val="2"/>
        </w:numPr>
        <w:tabs>
          <w:tab w:val="left" w:pos="-720"/>
          <w:tab w:val="left" w:pos="0"/>
        </w:tabs>
        <w:suppressAutoHyphens/>
        <w:spacing w:line="276" w:lineRule="auto"/>
        <w:rPr>
          <w:sz w:val="24"/>
          <w:szCs w:val="24"/>
        </w:rPr>
      </w:pPr>
      <w:r w:rsidRPr="00AD25EF">
        <w:rPr>
          <w:sz w:val="24"/>
          <w:szCs w:val="24"/>
        </w:rPr>
        <w:t xml:space="preserve">No more than 10 </w:t>
      </w:r>
      <w:ins w:id="27" w:author="Jillian Bommarito" w:date="2025-05-30T14:53:00Z">
        <w:r w:rsidR="001A0CA2" w:rsidRPr="001A0CA2">
          <w:rPr>
            <w:rFonts w:ascii="Apple Color Emoji" w:hAnsi="Apple Color Emoji" w:cs="Apple Color Emoji"/>
            <w:sz w:val="24"/>
            <w:szCs w:val="24"/>
          </w:rPr>
          <w:t>🧀</w:t>
        </w:r>
      </w:ins>
      <w:del w:id="28" w:author="Jillian Bommarito" w:date="2025-05-30T14:53:00Z">
        <w:r w:rsidRPr="00AD25EF" w:rsidDel="001A0CA2">
          <w:rPr>
            <w:sz w:val="24"/>
            <w:szCs w:val="24"/>
          </w:rPr>
          <w:delText xml:space="preserve">cheese </w:delText>
        </w:r>
      </w:del>
      <w:r w:rsidRPr="00AD25EF">
        <w:rPr>
          <w:sz w:val="24"/>
          <w:szCs w:val="24"/>
        </w:rPr>
        <w:t>samples to be identified.</w:t>
      </w:r>
    </w:p>
    <w:p w14:paraId="33C02490" w14:textId="77777777" w:rsidR="007B2701" w:rsidRDefault="007B2701" w:rsidP="007B2701">
      <w:pPr>
        <w:tabs>
          <w:tab w:val="left" w:pos="-720"/>
          <w:tab w:val="left" w:pos="0"/>
        </w:tabs>
        <w:suppressAutoHyphens/>
        <w:spacing w:line="276" w:lineRule="auto"/>
        <w:ind w:left="1080"/>
        <w:rPr>
          <w:sz w:val="24"/>
          <w:szCs w:val="24"/>
        </w:rPr>
      </w:pPr>
    </w:p>
    <w:p w14:paraId="6D4785AC" w14:textId="77777777" w:rsidR="00AD25EF" w:rsidRPr="00627579" w:rsidRDefault="00AD25EF" w:rsidP="00AD25EF">
      <w:pPr>
        <w:tabs>
          <w:tab w:val="left" w:pos="-720"/>
          <w:tab w:val="left" w:pos="0"/>
        </w:tabs>
        <w:suppressAutoHyphens/>
        <w:spacing w:line="276" w:lineRule="auto"/>
        <w:rPr>
          <w:sz w:val="24"/>
          <w:szCs w:val="24"/>
        </w:rPr>
      </w:pPr>
      <w:r w:rsidRPr="00627579">
        <w:rPr>
          <w:sz w:val="24"/>
          <w:szCs w:val="24"/>
        </w:rPr>
        <w:t xml:space="preserve">Part II - One class of: </w:t>
      </w:r>
    </w:p>
    <w:p w14:paraId="6BE00C25" w14:textId="77777777" w:rsidR="0095190B" w:rsidRPr="00627579" w:rsidRDefault="00AD25EF" w:rsidP="0095190B">
      <w:pPr>
        <w:tabs>
          <w:tab w:val="left" w:pos="-720"/>
          <w:tab w:val="left" w:pos="90"/>
          <w:tab w:val="left" w:pos="540"/>
        </w:tabs>
        <w:suppressAutoHyphens/>
        <w:spacing w:line="276" w:lineRule="auto"/>
        <w:ind w:left="1080" w:hanging="360"/>
        <w:rPr>
          <w:sz w:val="24"/>
          <w:szCs w:val="24"/>
        </w:rPr>
      </w:pPr>
      <w:commentRangeStart w:id="29"/>
      <w:r w:rsidRPr="00627579">
        <w:rPr>
          <w:sz w:val="24"/>
          <w:szCs w:val="24"/>
        </w:rPr>
        <w:t>A. No more than 10 fat content samples to be scored</w:t>
      </w:r>
      <w:r w:rsidR="001653DA" w:rsidRPr="00627579">
        <w:rPr>
          <w:sz w:val="24"/>
          <w:szCs w:val="24"/>
        </w:rPr>
        <w:t>.</w:t>
      </w:r>
      <w:r w:rsidRPr="00627579">
        <w:rPr>
          <w:sz w:val="24"/>
          <w:szCs w:val="24"/>
        </w:rPr>
        <w:t xml:space="preserve"> </w:t>
      </w:r>
      <w:commentRangeEnd w:id="29"/>
      <w:r w:rsidR="001A0CA2">
        <w:rPr>
          <w:rStyle w:val="CommentReference"/>
        </w:rPr>
        <w:commentReference w:id="29"/>
      </w:r>
    </w:p>
    <w:p w14:paraId="0D3EE09B" w14:textId="77777777" w:rsidR="0095190B" w:rsidRDefault="0095190B" w:rsidP="0095190B">
      <w:pPr>
        <w:tabs>
          <w:tab w:val="left" w:pos="-720"/>
          <w:tab w:val="left" w:pos="90"/>
          <w:tab w:val="left" w:pos="540"/>
        </w:tabs>
        <w:suppressAutoHyphens/>
        <w:spacing w:line="276" w:lineRule="auto"/>
        <w:ind w:left="1080" w:hanging="360"/>
        <w:rPr>
          <w:i/>
          <w:sz w:val="24"/>
          <w:szCs w:val="24"/>
        </w:rPr>
      </w:pPr>
      <w:r w:rsidRPr="00627579">
        <w:rPr>
          <w:sz w:val="24"/>
          <w:szCs w:val="24"/>
        </w:rPr>
        <w:t xml:space="preserve">B. Milk </w:t>
      </w:r>
      <w:r w:rsidR="001653DA" w:rsidRPr="00627579">
        <w:rPr>
          <w:sz w:val="24"/>
          <w:szCs w:val="24"/>
        </w:rPr>
        <w:t>f</w:t>
      </w:r>
      <w:r w:rsidRPr="00627579">
        <w:rPr>
          <w:sz w:val="24"/>
          <w:szCs w:val="24"/>
        </w:rPr>
        <w:t xml:space="preserve">at </w:t>
      </w:r>
      <w:r w:rsidR="001653DA" w:rsidRPr="00627579">
        <w:rPr>
          <w:sz w:val="24"/>
          <w:szCs w:val="24"/>
        </w:rPr>
        <w:t>c</w:t>
      </w:r>
      <w:r w:rsidRPr="00627579">
        <w:rPr>
          <w:sz w:val="24"/>
          <w:szCs w:val="24"/>
        </w:rPr>
        <w:t xml:space="preserve">ontent of </w:t>
      </w:r>
      <w:r w:rsidR="001653DA" w:rsidRPr="00627579">
        <w:rPr>
          <w:sz w:val="24"/>
          <w:szCs w:val="24"/>
        </w:rPr>
        <w:t>fresh m</w:t>
      </w:r>
      <w:r w:rsidRPr="00627579">
        <w:rPr>
          <w:sz w:val="24"/>
          <w:szCs w:val="24"/>
        </w:rPr>
        <w:t xml:space="preserve">ilk </w:t>
      </w:r>
      <w:r w:rsidR="001653DA" w:rsidRPr="00627579">
        <w:rPr>
          <w:sz w:val="24"/>
          <w:szCs w:val="24"/>
        </w:rPr>
        <w:t>p</w:t>
      </w:r>
      <w:r w:rsidRPr="00627579">
        <w:rPr>
          <w:sz w:val="24"/>
          <w:szCs w:val="24"/>
        </w:rPr>
        <w:t xml:space="preserve">roducts (30 min) - 20 points </w:t>
      </w:r>
    </w:p>
    <w:p w14:paraId="403B42D8" w14:textId="77777777" w:rsidR="007B2701" w:rsidRDefault="007B2701" w:rsidP="00C928C0">
      <w:pPr>
        <w:keepNext/>
        <w:keepLines/>
        <w:tabs>
          <w:tab w:val="left" w:pos="-720"/>
          <w:tab w:val="left" w:pos="0"/>
        </w:tabs>
        <w:suppressAutoHyphens/>
        <w:spacing w:line="276" w:lineRule="auto"/>
        <w:rPr>
          <w:sz w:val="24"/>
          <w:szCs w:val="24"/>
        </w:rPr>
      </w:pPr>
    </w:p>
    <w:p w14:paraId="3C803C93" w14:textId="77777777" w:rsidR="00C928C0" w:rsidRDefault="00C928C0" w:rsidP="00C928C0">
      <w:pPr>
        <w:keepNext/>
        <w:keepLines/>
        <w:tabs>
          <w:tab w:val="left" w:pos="-720"/>
          <w:tab w:val="left" w:pos="0"/>
        </w:tabs>
        <w:suppressAutoHyphens/>
        <w:spacing w:line="276" w:lineRule="auto"/>
        <w:rPr>
          <w:sz w:val="24"/>
          <w:szCs w:val="24"/>
        </w:rPr>
      </w:pPr>
      <w:r>
        <w:rPr>
          <w:sz w:val="24"/>
          <w:szCs w:val="24"/>
        </w:rPr>
        <w:t>Part III-Written Test</w:t>
      </w:r>
    </w:p>
    <w:p w14:paraId="1EA0A0A8" w14:textId="77777777" w:rsidR="00C928C0" w:rsidRDefault="00C928C0" w:rsidP="00C928C0">
      <w:pPr>
        <w:keepNext/>
        <w:keepLines/>
        <w:numPr>
          <w:ilvl w:val="0"/>
          <w:numId w:val="22"/>
        </w:numPr>
        <w:tabs>
          <w:tab w:val="left" w:pos="-720"/>
          <w:tab w:val="left" w:pos="0"/>
          <w:tab w:val="left" w:pos="1080"/>
        </w:tabs>
        <w:suppressAutoHyphens/>
        <w:spacing w:line="276" w:lineRule="auto"/>
        <w:ind w:left="1080"/>
        <w:rPr>
          <w:sz w:val="24"/>
          <w:szCs w:val="24"/>
        </w:rPr>
      </w:pPr>
      <w:r>
        <w:rPr>
          <w:sz w:val="24"/>
          <w:szCs w:val="24"/>
        </w:rPr>
        <w:t xml:space="preserve">A Written test consisting of no more than 50 objective type questions from the updated test bank shall be given. </w:t>
      </w:r>
    </w:p>
    <w:p w14:paraId="13400AED" w14:textId="77777777" w:rsidR="009D5BA3" w:rsidRDefault="009D5BA3">
      <w:pPr>
        <w:tabs>
          <w:tab w:val="left" w:pos="-720"/>
        </w:tabs>
        <w:suppressAutoHyphens/>
        <w:spacing w:line="240" w:lineRule="atLeast"/>
        <w:rPr>
          <w:sz w:val="24"/>
          <w:szCs w:val="24"/>
        </w:rPr>
      </w:pPr>
    </w:p>
    <w:p w14:paraId="1AEFDAED" w14:textId="77777777" w:rsidR="007B2701" w:rsidRDefault="007B2701" w:rsidP="004A56B6">
      <w:pPr>
        <w:tabs>
          <w:tab w:val="left" w:pos="-720"/>
        </w:tabs>
        <w:suppressAutoHyphens/>
        <w:spacing w:line="240" w:lineRule="atLeast"/>
        <w:rPr>
          <w:b/>
          <w:bCs/>
          <w:sz w:val="24"/>
          <w:szCs w:val="24"/>
        </w:rPr>
      </w:pPr>
    </w:p>
    <w:p w14:paraId="7EAE6BBE" w14:textId="77777777" w:rsidR="007B2701" w:rsidRDefault="007B2701" w:rsidP="004A56B6">
      <w:pPr>
        <w:tabs>
          <w:tab w:val="left" w:pos="-720"/>
        </w:tabs>
        <w:suppressAutoHyphens/>
        <w:spacing w:line="240" w:lineRule="atLeast"/>
        <w:rPr>
          <w:b/>
          <w:bCs/>
          <w:sz w:val="24"/>
          <w:szCs w:val="24"/>
        </w:rPr>
      </w:pPr>
    </w:p>
    <w:p w14:paraId="04685A54" w14:textId="77777777" w:rsidR="007B2701" w:rsidRDefault="007B2701" w:rsidP="004A56B6">
      <w:pPr>
        <w:tabs>
          <w:tab w:val="left" w:pos="-720"/>
        </w:tabs>
        <w:suppressAutoHyphens/>
        <w:spacing w:line="240" w:lineRule="atLeast"/>
        <w:rPr>
          <w:b/>
          <w:bCs/>
          <w:sz w:val="24"/>
          <w:szCs w:val="24"/>
        </w:rPr>
      </w:pPr>
    </w:p>
    <w:p w14:paraId="325DF732" w14:textId="77777777" w:rsidR="007B2701" w:rsidRDefault="007B2701" w:rsidP="004A56B6">
      <w:pPr>
        <w:tabs>
          <w:tab w:val="left" w:pos="-720"/>
        </w:tabs>
        <w:suppressAutoHyphens/>
        <w:spacing w:line="240" w:lineRule="atLeast"/>
        <w:rPr>
          <w:b/>
          <w:bCs/>
          <w:sz w:val="24"/>
          <w:szCs w:val="24"/>
        </w:rPr>
      </w:pPr>
    </w:p>
    <w:p w14:paraId="59E11939" w14:textId="77777777" w:rsidR="007B2701" w:rsidRDefault="007B2701" w:rsidP="004A56B6">
      <w:pPr>
        <w:tabs>
          <w:tab w:val="left" w:pos="-720"/>
        </w:tabs>
        <w:suppressAutoHyphens/>
        <w:spacing w:line="240" w:lineRule="atLeast"/>
        <w:rPr>
          <w:b/>
          <w:bCs/>
          <w:sz w:val="24"/>
          <w:szCs w:val="24"/>
        </w:rPr>
      </w:pPr>
    </w:p>
    <w:p w14:paraId="2B91744D" w14:textId="77777777" w:rsidR="007B2701" w:rsidRDefault="007B2701" w:rsidP="004A56B6">
      <w:pPr>
        <w:tabs>
          <w:tab w:val="left" w:pos="-720"/>
        </w:tabs>
        <w:suppressAutoHyphens/>
        <w:spacing w:line="240" w:lineRule="atLeast"/>
        <w:rPr>
          <w:b/>
          <w:bCs/>
          <w:sz w:val="24"/>
          <w:szCs w:val="24"/>
        </w:rPr>
      </w:pPr>
    </w:p>
    <w:p w14:paraId="06278A96" w14:textId="77777777" w:rsidR="007B2701" w:rsidRDefault="007B2701" w:rsidP="004A56B6">
      <w:pPr>
        <w:tabs>
          <w:tab w:val="left" w:pos="-720"/>
        </w:tabs>
        <w:suppressAutoHyphens/>
        <w:spacing w:line="240" w:lineRule="atLeast"/>
        <w:rPr>
          <w:b/>
          <w:bCs/>
          <w:sz w:val="24"/>
          <w:szCs w:val="24"/>
        </w:rPr>
      </w:pPr>
    </w:p>
    <w:p w14:paraId="35FC6373" w14:textId="77777777" w:rsidR="007B2701" w:rsidRDefault="007B2701" w:rsidP="004A56B6">
      <w:pPr>
        <w:tabs>
          <w:tab w:val="left" w:pos="-720"/>
        </w:tabs>
        <w:suppressAutoHyphens/>
        <w:spacing w:line="240" w:lineRule="atLeast"/>
        <w:rPr>
          <w:b/>
          <w:bCs/>
          <w:sz w:val="24"/>
          <w:szCs w:val="24"/>
        </w:rPr>
      </w:pPr>
    </w:p>
    <w:p w14:paraId="2E800D24" w14:textId="77777777" w:rsidR="004A56B6" w:rsidRDefault="0023294E" w:rsidP="004A56B6">
      <w:pPr>
        <w:tabs>
          <w:tab w:val="left" w:pos="-720"/>
        </w:tabs>
        <w:suppressAutoHyphens/>
        <w:spacing w:line="240" w:lineRule="atLeast"/>
        <w:rPr>
          <w:b/>
          <w:bCs/>
          <w:sz w:val="24"/>
          <w:szCs w:val="24"/>
        </w:rPr>
      </w:pPr>
      <w:r>
        <w:rPr>
          <w:b/>
          <w:bCs/>
          <w:sz w:val="24"/>
          <w:szCs w:val="24"/>
        </w:rPr>
        <w:t>Rules and Regulations:</w:t>
      </w:r>
    </w:p>
    <w:p w14:paraId="0184FA2B" w14:textId="77777777" w:rsidR="00DE5D27" w:rsidRDefault="00DE5D27" w:rsidP="004A56B6">
      <w:pPr>
        <w:tabs>
          <w:tab w:val="left" w:pos="-720"/>
        </w:tabs>
        <w:suppressAutoHyphens/>
        <w:spacing w:line="240" w:lineRule="atLeast"/>
        <w:rPr>
          <w:b/>
          <w:bCs/>
          <w:sz w:val="24"/>
          <w:szCs w:val="24"/>
        </w:rPr>
      </w:pPr>
    </w:p>
    <w:p w14:paraId="657E0029" w14:textId="77777777" w:rsidR="00DE5D27" w:rsidRDefault="00DE5D27" w:rsidP="004A56B6">
      <w:pPr>
        <w:tabs>
          <w:tab w:val="left" w:pos="-720"/>
        </w:tabs>
        <w:suppressAutoHyphens/>
        <w:spacing w:line="240" w:lineRule="atLeast"/>
        <w:rPr>
          <w:b/>
          <w:bCs/>
          <w:sz w:val="24"/>
          <w:szCs w:val="24"/>
        </w:rPr>
      </w:pPr>
      <w:r w:rsidRPr="00627579">
        <w:rPr>
          <w:b/>
          <w:bCs/>
          <w:sz w:val="24"/>
          <w:szCs w:val="24"/>
        </w:rPr>
        <w:t>All Scoring for this event will follow the National Scoring Rules. (</w:t>
      </w:r>
      <w:r w:rsidRPr="00627579">
        <w:rPr>
          <w:b/>
          <w:bCs/>
          <w:i/>
          <w:sz w:val="24"/>
          <w:szCs w:val="24"/>
        </w:rPr>
        <w:t>Revised 2019</w:t>
      </w:r>
      <w:r w:rsidRPr="00627579">
        <w:rPr>
          <w:b/>
          <w:bCs/>
          <w:sz w:val="24"/>
          <w:szCs w:val="24"/>
        </w:rPr>
        <w:t>)</w:t>
      </w:r>
    </w:p>
    <w:p w14:paraId="2DD91C1C" w14:textId="77777777" w:rsidR="004A56B6" w:rsidRDefault="004A56B6" w:rsidP="004A56B6">
      <w:pPr>
        <w:tabs>
          <w:tab w:val="left" w:pos="-720"/>
        </w:tabs>
        <w:suppressAutoHyphens/>
        <w:spacing w:line="240" w:lineRule="atLeast"/>
        <w:rPr>
          <w:b/>
          <w:bCs/>
          <w:sz w:val="24"/>
          <w:szCs w:val="24"/>
        </w:rPr>
      </w:pPr>
    </w:p>
    <w:p w14:paraId="7D181CBC" w14:textId="77777777" w:rsidR="004A56B6" w:rsidRPr="001653DA" w:rsidRDefault="0023294E" w:rsidP="009D5BA3">
      <w:pPr>
        <w:numPr>
          <w:ilvl w:val="0"/>
          <w:numId w:val="7"/>
        </w:numPr>
        <w:tabs>
          <w:tab w:val="left" w:pos="-720"/>
        </w:tabs>
        <w:suppressAutoHyphens/>
        <w:spacing w:line="276" w:lineRule="auto"/>
        <w:rPr>
          <w:b/>
          <w:bCs/>
          <w:sz w:val="24"/>
          <w:szCs w:val="24"/>
        </w:rPr>
      </w:pPr>
      <w:r>
        <w:rPr>
          <w:sz w:val="24"/>
          <w:szCs w:val="24"/>
        </w:rPr>
        <w:t>All general rules apply except as indicated in the specific rules for this event.</w:t>
      </w:r>
    </w:p>
    <w:p w14:paraId="21134BD7" w14:textId="77777777" w:rsidR="001653DA" w:rsidRPr="004A56B6" w:rsidRDefault="001653DA" w:rsidP="001653DA">
      <w:pPr>
        <w:tabs>
          <w:tab w:val="left" w:pos="-720"/>
        </w:tabs>
        <w:suppressAutoHyphens/>
        <w:spacing w:line="276" w:lineRule="auto"/>
        <w:ind w:left="360"/>
        <w:rPr>
          <w:b/>
          <w:bCs/>
          <w:sz w:val="24"/>
          <w:szCs w:val="24"/>
        </w:rPr>
      </w:pPr>
    </w:p>
    <w:p w14:paraId="7C512E06" w14:textId="77777777" w:rsidR="004A56B6" w:rsidRPr="001653DA" w:rsidRDefault="0023294E" w:rsidP="009D5BA3">
      <w:pPr>
        <w:numPr>
          <w:ilvl w:val="0"/>
          <w:numId w:val="7"/>
        </w:numPr>
        <w:tabs>
          <w:tab w:val="left" w:pos="-720"/>
        </w:tabs>
        <w:suppressAutoHyphens/>
        <w:spacing w:line="276" w:lineRule="auto"/>
        <w:rPr>
          <w:b/>
          <w:bCs/>
          <w:sz w:val="24"/>
          <w:szCs w:val="24"/>
        </w:rPr>
      </w:pPr>
      <w:r>
        <w:rPr>
          <w:sz w:val="24"/>
          <w:szCs w:val="24"/>
        </w:rPr>
        <w:t>Contestants will be allowed up to 2 1/2 hours for completion of the event.</w:t>
      </w:r>
    </w:p>
    <w:p w14:paraId="515FA1DA" w14:textId="77777777" w:rsidR="007B2701" w:rsidRPr="007B2701" w:rsidRDefault="007B2701" w:rsidP="007B2701">
      <w:pPr>
        <w:tabs>
          <w:tab w:val="left" w:pos="-720"/>
        </w:tabs>
        <w:suppressAutoHyphens/>
        <w:spacing w:line="276" w:lineRule="auto"/>
        <w:ind w:left="360"/>
        <w:rPr>
          <w:b/>
          <w:bCs/>
          <w:sz w:val="24"/>
          <w:szCs w:val="24"/>
        </w:rPr>
      </w:pPr>
    </w:p>
    <w:p w14:paraId="5CD103D5" w14:textId="77777777" w:rsidR="00727565" w:rsidRPr="00627579" w:rsidRDefault="00727565" w:rsidP="00727565">
      <w:pPr>
        <w:numPr>
          <w:ilvl w:val="0"/>
          <w:numId w:val="7"/>
        </w:numPr>
        <w:tabs>
          <w:tab w:val="left" w:pos="-720"/>
        </w:tabs>
        <w:suppressAutoHyphens/>
        <w:spacing w:line="276" w:lineRule="auto"/>
        <w:rPr>
          <w:b/>
          <w:bCs/>
          <w:sz w:val="24"/>
          <w:szCs w:val="24"/>
        </w:rPr>
      </w:pPr>
      <w:r w:rsidRPr="00627579">
        <w:rPr>
          <w:sz w:val="25"/>
          <w:szCs w:val="25"/>
          <w:shd w:val="clear" w:color="auto" w:fill="FFFFFF"/>
        </w:rPr>
        <w:t>Milk Flavor Identification and Evaluation (120 Points—6 points for flavor ID, 6 points for intensity score) (Revised 2019)</w:t>
      </w:r>
    </w:p>
    <w:p w14:paraId="598CE1D6" w14:textId="77777777" w:rsidR="00942E24" w:rsidRPr="00942E24" w:rsidRDefault="0023294E" w:rsidP="00942E24">
      <w:pPr>
        <w:numPr>
          <w:ilvl w:val="2"/>
          <w:numId w:val="7"/>
        </w:numPr>
        <w:tabs>
          <w:tab w:val="left" w:pos="-720"/>
        </w:tabs>
        <w:suppressAutoHyphens/>
        <w:spacing w:line="276" w:lineRule="auto"/>
        <w:rPr>
          <w:b/>
          <w:bCs/>
          <w:sz w:val="24"/>
          <w:szCs w:val="24"/>
        </w:rPr>
      </w:pPr>
      <w:commentRangeStart w:id="30"/>
      <w:commentRangeStart w:id="31"/>
      <w:r w:rsidRPr="00727565">
        <w:rPr>
          <w:sz w:val="24"/>
          <w:szCs w:val="24"/>
        </w:rPr>
        <w:t xml:space="preserve">Milk samples will be scored using </w:t>
      </w:r>
      <w:r w:rsidR="002B5895" w:rsidRPr="00727565">
        <w:rPr>
          <w:i/>
          <w:sz w:val="24"/>
          <w:szCs w:val="24"/>
        </w:rPr>
        <w:t>Milk Scoring Guide</w:t>
      </w:r>
      <w:r w:rsidR="002B5895" w:rsidRPr="00727565">
        <w:rPr>
          <w:sz w:val="24"/>
          <w:szCs w:val="24"/>
        </w:rPr>
        <w:t xml:space="preserve"> as updated on the National FFA CDE website</w:t>
      </w:r>
      <w:r w:rsidRPr="00727565">
        <w:rPr>
          <w:sz w:val="24"/>
          <w:szCs w:val="24"/>
        </w:rPr>
        <w:t>.</w:t>
      </w:r>
      <w:r w:rsidR="002B5895" w:rsidRPr="00727565">
        <w:rPr>
          <w:sz w:val="24"/>
          <w:szCs w:val="24"/>
        </w:rPr>
        <w:t xml:space="preserve"> </w:t>
      </w:r>
      <w:r w:rsidR="002B5895" w:rsidRPr="00727565">
        <w:rPr>
          <w:i/>
          <w:sz w:val="24"/>
          <w:szCs w:val="24"/>
        </w:rPr>
        <w:t>(Revised 8/06</w:t>
      </w:r>
      <w:proofErr w:type="gramStart"/>
      <w:r w:rsidR="002B5895" w:rsidRPr="00727565">
        <w:rPr>
          <w:i/>
          <w:sz w:val="24"/>
          <w:szCs w:val="24"/>
        </w:rPr>
        <w:t xml:space="preserve">) </w:t>
      </w:r>
      <w:r w:rsidRPr="00727565">
        <w:rPr>
          <w:sz w:val="24"/>
          <w:szCs w:val="24"/>
        </w:rPr>
        <w:t xml:space="preserve"> Prior</w:t>
      </w:r>
      <w:proofErr w:type="gramEnd"/>
      <w:r w:rsidRPr="00727565">
        <w:rPr>
          <w:sz w:val="24"/>
          <w:szCs w:val="24"/>
        </w:rPr>
        <w:t xml:space="preserve"> to the event, the official judges will score one or more samples of milk and explain scoring to the contestants.  All samples of milk are prepared from pasteurized milk intended for table use and will score 1 to 10.  Milk samples will be tempered to 60 </w:t>
      </w:r>
      <w:r w:rsidRPr="00942E24">
        <w:rPr>
          <w:sz w:val="24"/>
          <w:szCs w:val="24"/>
        </w:rPr>
        <w:t>degrees F.</w:t>
      </w:r>
      <w:commentRangeEnd w:id="30"/>
      <w:r w:rsidR="001A0CA2">
        <w:rPr>
          <w:rStyle w:val="CommentReference"/>
        </w:rPr>
        <w:commentReference w:id="30"/>
      </w:r>
      <w:commentRangeEnd w:id="31"/>
      <w:r w:rsidR="00A2651B">
        <w:rPr>
          <w:rStyle w:val="CommentReference"/>
        </w:rPr>
        <w:commentReference w:id="31"/>
      </w:r>
    </w:p>
    <w:p w14:paraId="0CC0B852" w14:textId="77777777" w:rsidR="00942E24" w:rsidRPr="00866BF4" w:rsidRDefault="00942E24" w:rsidP="00942E24">
      <w:pPr>
        <w:numPr>
          <w:ilvl w:val="2"/>
          <w:numId w:val="7"/>
        </w:numPr>
        <w:tabs>
          <w:tab w:val="left" w:pos="-720"/>
        </w:tabs>
        <w:suppressAutoHyphens/>
        <w:spacing w:line="276" w:lineRule="auto"/>
        <w:rPr>
          <w:sz w:val="24"/>
          <w:szCs w:val="24"/>
          <w:highlight w:val="yellow"/>
        </w:rPr>
      </w:pPr>
      <w:r w:rsidRPr="00866BF4">
        <w:rPr>
          <w:sz w:val="24"/>
          <w:szCs w:val="24"/>
          <w:highlight w:val="yellow"/>
        </w:rPr>
        <w:t xml:space="preserve">Contestants are to use whole numbers when scoring "Flavor" of Milk.  </w:t>
      </w:r>
      <w:r w:rsidRPr="00866BF4">
        <w:rPr>
          <w:sz w:val="24"/>
          <w:szCs w:val="24"/>
          <w:highlight w:val="yellow"/>
          <w:u w:val="single"/>
        </w:rPr>
        <w:t>Check only the one most serious defect in a sample;</w:t>
      </w:r>
      <w:r w:rsidRPr="00866BF4">
        <w:rPr>
          <w:sz w:val="24"/>
          <w:szCs w:val="24"/>
          <w:highlight w:val="yellow"/>
        </w:rPr>
        <w:t xml:space="preserve"> even if more than one flavor is detected.  If no defect is noted, check "No Defect".  See Scoring Guide.</w:t>
      </w:r>
    </w:p>
    <w:p w14:paraId="586BD2A4" w14:textId="77777777" w:rsidR="00942E24" w:rsidRPr="00942E24" w:rsidRDefault="00942E24" w:rsidP="00942E24">
      <w:pPr>
        <w:tabs>
          <w:tab w:val="left" w:pos="-720"/>
        </w:tabs>
        <w:suppressAutoHyphens/>
        <w:spacing w:line="276" w:lineRule="auto"/>
        <w:ind w:left="1800"/>
        <w:rPr>
          <w:b/>
          <w:bCs/>
          <w:sz w:val="24"/>
          <w:szCs w:val="24"/>
        </w:rPr>
      </w:pPr>
    </w:p>
    <w:p w14:paraId="3B7CC7E7" w14:textId="77777777" w:rsidR="00E44FD2" w:rsidRPr="00627579" w:rsidRDefault="00942E24" w:rsidP="00E44FD2">
      <w:pPr>
        <w:tabs>
          <w:tab w:val="left" w:pos="-720"/>
        </w:tabs>
        <w:suppressAutoHyphens/>
        <w:spacing w:line="276" w:lineRule="auto"/>
        <w:ind w:left="180"/>
        <w:rPr>
          <w:sz w:val="25"/>
          <w:szCs w:val="25"/>
          <w:shd w:val="clear" w:color="auto" w:fill="FFFFFF"/>
        </w:rPr>
      </w:pPr>
      <w:r w:rsidRPr="00942E24">
        <w:rPr>
          <w:sz w:val="25"/>
          <w:szCs w:val="25"/>
          <w:shd w:val="clear" w:color="auto" w:fill="FFFFFF"/>
        </w:rPr>
        <w:t>4.</w:t>
      </w:r>
      <w:r w:rsidRPr="00942E24">
        <w:rPr>
          <w:sz w:val="25"/>
          <w:szCs w:val="25"/>
          <w:shd w:val="clear" w:color="auto" w:fill="FFFFFF"/>
        </w:rPr>
        <w:tab/>
      </w:r>
      <w:r w:rsidRPr="00627579">
        <w:rPr>
          <w:sz w:val="25"/>
          <w:szCs w:val="25"/>
          <w:shd w:val="clear" w:color="auto" w:fill="FFFFFF"/>
        </w:rPr>
        <w:t xml:space="preserve">Cheese Identification (100 Points) </w:t>
      </w:r>
      <w:r w:rsidRPr="00627579">
        <w:rPr>
          <w:i/>
          <w:sz w:val="24"/>
          <w:shd w:val="clear" w:color="auto" w:fill="FFFFFF"/>
        </w:rPr>
        <w:t>(Revised 2019)</w:t>
      </w:r>
      <w:r w:rsidR="00E44FD2" w:rsidRPr="00627579">
        <w:rPr>
          <w:sz w:val="25"/>
          <w:szCs w:val="25"/>
          <w:shd w:val="clear" w:color="auto" w:fill="FFFFFF"/>
        </w:rPr>
        <w:tab/>
      </w:r>
    </w:p>
    <w:p w14:paraId="3D0DB917" w14:textId="77777777" w:rsidR="00E44FD2" w:rsidRPr="00627579" w:rsidRDefault="00E44FD2" w:rsidP="00E44FD2">
      <w:pPr>
        <w:tabs>
          <w:tab w:val="left" w:pos="-720"/>
        </w:tabs>
        <w:suppressAutoHyphens/>
        <w:spacing w:line="276" w:lineRule="auto"/>
        <w:ind w:left="1440"/>
        <w:rPr>
          <w:i/>
          <w:sz w:val="24"/>
          <w:shd w:val="clear" w:color="auto" w:fill="FFFFFF"/>
        </w:rPr>
      </w:pPr>
      <w:proofErr w:type="spellStart"/>
      <w:r w:rsidRPr="00627579">
        <w:rPr>
          <w:b/>
          <w:sz w:val="25"/>
          <w:szCs w:val="25"/>
          <w:shd w:val="clear" w:color="auto" w:fill="FFFFFF"/>
        </w:rPr>
        <w:t>i</w:t>
      </w:r>
      <w:proofErr w:type="spellEnd"/>
      <w:r w:rsidRPr="00627579">
        <w:rPr>
          <w:b/>
          <w:sz w:val="25"/>
          <w:szCs w:val="25"/>
          <w:shd w:val="clear" w:color="auto" w:fill="FFFFFF"/>
        </w:rPr>
        <w:t>.</w:t>
      </w:r>
      <w:r w:rsidRPr="00627579">
        <w:rPr>
          <w:sz w:val="25"/>
          <w:szCs w:val="25"/>
          <w:shd w:val="clear" w:color="auto" w:fill="FFFFFF"/>
        </w:rPr>
        <w:t xml:space="preserve"> </w:t>
      </w:r>
      <w:r w:rsidR="00942E24" w:rsidRPr="00627579">
        <w:rPr>
          <w:sz w:val="24"/>
          <w:shd w:val="clear" w:color="auto" w:fill="FFFFFF"/>
        </w:rPr>
        <w:t xml:space="preserve">Ten cheese samples for identification will be selected from those listed. Cubes of the cheeses will be available for tasting. </w:t>
      </w:r>
      <w:r w:rsidR="00942E24" w:rsidRPr="00627579">
        <w:rPr>
          <w:sz w:val="24"/>
          <w:szCs w:val="21"/>
          <w:shd w:val="clear" w:color="auto" w:fill="FFFFFF"/>
        </w:rPr>
        <w:t xml:space="preserve">Note: </w:t>
      </w:r>
      <w:r w:rsidR="00942E24" w:rsidRPr="00627579">
        <w:rPr>
          <w:sz w:val="24"/>
          <w:shd w:val="clear" w:color="auto" w:fill="FFFFFF"/>
        </w:rPr>
        <w:t xml:space="preserve">More than one sample of a given cheese may be used. A score of four points is given for each variety correctly identified. Uncolored cheeses may be used. (40 points possible) </w:t>
      </w:r>
      <w:r w:rsidR="00942E24" w:rsidRPr="00627579">
        <w:rPr>
          <w:i/>
          <w:sz w:val="24"/>
          <w:shd w:val="clear" w:color="auto" w:fill="FFFFFF"/>
        </w:rPr>
        <w:t>(Revised 2019)</w:t>
      </w:r>
    </w:p>
    <w:p w14:paraId="52828ED5" w14:textId="77777777" w:rsidR="00E44FD2" w:rsidRPr="00627579" w:rsidRDefault="00E44FD2" w:rsidP="00E44FD2">
      <w:pPr>
        <w:tabs>
          <w:tab w:val="left" w:pos="-720"/>
        </w:tabs>
        <w:suppressAutoHyphens/>
        <w:spacing w:line="276" w:lineRule="auto"/>
        <w:ind w:left="1440"/>
        <w:rPr>
          <w:sz w:val="24"/>
          <w:shd w:val="clear" w:color="auto" w:fill="FFFFFF"/>
        </w:rPr>
      </w:pPr>
    </w:p>
    <w:p w14:paraId="75AE554C" w14:textId="77777777" w:rsidR="007B2701" w:rsidRPr="00E44FD2" w:rsidRDefault="00E44FD2" w:rsidP="00E44FD2">
      <w:pPr>
        <w:tabs>
          <w:tab w:val="left" w:pos="-720"/>
        </w:tabs>
        <w:suppressAutoHyphens/>
        <w:spacing w:line="276" w:lineRule="auto"/>
        <w:ind w:left="1440"/>
        <w:rPr>
          <w:sz w:val="25"/>
          <w:szCs w:val="25"/>
          <w:shd w:val="clear" w:color="auto" w:fill="FFFFFF"/>
        </w:rPr>
      </w:pPr>
      <w:r w:rsidRPr="00627579">
        <w:rPr>
          <w:b/>
          <w:sz w:val="24"/>
          <w:shd w:val="clear" w:color="auto" w:fill="FFFFFF"/>
        </w:rPr>
        <w:t>ii.</w:t>
      </w:r>
      <w:r w:rsidRPr="00627579">
        <w:rPr>
          <w:sz w:val="24"/>
          <w:shd w:val="clear" w:color="auto" w:fill="FFFFFF"/>
        </w:rPr>
        <w:t xml:space="preserve"> </w:t>
      </w:r>
      <w:r w:rsidR="00942E24" w:rsidRPr="00627579">
        <w:rPr>
          <w:sz w:val="24"/>
          <w:shd w:val="clear" w:color="auto" w:fill="FFFFFF"/>
        </w:rPr>
        <w:t xml:space="preserve">In addition to identifying cheese samples, participants will classify characteristics of identified cheeses using the following matrix. Participants will have six characteristics to select based on the 10 identified cheese samples. An example cheese characteristic problem can be found in the Reference section of this handbook. (60 points possible). </w:t>
      </w:r>
      <w:r w:rsidR="00942E24" w:rsidRPr="00627579">
        <w:rPr>
          <w:i/>
          <w:sz w:val="24"/>
          <w:shd w:val="clear" w:color="auto" w:fill="FFFFFF"/>
        </w:rPr>
        <w:t>(Revised 2019)</w:t>
      </w:r>
    </w:p>
    <w:p w14:paraId="3C0B2F3C" w14:textId="77777777" w:rsidR="00942E24" w:rsidRPr="00942E24" w:rsidRDefault="00942E24" w:rsidP="00942E24">
      <w:pPr>
        <w:tabs>
          <w:tab w:val="left" w:pos="-720"/>
        </w:tabs>
        <w:suppressAutoHyphens/>
        <w:spacing w:line="276" w:lineRule="auto"/>
        <w:ind w:left="180"/>
        <w:rPr>
          <w:b/>
          <w:bCs/>
          <w:sz w:val="24"/>
          <w:szCs w:val="24"/>
        </w:rPr>
      </w:pPr>
    </w:p>
    <w:p w14:paraId="141FD68F" w14:textId="77777777" w:rsidR="001653DA" w:rsidRPr="00942E24" w:rsidRDefault="001653DA" w:rsidP="001653DA">
      <w:pPr>
        <w:tabs>
          <w:tab w:val="left" w:pos="-720"/>
        </w:tabs>
        <w:suppressAutoHyphens/>
        <w:spacing w:line="276" w:lineRule="auto"/>
        <w:ind w:left="1080" w:hanging="720"/>
        <w:rPr>
          <w:sz w:val="24"/>
          <w:szCs w:val="24"/>
        </w:rPr>
      </w:pPr>
      <w:r w:rsidRPr="00942E24">
        <w:rPr>
          <w:sz w:val="24"/>
          <w:szCs w:val="24"/>
        </w:rPr>
        <w:t>References for cheese identification include:</w:t>
      </w:r>
      <w:r w:rsidRPr="00942E24">
        <w:rPr>
          <w:sz w:val="24"/>
          <w:szCs w:val="24"/>
        </w:rPr>
        <w:tab/>
      </w:r>
      <w:r w:rsidRPr="00942E24">
        <w:rPr>
          <w:sz w:val="24"/>
          <w:szCs w:val="24"/>
        </w:rPr>
        <w:tab/>
      </w:r>
      <w:r w:rsidRPr="00942E24">
        <w:rPr>
          <w:sz w:val="24"/>
          <w:szCs w:val="24"/>
        </w:rPr>
        <w:tab/>
      </w:r>
      <w:r w:rsidRPr="00942E24">
        <w:rPr>
          <w:sz w:val="24"/>
          <w:szCs w:val="24"/>
        </w:rPr>
        <w:tab/>
      </w:r>
      <w:r w:rsidRPr="00942E24">
        <w:rPr>
          <w:sz w:val="24"/>
          <w:szCs w:val="24"/>
        </w:rPr>
        <w:tab/>
      </w:r>
      <w:r w:rsidRPr="00942E24">
        <w:rPr>
          <w:sz w:val="24"/>
          <w:szCs w:val="24"/>
        </w:rPr>
        <w:tab/>
      </w:r>
      <w:r w:rsidRPr="00942E24">
        <w:rPr>
          <w:sz w:val="24"/>
          <w:szCs w:val="24"/>
        </w:rPr>
        <w:tab/>
        <w:t xml:space="preserve"> </w:t>
      </w:r>
    </w:p>
    <w:p w14:paraId="2476E38C" w14:textId="77777777" w:rsidR="001653DA" w:rsidRPr="00942E24" w:rsidRDefault="001653DA" w:rsidP="001653DA">
      <w:pPr>
        <w:tabs>
          <w:tab w:val="left" w:pos="-720"/>
        </w:tabs>
        <w:suppressAutoHyphens/>
        <w:spacing w:line="276" w:lineRule="auto"/>
        <w:ind w:left="1080" w:hanging="1080"/>
        <w:rPr>
          <w:sz w:val="24"/>
          <w:szCs w:val="24"/>
        </w:rPr>
      </w:pPr>
      <w:r w:rsidRPr="00942E24">
        <w:rPr>
          <w:sz w:val="24"/>
          <w:szCs w:val="24"/>
        </w:rPr>
        <w:tab/>
        <w:t>a. “Cheese" National Dairy Council; 6300 N. River Road, Rosemont, IL 60018.</w:t>
      </w:r>
      <w:r w:rsidRPr="00942E24">
        <w:rPr>
          <w:sz w:val="24"/>
          <w:szCs w:val="24"/>
        </w:rPr>
        <w:tab/>
      </w:r>
      <w:r w:rsidRPr="00942E24">
        <w:rPr>
          <w:sz w:val="24"/>
          <w:szCs w:val="24"/>
        </w:rPr>
        <w:tab/>
      </w:r>
    </w:p>
    <w:p w14:paraId="00044329" w14:textId="77777777" w:rsidR="001653DA" w:rsidRPr="00942E24" w:rsidRDefault="001653DA" w:rsidP="001653DA">
      <w:pPr>
        <w:tabs>
          <w:tab w:val="left" w:pos="-720"/>
        </w:tabs>
        <w:suppressAutoHyphens/>
        <w:spacing w:line="276" w:lineRule="auto"/>
        <w:ind w:left="1080" w:hanging="1080"/>
        <w:rPr>
          <w:sz w:val="24"/>
          <w:szCs w:val="24"/>
        </w:rPr>
      </w:pPr>
      <w:r w:rsidRPr="00942E24">
        <w:rPr>
          <w:sz w:val="24"/>
          <w:szCs w:val="24"/>
        </w:rPr>
        <w:tab/>
        <w:t>b. "Cheese Varieties</w:t>
      </w:r>
      <w:proofErr w:type="gramStart"/>
      <w:r w:rsidRPr="00942E24">
        <w:rPr>
          <w:sz w:val="24"/>
          <w:szCs w:val="24"/>
        </w:rPr>
        <w:t>"  USDA</w:t>
      </w:r>
      <w:proofErr w:type="gramEnd"/>
      <w:r w:rsidRPr="00942E24">
        <w:rPr>
          <w:sz w:val="24"/>
          <w:szCs w:val="24"/>
        </w:rPr>
        <w:t xml:space="preserve"> Handbook 54 (1969):  0-356-511), the latest edition,</w:t>
      </w:r>
      <w:r w:rsidRPr="00942E24">
        <w:rPr>
          <w:sz w:val="24"/>
          <w:szCs w:val="24"/>
        </w:rPr>
        <w:tab/>
        <w:t xml:space="preserve"> superintendent of Documents, United States Government Printing Office,</w:t>
      </w:r>
      <w:r w:rsidRPr="00942E24">
        <w:rPr>
          <w:sz w:val="24"/>
          <w:szCs w:val="24"/>
        </w:rPr>
        <w:tab/>
      </w:r>
      <w:r w:rsidRPr="00942E24">
        <w:rPr>
          <w:sz w:val="24"/>
          <w:szCs w:val="24"/>
        </w:rPr>
        <w:tab/>
      </w:r>
      <w:r w:rsidR="007B2701" w:rsidRPr="00942E24">
        <w:rPr>
          <w:sz w:val="24"/>
          <w:szCs w:val="24"/>
        </w:rPr>
        <w:t xml:space="preserve"> Washington, D.C.  20402 </w:t>
      </w:r>
      <w:r w:rsidRPr="00942E24">
        <w:rPr>
          <w:sz w:val="24"/>
          <w:szCs w:val="24"/>
        </w:rPr>
        <w:tab/>
      </w:r>
      <w:r w:rsidRPr="00942E24">
        <w:rPr>
          <w:sz w:val="24"/>
          <w:szCs w:val="24"/>
        </w:rPr>
        <w:tab/>
      </w:r>
      <w:r w:rsidRPr="00942E24">
        <w:rPr>
          <w:sz w:val="24"/>
          <w:szCs w:val="24"/>
        </w:rPr>
        <w:tab/>
      </w:r>
      <w:r w:rsidRPr="00942E24">
        <w:rPr>
          <w:sz w:val="24"/>
          <w:szCs w:val="24"/>
        </w:rPr>
        <w:tab/>
      </w:r>
      <w:r w:rsidRPr="00942E24">
        <w:rPr>
          <w:sz w:val="24"/>
          <w:szCs w:val="24"/>
        </w:rPr>
        <w:tab/>
      </w:r>
    </w:p>
    <w:p w14:paraId="3E913271" w14:textId="77777777" w:rsidR="007B2701" w:rsidRDefault="001653DA" w:rsidP="007B2701">
      <w:pPr>
        <w:tabs>
          <w:tab w:val="left" w:pos="-720"/>
        </w:tabs>
        <w:suppressAutoHyphens/>
        <w:spacing w:line="276" w:lineRule="auto"/>
        <w:ind w:left="990" w:hanging="900"/>
        <w:rPr>
          <w:i/>
          <w:sz w:val="24"/>
          <w:szCs w:val="24"/>
        </w:rPr>
      </w:pPr>
      <w:r w:rsidRPr="00942E24">
        <w:rPr>
          <w:sz w:val="24"/>
          <w:szCs w:val="24"/>
        </w:rPr>
        <w:tab/>
        <w:t>c. "How to Buy Cheese” USDA Home and Garden Bulletin #193 (1971:  0100-1411)</w:t>
      </w:r>
      <w:r w:rsidRPr="00942E24">
        <w:rPr>
          <w:sz w:val="24"/>
          <w:szCs w:val="24"/>
        </w:rPr>
        <w:tab/>
        <w:t xml:space="preserve"> Superintendent of Documents, United States Government Printing Office,</w:t>
      </w:r>
      <w:r w:rsidR="007B2701" w:rsidRPr="00942E24">
        <w:rPr>
          <w:sz w:val="24"/>
          <w:szCs w:val="24"/>
        </w:rPr>
        <w:t xml:space="preserve"> Washington, D.C.  20242 </w:t>
      </w:r>
      <w:r w:rsidR="00492E80" w:rsidRPr="00942E24">
        <w:rPr>
          <w:i/>
          <w:sz w:val="24"/>
          <w:szCs w:val="24"/>
        </w:rPr>
        <w:t>(Revised 20</w:t>
      </w:r>
      <w:r w:rsidR="007B2701" w:rsidRPr="00942E24">
        <w:rPr>
          <w:i/>
          <w:sz w:val="24"/>
          <w:szCs w:val="24"/>
        </w:rPr>
        <w:t>15</w:t>
      </w:r>
      <w:r w:rsidR="00492E80" w:rsidRPr="00942E24">
        <w:rPr>
          <w:i/>
          <w:sz w:val="24"/>
          <w:szCs w:val="24"/>
        </w:rPr>
        <w:t>, 2018</w:t>
      </w:r>
      <w:r w:rsidR="007B2701" w:rsidRPr="00942E24">
        <w:rPr>
          <w:i/>
          <w:sz w:val="24"/>
          <w:szCs w:val="24"/>
        </w:rPr>
        <w:t>)</w:t>
      </w:r>
    </w:p>
    <w:p w14:paraId="6348FBE1" w14:textId="77777777" w:rsidR="00942E24" w:rsidRDefault="00942E24" w:rsidP="007B2701">
      <w:pPr>
        <w:tabs>
          <w:tab w:val="left" w:pos="-720"/>
        </w:tabs>
        <w:suppressAutoHyphens/>
        <w:spacing w:line="276" w:lineRule="auto"/>
        <w:ind w:left="990" w:hanging="900"/>
        <w:rPr>
          <w:i/>
          <w:sz w:val="24"/>
          <w:szCs w:val="24"/>
        </w:rPr>
      </w:pPr>
    </w:p>
    <w:p w14:paraId="01F3E4D9" w14:textId="77777777" w:rsidR="00942E24" w:rsidRDefault="00942E24" w:rsidP="007B2701">
      <w:pPr>
        <w:tabs>
          <w:tab w:val="left" w:pos="-720"/>
        </w:tabs>
        <w:suppressAutoHyphens/>
        <w:spacing w:line="276" w:lineRule="auto"/>
        <w:ind w:left="990" w:hanging="900"/>
        <w:rPr>
          <w:i/>
          <w:sz w:val="24"/>
          <w:szCs w:val="24"/>
        </w:rPr>
      </w:pPr>
    </w:p>
    <w:p w14:paraId="049F00D9" w14:textId="77777777" w:rsidR="001653DA" w:rsidRPr="001653DA" w:rsidRDefault="001653DA" w:rsidP="00942E24">
      <w:pPr>
        <w:tabs>
          <w:tab w:val="left" w:pos="-720"/>
        </w:tabs>
        <w:suppressAutoHyphens/>
        <w:spacing w:line="276" w:lineRule="auto"/>
        <w:rPr>
          <w:sz w:val="24"/>
          <w:szCs w:val="24"/>
        </w:rPr>
      </w:pPr>
    </w:p>
    <w:p w14:paraId="62F03829" w14:textId="77777777" w:rsidR="00727565" w:rsidRPr="00727565" w:rsidRDefault="00942E24" w:rsidP="00942E24">
      <w:pPr>
        <w:tabs>
          <w:tab w:val="left" w:pos="-720"/>
        </w:tabs>
        <w:suppressAutoHyphens/>
        <w:spacing w:line="276" w:lineRule="auto"/>
        <w:ind w:left="720" w:hanging="720"/>
        <w:rPr>
          <w:sz w:val="24"/>
          <w:szCs w:val="24"/>
        </w:rPr>
      </w:pPr>
      <w:r>
        <w:rPr>
          <w:sz w:val="24"/>
          <w:szCs w:val="24"/>
        </w:rPr>
        <w:t>5.</w:t>
      </w:r>
      <w:r>
        <w:rPr>
          <w:sz w:val="24"/>
          <w:szCs w:val="24"/>
        </w:rPr>
        <w:tab/>
      </w:r>
      <w:r w:rsidR="0095190B" w:rsidRPr="0095190B">
        <w:rPr>
          <w:sz w:val="24"/>
          <w:szCs w:val="24"/>
        </w:rPr>
        <w:t xml:space="preserve"> </w:t>
      </w:r>
      <w:r w:rsidR="00727565" w:rsidRPr="00627579">
        <w:rPr>
          <w:sz w:val="25"/>
          <w:szCs w:val="25"/>
          <w:shd w:val="clear" w:color="auto" w:fill="FFFFFF"/>
        </w:rPr>
        <w:t>Product Identification—Dairy versus Non-Dairy (100 points—6 points identification, 4 points fat content)</w:t>
      </w:r>
      <w:r w:rsidR="00E44FD2" w:rsidRPr="00627579">
        <w:rPr>
          <w:sz w:val="25"/>
          <w:szCs w:val="25"/>
          <w:shd w:val="clear" w:color="auto" w:fill="FFFFFF"/>
        </w:rPr>
        <w:t xml:space="preserve"> </w:t>
      </w:r>
      <w:r w:rsidR="00E44FD2" w:rsidRPr="00627579">
        <w:rPr>
          <w:i/>
          <w:sz w:val="25"/>
          <w:szCs w:val="25"/>
          <w:shd w:val="clear" w:color="auto" w:fill="FFFFFF"/>
        </w:rPr>
        <w:t>(Revised 2019)</w:t>
      </w:r>
    </w:p>
    <w:p w14:paraId="34A757A1" w14:textId="77777777" w:rsidR="00727565" w:rsidRPr="00727565" w:rsidRDefault="00727565" w:rsidP="00727565">
      <w:pPr>
        <w:numPr>
          <w:ilvl w:val="1"/>
          <w:numId w:val="15"/>
        </w:numPr>
        <w:tabs>
          <w:tab w:val="left" w:pos="-720"/>
        </w:tabs>
        <w:suppressAutoHyphens/>
        <w:spacing w:line="276" w:lineRule="auto"/>
        <w:rPr>
          <w:sz w:val="32"/>
          <w:szCs w:val="24"/>
        </w:rPr>
      </w:pPr>
      <w:r w:rsidRPr="00727565">
        <w:rPr>
          <w:sz w:val="24"/>
          <w:shd w:val="clear" w:color="auto" w:fill="FFFFFF"/>
        </w:rPr>
        <w:t>A total of 10 samples consisting of dairy and non-dairy products will be identified and assigned a milk-fat content score.</w:t>
      </w:r>
    </w:p>
    <w:p w14:paraId="12D98C6A" w14:textId="77777777" w:rsidR="00727565" w:rsidRPr="00627579" w:rsidRDefault="00727565" w:rsidP="00727565">
      <w:pPr>
        <w:numPr>
          <w:ilvl w:val="1"/>
          <w:numId w:val="15"/>
        </w:numPr>
        <w:tabs>
          <w:tab w:val="left" w:pos="-720"/>
        </w:tabs>
        <w:suppressAutoHyphens/>
        <w:spacing w:line="276" w:lineRule="auto"/>
        <w:rPr>
          <w:sz w:val="32"/>
          <w:szCs w:val="24"/>
        </w:rPr>
      </w:pPr>
      <w:r w:rsidRPr="00627579">
        <w:rPr>
          <w:sz w:val="24"/>
          <w:shd w:val="clear" w:color="auto" w:fill="FFFFFF"/>
        </w:rPr>
        <w:t>The following products may be included among the samples:</w:t>
      </w:r>
    </w:p>
    <w:p w14:paraId="3EEC7894" w14:textId="77777777" w:rsidR="00727565" w:rsidRPr="00627579" w:rsidRDefault="00727565" w:rsidP="00727565">
      <w:pPr>
        <w:numPr>
          <w:ilvl w:val="2"/>
          <w:numId w:val="15"/>
        </w:numPr>
        <w:tabs>
          <w:tab w:val="left" w:pos="-720"/>
        </w:tabs>
        <w:suppressAutoHyphens/>
        <w:spacing w:line="276" w:lineRule="auto"/>
        <w:rPr>
          <w:sz w:val="32"/>
          <w:szCs w:val="24"/>
        </w:rPr>
      </w:pPr>
      <w:r w:rsidRPr="00627579">
        <w:rPr>
          <w:sz w:val="24"/>
          <w:shd w:val="clear" w:color="auto" w:fill="FFFFFF"/>
        </w:rPr>
        <w:t xml:space="preserve">Dairy Products: nonfat (skim) milk (.05%), </w:t>
      </w:r>
      <w:proofErr w:type="spellStart"/>
      <w:r w:rsidRPr="00627579">
        <w:rPr>
          <w:sz w:val="24"/>
          <w:shd w:val="clear" w:color="auto" w:fill="FFFFFF"/>
        </w:rPr>
        <w:t>lowfat</w:t>
      </w:r>
      <w:proofErr w:type="spellEnd"/>
      <w:r w:rsidRPr="00627579">
        <w:rPr>
          <w:sz w:val="24"/>
          <w:shd w:val="clear" w:color="auto" w:fill="FFFFFF"/>
        </w:rPr>
        <w:t xml:space="preserve"> milk (1.0%), reduced fat milk (2%), milk (3.25%), half and half (10.5%), butter (80%), sour cream (18%), flavored milk (0.05%–3.25%) light whipped cream (30%), heavy cream (36%). (Revised 2019)</w:t>
      </w:r>
    </w:p>
    <w:p w14:paraId="10DA96D7" w14:textId="3DA852E6" w:rsidR="0095190B" w:rsidRPr="00627579" w:rsidRDefault="00A2651B" w:rsidP="00727565">
      <w:pPr>
        <w:numPr>
          <w:ilvl w:val="2"/>
          <w:numId w:val="15"/>
        </w:numPr>
        <w:tabs>
          <w:tab w:val="left" w:pos="-720"/>
        </w:tabs>
        <w:suppressAutoHyphens/>
        <w:spacing w:line="276" w:lineRule="auto"/>
        <w:rPr>
          <w:sz w:val="32"/>
          <w:szCs w:val="24"/>
        </w:rPr>
      </w:pPr>
      <w:ins w:id="32" w:author="Jillian Bommarito" w:date="2025-05-30T15:01:00Z">
        <w:r>
          <w:rPr>
            <w:sz w:val="24"/>
            <w:shd w:val="clear" w:color="auto" w:fill="FFFFFF"/>
          </w:rPr>
          <w:fldChar w:fldCharType="begin"/>
        </w:r>
        <w:r>
          <w:rPr>
            <w:sz w:val="24"/>
            <w:shd w:val="clear" w:color="auto" w:fill="FFFFFF"/>
          </w:rPr>
          <w:instrText>HYPERLINK  \l "_top"</w:instrText>
        </w:r>
        <w:r>
          <w:rPr>
            <w:sz w:val="24"/>
            <w:shd w:val="clear" w:color="auto" w:fill="FFFFFF"/>
          </w:rPr>
        </w:r>
        <w:r>
          <w:rPr>
            <w:sz w:val="24"/>
            <w:shd w:val="clear" w:color="auto" w:fill="FFFFFF"/>
          </w:rPr>
          <w:fldChar w:fldCharType="separate"/>
        </w:r>
        <w:r w:rsidR="00727565" w:rsidRPr="00A2651B">
          <w:rPr>
            <w:rStyle w:val="Hyperlink"/>
            <w:sz w:val="24"/>
            <w:shd w:val="clear" w:color="auto" w:fill="FFFFFF"/>
          </w:rPr>
          <w:t xml:space="preserve">Non-Dairy Products: margarine, non-dairy creamer, non-dairy sour cream, non-dairy milk, non-dairy flavored beverage and non-dairy whipped </w:t>
        </w:r>
        <w:proofErr w:type="spellStart"/>
        <w:proofErr w:type="gramStart"/>
        <w:r w:rsidR="00727565" w:rsidRPr="00A2651B">
          <w:rPr>
            <w:rStyle w:val="Hyperlink"/>
            <w:sz w:val="24"/>
            <w:shd w:val="clear" w:color="auto" w:fill="FFFFFF"/>
          </w:rPr>
          <w:t>topping.All</w:t>
        </w:r>
        <w:proofErr w:type="spellEnd"/>
        <w:proofErr w:type="gramEnd"/>
        <w:r w:rsidR="00727565" w:rsidRPr="00A2651B">
          <w:rPr>
            <w:rStyle w:val="Hyperlink"/>
            <w:sz w:val="24"/>
            <w:shd w:val="clear" w:color="auto" w:fill="FFFFFF"/>
          </w:rPr>
          <w:t xml:space="preserve"> of these are to be categorized as non-dairy fat. (Revised 2019)</w:t>
        </w:r>
        <w:r>
          <w:rPr>
            <w:sz w:val="24"/>
            <w:shd w:val="clear" w:color="auto" w:fill="FFFFFF"/>
          </w:rPr>
          <w:fldChar w:fldCharType="end"/>
        </w:r>
      </w:ins>
    </w:p>
    <w:p w14:paraId="2CD97E1D" w14:textId="77777777" w:rsidR="00727565" w:rsidRPr="00727565" w:rsidRDefault="00727565" w:rsidP="00727565">
      <w:pPr>
        <w:tabs>
          <w:tab w:val="left" w:pos="-720"/>
        </w:tabs>
        <w:suppressAutoHyphens/>
        <w:spacing w:line="276" w:lineRule="auto"/>
        <w:ind w:left="2160"/>
        <w:rPr>
          <w:sz w:val="32"/>
          <w:szCs w:val="24"/>
          <w:highlight w:val="yellow"/>
        </w:rPr>
      </w:pPr>
    </w:p>
    <w:p w14:paraId="2EC7E75E" w14:textId="77777777" w:rsidR="007B2701" w:rsidRDefault="007B2701" w:rsidP="007B2701">
      <w:pPr>
        <w:tabs>
          <w:tab w:val="left" w:pos="-720"/>
        </w:tabs>
        <w:suppressAutoHyphens/>
        <w:spacing w:line="276" w:lineRule="auto"/>
        <w:ind w:left="360"/>
        <w:rPr>
          <w:sz w:val="24"/>
          <w:szCs w:val="24"/>
        </w:rPr>
      </w:pPr>
    </w:p>
    <w:p w14:paraId="4603C9E7" w14:textId="77777777" w:rsidR="00E66BC6" w:rsidRDefault="00942E24" w:rsidP="00942E24">
      <w:pPr>
        <w:tabs>
          <w:tab w:val="left" w:pos="-720"/>
        </w:tabs>
        <w:suppressAutoHyphens/>
        <w:spacing w:line="276" w:lineRule="auto"/>
        <w:rPr>
          <w:sz w:val="24"/>
          <w:szCs w:val="24"/>
        </w:rPr>
      </w:pPr>
      <w:r>
        <w:rPr>
          <w:sz w:val="24"/>
          <w:szCs w:val="24"/>
        </w:rPr>
        <w:t xml:space="preserve">6.    </w:t>
      </w:r>
      <w:r w:rsidR="0023294E">
        <w:rPr>
          <w:sz w:val="24"/>
          <w:szCs w:val="24"/>
        </w:rPr>
        <w:t>Utensils for sampling will be provided - - cups, spoons, etc.</w:t>
      </w:r>
    </w:p>
    <w:p w14:paraId="1A658B12" w14:textId="77777777" w:rsidR="007B2701" w:rsidRDefault="007B2701" w:rsidP="007B2701">
      <w:pPr>
        <w:tabs>
          <w:tab w:val="left" w:pos="-720"/>
        </w:tabs>
        <w:suppressAutoHyphens/>
        <w:spacing w:line="276" w:lineRule="auto"/>
        <w:ind w:left="360"/>
        <w:rPr>
          <w:sz w:val="24"/>
          <w:szCs w:val="24"/>
        </w:rPr>
      </w:pPr>
    </w:p>
    <w:p w14:paraId="4494F772" w14:textId="77777777" w:rsidR="0023294E" w:rsidRDefault="0023294E" w:rsidP="00A2651B">
      <w:pPr>
        <w:numPr>
          <w:ilvl w:val="0"/>
          <w:numId w:val="25"/>
        </w:numPr>
        <w:tabs>
          <w:tab w:val="left" w:pos="-720"/>
        </w:tabs>
        <w:suppressAutoHyphens/>
        <w:spacing w:line="276" w:lineRule="auto"/>
        <w:rPr>
          <w:sz w:val="24"/>
          <w:szCs w:val="24"/>
        </w:rPr>
        <w:pPrChange w:id="33" w:author="Jillian Bommarito" w:date="2025-05-30T15:02:00Z">
          <w:pPr>
            <w:numPr>
              <w:numId w:val="15"/>
            </w:numPr>
            <w:tabs>
              <w:tab w:val="left" w:pos="-720"/>
              <w:tab w:val="num" w:pos="360"/>
            </w:tabs>
            <w:suppressAutoHyphens/>
            <w:spacing w:line="276" w:lineRule="auto"/>
            <w:ind w:left="360" w:hanging="360"/>
          </w:pPr>
        </w:pPrChange>
      </w:pPr>
      <w:r>
        <w:rPr>
          <w:sz w:val="24"/>
          <w:szCs w:val="24"/>
        </w:rPr>
        <w:t>The score made by each contestant is the number of points deducted; therefore, the lower the score, the higher the rating.</w:t>
      </w:r>
    </w:p>
    <w:p w14:paraId="21E5BC50" w14:textId="77777777" w:rsidR="007B2701" w:rsidRDefault="007B2701" w:rsidP="00A2651B">
      <w:pPr>
        <w:tabs>
          <w:tab w:val="left" w:pos="0"/>
          <w:tab w:val="decimal" w:pos="144"/>
          <w:tab w:val="left" w:pos="576"/>
          <w:tab w:val="left" w:pos="1152"/>
          <w:tab w:val="left" w:pos="1728"/>
          <w:tab w:val="left" w:pos="2160"/>
        </w:tabs>
        <w:suppressAutoHyphens/>
        <w:spacing w:line="276" w:lineRule="auto"/>
        <w:ind w:left="720"/>
        <w:rPr>
          <w:sz w:val="24"/>
          <w:szCs w:val="24"/>
        </w:rPr>
        <w:pPrChange w:id="34" w:author="Jillian Bommarito" w:date="2025-05-30T15:02:00Z">
          <w:pPr>
            <w:tabs>
              <w:tab w:val="left" w:pos="0"/>
              <w:tab w:val="decimal" w:pos="144"/>
              <w:tab w:val="left" w:pos="576"/>
              <w:tab w:val="left" w:pos="1152"/>
              <w:tab w:val="left" w:pos="1728"/>
              <w:tab w:val="left" w:pos="2160"/>
            </w:tabs>
            <w:suppressAutoHyphens/>
            <w:spacing w:line="276" w:lineRule="auto"/>
            <w:ind w:left="360"/>
          </w:pPr>
        </w:pPrChange>
      </w:pPr>
    </w:p>
    <w:p w14:paraId="0576121F" w14:textId="77777777" w:rsidR="00E66BC6" w:rsidRDefault="0023294E" w:rsidP="00A2651B">
      <w:pPr>
        <w:numPr>
          <w:ilvl w:val="0"/>
          <w:numId w:val="25"/>
        </w:numPr>
        <w:tabs>
          <w:tab w:val="left" w:pos="0"/>
          <w:tab w:val="decimal" w:pos="144"/>
          <w:tab w:val="left" w:pos="576"/>
          <w:tab w:val="left" w:pos="1152"/>
          <w:tab w:val="left" w:pos="1728"/>
          <w:tab w:val="left" w:pos="2160"/>
        </w:tabs>
        <w:suppressAutoHyphens/>
        <w:spacing w:line="276" w:lineRule="auto"/>
        <w:rPr>
          <w:sz w:val="24"/>
          <w:szCs w:val="24"/>
        </w:rPr>
        <w:pPrChange w:id="35" w:author="Jillian Bommarito" w:date="2025-05-30T15:02:00Z">
          <w:pPr>
            <w:numPr>
              <w:numId w:val="15"/>
            </w:numPr>
            <w:tabs>
              <w:tab w:val="left" w:pos="0"/>
              <w:tab w:val="decimal" w:pos="144"/>
              <w:tab w:val="num" w:pos="360"/>
              <w:tab w:val="left" w:pos="576"/>
              <w:tab w:val="left" w:pos="1152"/>
              <w:tab w:val="left" w:pos="1728"/>
              <w:tab w:val="left" w:pos="2160"/>
            </w:tabs>
            <w:suppressAutoHyphens/>
            <w:spacing w:line="276" w:lineRule="auto"/>
            <w:ind w:left="360" w:hanging="360"/>
          </w:pPr>
        </w:pPrChange>
      </w:pPr>
      <w:r>
        <w:rPr>
          <w:sz w:val="24"/>
          <w:szCs w:val="24"/>
        </w:rPr>
        <w:t>Water will be available to contestants.</w:t>
      </w:r>
    </w:p>
    <w:p w14:paraId="1DA1E690" w14:textId="77777777" w:rsidR="00492E80" w:rsidRDefault="00492E80" w:rsidP="00A2651B">
      <w:pPr>
        <w:tabs>
          <w:tab w:val="left" w:pos="0"/>
          <w:tab w:val="decimal" w:pos="144"/>
          <w:tab w:val="left" w:pos="576"/>
          <w:tab w:val="left" w:pos="1152"/>
          <w:tab w:val="left" w:pos="1728"/>
          <w:tab w:val="left" w:pos="2160"/>
        </w:tabs>
        <w:suppressAutoHyphens/>
        <w:spacing w:line="276" w:lineRule="auto"/>
        <w:ind w:left="720"/>
        <w:rPr>
          <w:sz w:val="24"/>
          <w:szCs w:val="24"/>
        </w:rPr>
        <w:pPrChange w:id="36" w:author="Jillian Bommarito" w:date="2025-05-30T15:02:00Z">
          <w:pPr>
            <w:tabs>
              <w:tab w:val="left" w:pos="0"/>
              <w:tab w:val="decimal" w:pos="144"/>
              <w:tab w:val="left" w:pos="576"/>
              <w:tab w:val="left" w:pos="1152"/>
              <w:tab w:val="left" w:pos="1728"/>
              <w:tab w:val="left" w:pos="2160"/>
            </w:tabs>
            <w:suppressAutoHyphens/>
            <w:spacing w:line="276" w:lineRule="auto"/>
            <w:ind w:left="360"/>
          </w:pPr>
        </w:pPrChange>
      </w:pPr>
    </w:p>
    <w:p w14:paraId="6716D7BC" w14:textId="77777777" w:rsidR="00492E80" w:rsidRPr="00942E24" w:rsidRDefault="00492E80" w:rsidP="00A2651B">
      <w:pPr>
        <w:numPr>
          <w:ilvl w:val="0"/>
          <w:numId w:val="25"/>
        </w:numPr>
        <w:tabs>
          <w:tab w:val="left" w:pos="0"/>
          <w:tab w:val="decimal" w:pos="144"/>
          <w:tab w:val="left" w:pos="576"/>
          <w:tab w:val="left" w:pos="1152"/>
          <w:tab w:val="left" w:pos="1728"/>
          <w:tab w:val="left" w:pos="2160"/>
        </w:tabs>
        <w:suppressAutoHyphens/>
        <w:spacing w:line="276" w:lineRule="auto"/>
        <w:rPr>
          <w:sz w:val="24"/>
          <w:szCs w:val="24"/>
        </w:rPr>
        <w:pPrChange w:id="37" w:author="Jillian Bommarito" w:date="2025-05-30T15:02:00Z">
          <w:pPr>
            <w:numPr>
              <w:numId w:val="15"/>
            </w:numPr>
            <w:tabs>
              <w:tab w:val="left" w:pos="0"/>
              <w:tab w:val="decimal" w:pos="144"/>
              <w:tab w:val="num" w:pos="360"/>
              <w:tab w:val="left" w:pos="576"/>
              <w:tab w:val="left" w:pos="1152"/>
              <w:tab w:val="left" w:pos="1728"/>
              <w:tab w:val="left" w:pos="2160"/>
            </w:tabs>
            <w:suppressAutoHyphens/>
            <w:spacing w:line="276" w:lineRule="auto"/>
            <w:ind w:left="360" w:hanging="360"/>
          </w:pPr>
        </w:pPrChange>
      </w:pPr>
      <w:r w:rsidRPr="00942E24">
        <w:rPr>
          <w:sz w:val="24"/>
          <w:szCs w:val="24"/>
        </w:rPr>
        <w:t xml:space="preserve">Scantron scorecards </w:t>
      </w:r>
      <w:r w:rsidR="00942E24" w:rsidRPr="00942E24">
        <w:rPr>
          <w:sz w:val="24"/>
          <w:szCs w:val="24"/>
        </w:rPr>
        <w:t>will</w:t>
      </w:r>
      <w:r w:rsidRPr="00942E24">
        <w:rPr>
          <w:sz w:val="24"/>
          <w:szCs w:val="24"/>
        </w:rPr>
        <w:t xml:space="preserve"> be used for this event. </w:t>
      </w:r>
      <w:r w:rsidRPr="00942E24">
        <w:rPr>
          <w:i/>
          <w:sz w:val="24"/>
          <w:szCs w:val="24"/>
        </w:rPr>
        <w:t>(Adopted 2018)</w:t>
      </w:r>
    </w:p>
    <w:p w14:paraId="725F34B0" w14:textId="77777777" w:rsidR="007B2701" w:rsidRDefault="007B2701" w:rsidP="00A2651B">
      <w:pPr>
        <w:tabs>
          <w:tab w:val="left" w:pos="0"/>
          <w:tab w:val="decimal" w:pos="144"/>
          <w:tab w:val="left" w:pos="576"/>
          <w:tab w:val="left" w:pos="1152"/>
          <w:tab w:val="left" w:pos="1728"/>
          <w:tab w:val="left" w:pos="2160"/>
        </w:tabs>
        <w:suppressAutoHyphens/>
        <w:spacing w:line="276" w:lineRule="auto"/>
        <w:ind w:left="720"/>
        <w:rPr>
          <w:sz w:val="24"/>
          <w:szCs w:val="24"/>
        </w:rPr>
        <w:pPrChange w:id="38" w:author="Jillian Bommarito" w:date="2025-05-30T15:02:00Z">
          <w:pPr>
            <w:tabs>
              <w:tab w:val="left" w:pos="0"/>
              <w:tab w:val="decimal" w:pos="144"/>
              <w:tab w:val="left" w:pos="576"/>
              <w:tab w:val="left" w:pos="1152"/>
              <w:tab w:val="left" w:pos="1728"/>
              <w:tab w:val="left" w:pos="2160"/>
            </w:tabs>
            <w:suppressAutoHyphens/>
            <w:spacing w:line="276" w:lineRule="auto"/>
            <w:ind w:left="360"/>
          </w:pPr>
        </w:pPrChange>
      </w:pPr>
    </w:p>
    <w:p w14:paraId="49754BA2" w14:textId="77777777" w:rsidR="0023294E" w:rsidRDefault="0023294E" w:rsidP="00A2651B">
      <w:pPr>
        <w:numPr>
          <w:ilvl w:val="0"/>
          <w:numId w:val="25"/>
        </w:numPr>
        <w:tabs>
          <w:tab w:val="left" w:pos="0"/>
          <w:tab w:val="decimal" w:pos="144"/>
          <w:tab w:val="left" w:pos="576"/>
          <w:tab w:val="left" w:pos="1152"/>
          <w:tab w:val="left" w:pos="1728"/>
          <w:tab w:val="left" w:pos="2160"/>
        </w:tabs>
        <w:suppressAutoHyphens/>
        <w:spacing w:line="276" w:lineRule="auto"/>
        <w:rPr>
          <w:sz w:val="24"/>
          <w:szCs w:val="24"/>
        </w:rPr>
        <w:pPrChange w:id="39" w:author="Jillian Bommarito" w:date="2025-05-30T15:02:00Z">
          <w:pPr>
            <w:numPr>
              <w:numId w:val="15"/>
            </w:numPr>
            <w:tabs>
              <w:tab w:val="left" w:pos="0"/>
              <w:tab w:val="decimal" w:pos="144"/>
              <w:tab w:val="num" w:pos="360"/>
              <w:tab w:val="left" w:pos="576"/>
              <w:tab w:val="left" w:pos="1152"/>
              <w:tab w:val="left" w:pos="1728"/>
              <w:tab w:val="left" w:pos="2160"/>
            </w:tabs>
            <w:suppressAutoHyphens/>
            <w:spacing w:line="276" w:lineRule="auto"/>
            <w:ind w:left="360" w:hanging="360"/>
          </w:pPr>
        </w:pPrChange>
      </w:pPr>
      <w:r>
        <w:rPr>
          <w:sz w:val="24"/>
          <w:szCs w:val="24"/>
        </w:rPr>
        <w:t>Recommended references to study for written tests on the area and state levels are as follows:</w:t>
      </w:r>
    </w:p>
    <w:p w14:paraId="33E35DE5" w14:textId="77777777" w:rsidR="002B5895" w:rsidRDefault="00E66BC6" w:rsidP="00A2651B">
      <w:pPr>
        <w:numPr>
          <w:ilvl w:val="1"/>
          <w:numId w:val="25"/>
        </w:numPr>
        <w:tabs>
          <w:tab w:val="left" w:pos="0"/>
          <w:tab w:val="decimal" w:pos="144"/>
          <w:tab w:val="left" w:pos="576"/>
          <w:tab w:val="left" w:pos="1152"/>
          <w:tab w:val="left" w:pos="1728"/>
          <w:tab w:val="left" w:pos="2160"/>
        </w:tabs>
        <w:suppressAutoHyphens/>
        <w:spacing w:line="276" w:lineRule="auto"/>
        <w:rPr>
          <w:sz w:val="24"/>
          <w:szCs w:val="24"/>
        </w:rPr>
        <w:pPrChange w:id="40" w:author="Jillian Bommarito" w:date="2025-05-30T15:02:00Z">
          <w:pPr>
            <w:tabs>
              <w:tab w:val="left" w:pos="0"/>
              <w:tab w:val="decimal" w:pos="144"/>
              <w:tab w:val="left" w:pos="576"/>
              <w:tab w:val="left" w:pos="1152"/>
              <w:tab w:val="left" w:pos="1728"/>
              <w:tab w:val="left" w:pos="2160"/>
            </w:tabs>
            <w:suppressAutoHyphens/>
            <w:spacing w:line="276" w:lineRule="auto"/>
            <w:ind w:left="900" w:hanging="324"/>
          </w:pPr>
        </w:pPrChange>
      </w:pPr>
      <w:r>
        <w:rPr>
          <w:sz w:val="24"/>
          <w:szCs w:val="24"/>
        </w:rPr>
        <w:t>a</w:t>
      </w:r>
      <w:r w:rsidR="0023294E">
        <w:rPr>
          <w:sz w:val="24"/>
          <w:szCs w:val="24"/>
        </w:rPr>
        <w:t>."Questions and Answers on Federal Milk Marketing Orders", USDA, Agricultural Marketing Service, Bulletin AMS 559 (latest edition)</w:t>
      </w:r>
      <w:r w:rsidR="002B5895">
        <w:rPr>
          <w:sz w:val="24"/>
          <w:szCs w:val="24"/>
        </w:rPr>
        <w:t xml:space="preserve"> </w:t>
      </w:r>
      <w:r w:rsidR="002B5895" w:rsidRPr="002B5895">
        <w:rPr>
          <w:i/>
          <w:sz w:val="24"/>
          <w:szCs w:val="24"/>
        </w:rPr>
        <w:t>(revised 8/06)</w:t>
      </w:r>
    </w:p>
    <w:p w14:paraId="3495DE14" w14:textId="77777777" w:rsidR="0023294E" w:rsidRDefault="0023294E" w:rsidP="00A2651B">
      <w:pPr>
        <w:numPr>
          <w:ilvl w:val="1"/>
          <w:numId w:val="25"/>
        </w:numPr>
        <w:tabs>
          <w:tab w:val="left" w:pos="0"/>
          <w:tab w:val="decimal" w:pos="144"/>
          <w:tab w:val="left" w:pos="576"/>
          <w:tab w:val="left" w:pos="1152"/>
          <w:tab w:val="left" w:pos="1728"/>
          <w:tab w:val="left" w:pos="2160"/>
        </w:tabs>
        <w:suppressAutoHyphens/>
        <w:spacing w:line="276" w:lineRule="auto"/>
        <w:rPr>
          <w:sz w:val="24"/>
          <w:szCs w:val="24"/>
        </w:rPr>
        <w:pPrChange w:id="41" w:author="Jillian Bommarito" w:date="2025-05-30T15:02:00Z">
          <w:pPr>
            <w:tabs>
              <w:tab w:val="left" w:pos="0"/>
              <w:tab w:val="decimal" w:pos="144"/>
              <w:tab w:val="left" w:pos="576"/>
              <w:tab w:val="left" w:pos="1152"/>
              <w:tab w:val="left" w:pos="1728"/>
              <w:tab w:val="left" w:pos="2160"/>
            </w:tabs>
            <w:suppressAutoHyphens/>
            <w:spacing w:line="276" w:lineRule="auto"/>
            <w:ind w:left="810" w:hanging="234"/>
          </w:pPr>
        </w:pPrChange>
      </w:pPr>
      <w:proofErr w:type="spellStart"/>
      <w:proofErr w:type="gramStart"/>
      <w:r>
        <w:rPr>
          <w:sz w:val="24"/>
          <w:szCs w:val="24"/>
        </w:rPr>
        <w:t>b.</w:t>
      </w:r>
      <w:r w:rsidR="00E66BC6">
        <w:rPr>
          <w:sz w:val="24"/>
          <w:szCs w:val="24"/>
        </w:rPr>
        <w:t>F</w:t>
      </w:r>
      <w:r>
        <w:rPr>
          <w:sz w:val="24"/>
          <w:szCs w:val="24"/>
        </w:rPr>
        <w:t>armer's</w:t>
      </w:r>
      <w:proofErr w:type="spellEnd"/>
      <w:proofErr w:type="gramEnd"/>
      <w:r>
        <w:rPr>
          <w:sz w:val="24"/>
          <w:szCs w:val="24"/>
        </w:rPr>
        <w:t xml:space="preserve"> Bulletin 2259, "Judging and Scoring Milk and </w:t>
      </w:r>
      <w:proofErr w:type="gramStart"/>
      <w:r>
        <w:rPr>
          <w:sz w:val="24"/>
          <w:szCs w:val="24"/>
        </w:rPr>
        <w:t>Cheese:,</w:t>
      </w:r>
      <w:proofErr w:type="gramEnd"/>
      <w:r>
        <w:rPr>
          <w:sz w:val="24"/>
          <w:szCs w:val="24"/>
        </w:rPr>
        <w:t xml:space="preserve"> Dairy Division FSQ</w:t>
      </w:r>
      <w:r w:rsidR="002B5895">
        <w:rPr>
          <w:sz w:val="24"/>
          <w:szCs w:val="24"/>
        </w:rPr>
        <w:t xml:space="preserve">S, USDA </w:t>
      </w:r>
      <w:r w:rsidR="002B5895" w:rsidRPr="002B5895">
        <w:rPr>
          <w:i/>
          <w:sz w:val="24"/>
          <w:szCs w:val="24"/>
        </w:rPr>
        <w:t>(revised 8/06)</w:t>
      </w:r>
    </w:p>
    <w:p w14:paraId="74756E78" w14:textId="6BBE4093" w:rsidR="00492E80" w:rsidRDefault="00E66BC6" w:rsidP="00A2651B">
      <w:pPr>
        <w:numPr>
          <w:ilvl w:val="2"/>
          <w:numId w:val="25"/>
        </w:numPr>
        <w:tabs>
          <w:tab w:val="left" w:pos="0"/>
          <w:tab w:val="decimal" w:pos="144"/>
          <w:tab w:val="left" w:pos="540"/>
          <w:tab w:val="left" w:pos="630"/>
          <w:tab w:val="left" w:pos="1152"/>
          <w:tab w:val="left" w:pos="1728"/>
          <w:tab w:val="left" w:pos="2160"/>
        </w:tabs>
        <w:suppressAutoHyphens/>
        <w:spacing w:line="276" w:lineRule="auto"/>
        <w:rPr>
          <w:sz w:val="24"/>
          <w:szCs w:val="24"/>
        </w:rPr>
        <w:pPrChange w:id="42" w:author="Jillian Bommarito" w:date="2025-05-30T15:02:00Z">
          <w:pPr>
            <w:tabs>
              <w:tab w:val="left" w:pos="0"/>
              <w:tab w:val="decimal" w:pos="144"/>
              <w:tab w:val="left" w:pos="540"/>
              <w:tab w:val="left" w:pos="630"/>
              <w:tab w:val="left" w:pos="1152"/>
              <w:tab w:val="left" w:pos="1728"/>
              <w:tab w:val="left" w:pos="2160"/>
            </w:tabs>
            <w:suppressAutoHyphens/>
            <w:spacing w:line="276" w:lineRule="auto"/>
            <w:ind w:left="720" w:hanging="288"/>
          </w:pPr>
        </w:pPrChange>
      </w:pPr>
      <w:del w:id="43" w:author="Jillian Bommarito" w:date="2025-05-30T15:02:00Z">
        <w:r w:rsidDel="00A2651B">
          <w:rPr>
            <w:sz w:val="24"/>
            <w:szCs w:val="24"/>
          </w:rPr>
          <w:tab/>
        </w:r>
      </w:del>
      <w:proofErr w:type="spellStart"/>
      <w:r>
        <w:rPr>
          <w:sz w:val="24"/>
          <w:szCs w:val="24"/>
        </w:rPr>
        <w:t>c.</w:t>
      </w:r>
      <w:r w:rsidR="002B5895">
        <w:rPr>
          <w:sz w:val="24"/>
          <w:szCs w:val="24"/>
        </w:rPr>
        <w:t>"Dairy</w:t>
      </w:r>
      <w:proofErr w:type="spellEnd"/>
      <w:r w:rsidR="002B5895">
        <w:rPr>
          <w:sz w:val="24"/>
          <w:szCs w:val="24"/>
        </w:rPr>
        <w:t xml:space="preserve"> Facts”</w:t>
      </w:r>
      <w:r w:rsidR="002B5895" w:rsidRPr="002B5895">
        <w:rPr>
          <w:sz w:val="24"/>
          <w:szCs w:val="24"/>
        </w:rPr>
        <w:t xml:space="preserve"> </w:t>
      </w:r>
      <w:r w:rsidR="002B5895">
        <w:rPr>
          <w:sz w:val="24"/>
          <w:szCs w:val="24"/>
        </w:rPr>
        <w:t>(Use previous year's issue.)</w:t>
      </w:r>
      <w:r w:rsidR="0023294E">
        <w:rPr>
          <w:sz w:val="24"/>
          <w:szCs w:val="24"/>
        </w:rPr>
        <w:t xml:space="preserve"> </w:t>
      </w:r>
      <w:r w:rsidR="002B5895">
        <w:rPr>
          <w:sz w:val="24"/>
          <w:szCs w:val="24"/>
        </w:rPr>
        <w:t>A</w:t>
      </w:r>
      <w:r w:rsidR="0023294E">
        <w:rPr>
          <w:sz w:val="24"/>
          <w:szCs w:val="24"/>
        </w:rPr>
        <w:t>vailable from</w:t>
      </w:r>
      <w:r w:rsidR="002B5895">
        <w:rPr>
          <w:sz w:val="24"/>
          <w:szCs w:val="24"/>
        </w:rPr>
        <w:t xml:space="preserve"> </w:t>
      </w:r>
      <w:r w:rsidR="0023294E">
        <w:rPr>
          <w:sz w:val="24"/>
          <w:szCs w:val="24"/>
        </w:rPr>
        <w:t>Milk Industry Foundation</w:t>
      </w:r>
      <w:r w:rsidR="002B5895">
        <w:rPr>
          <w:sz w:val="24"/>
          <w:szCs w:val="24"/>
        </w:rPr>
        <w:t xml:space="preserve">. </w:t>
      </w:r>
      <w:r w:rsidR="002B5895" w:rsidRPr="002B5895">
        <w:rPr>
          <w:i/>
          <w:sz w:val="24"/>
          <w:szCs w:val="24"/>
        </w:rPr>
        <w:t>(</w:t>
      </w:r>
      <w:r>
        <w:rPr>
          <w:i/>
          <w:sz w:val="24"/>
          <w:szCs w:val="24"/>
        </w:rPr>
        <w:t>R</w:t>
      </w:r>
      <w:r w:rsidR="002B5895" w:rsidRPr="002B5895">
        <w:rPr>
          <w:i/>
          <w:sz w:val="24"/>
          <w:szCs w:val="24"/>
        </w:rPr>
        <w:t>evised 8/06)</w:t>
      </w:r>
      <w:r w:rsidR="0023294E">
        <w:rPr>
          <w:sz w:val="24"/>
          <w:szCs w:val="24"/>
        </w:rPr>
        <w:t xml:space="preserve"> </w:t>
      </w:r>
    </w:p>
    <w:p w14:paraId="581BDD31" w14:textId="77777777" w:rsidR="00C928C0" w:rsidRDefault="00C928C0" w:rsidP="009D5BA3">
      <w:pPr>
        <w:tabs>
          <w:tab w:val="left" w:pos="0"/>
          <w:tab w:val="decimal" w:pos="144"/>
          <w:tab w:val="left" w:pos="576"/>
          <w:tab w:val="left" w:pos="1152"/>
          <w:tab w:val="left" w:pos="1728"/>
          <w:tab w:val="left" w:pos="2160"/>
        </w:tabs>
        <w:suppressAutoHyphens/>
        <w:spacing w:line="276" w:lineRule="auto"/>
        <w:ind w:left="144" w:hanging="144"/>
        <w:rPr>
          <w:sz w:val="24"/>
          <w:szCs w:val="24"/>
        </w:rPr>
      </w:pPr>
    </w:p>
    <w:p w14:paraId="40017459" w14:textId="77777777" w:rsidR="0023294E" w:rsidRDefault="0023294E" w:rsidP="009D5BA3">
      <w:pPr>
        <w:tabs>
          <w:tab w:val="left" w:pos="0"/>
          <w:tab w:val="decimal" w:pos="144"/>
          <w:tab w:val="left" w:pos="576"/>
          <w:tab w:val="left" w:pos="1152"/>
          <w:tab w:val="left" w:pos="1728"/>
          <w:tab w:val="left" w:pos="2160"/>
        </w:tabs>
        <w:suppressAutoHyphens/>
        <w:spacing w:line="276" w:lineRule="auto"/>
        <w:ind w:left="144" w:hanging="144"/>
        <w:rPr>
          <w:sz w:val="24"/>
          <w:szCs w:val="24"/>
        </w:rPr>
      </w:pPr>
      <w:r>
        <w:rPr>
          <w:sz w:val="24"/>
          <w:szCs w:val="24"/>
        </w:rPr>
        <w:t>12.</w:t>
      </w:r>
      <w:r>
        <w:rPr>
          <w:sz w:val="24"/>
          <w:szCs w:val="24"/>
        </w:rPr>
        <w:tab/>
        <w:t>Tie Breakers</w:t>
      </w:r>
      <w:proofErr w:type="gramStart"/>
      <w:r>
        <w:rPr>
          <w:sz w:val="24"/>
          <w:szCs w:val="24"/>
        </w:rPr>
        <w:t>:  (</w:t>
      </w:r>
      <w:proofErr w:type="gramEnd"/>
      <w:r>
        <w:rPr>
          <w:sz w:val="24"/>
          <w:szCs w:val="24"/>
        </w:rPr>
        <w:t>applied in the following order)</w:t>
      </w:r>
    </w:p>
    <w:p w14:paraId="12D9421E" w14:textId="6E7CB371" w:rsidR="0023294E" w:rsidRDefault="00E66BC6" w:rsidP="00A2651B">
      <w:pPr>
        <w:numPr>
          <w:ilvl w:val="0"/>
          <w:numId w:val="24"/>
        </w:numPr>
        <w:tabs>
          <w:tab w:val="left" w:pos="0"/>
          <w:tab w:val="decimal" w:pos="144"/>
          <w:tab w:val="left" w:pos="576"/>
          <w:tab w:val="left" w:pos="1152"/>
          <w:tab w:val="left" w:pos="1728"/>
          <w:tab w:val="left" w:pos="2160"/>
        </w:tabs>
        <w:suppressAutoHyphens/>
        <w:spacing w:line="276" w:lineRule="auto"/>
        <w:rPr>
          <w:sz w:val="24"/>
          <w:szCs w:val="24"/>
        </w:rPr>
        <w:pPrChange w:id="44" w:author="Jillian Bommarito" w:date="2025-05-30T15:02:00Z">
          <w:pPr>
            <w:tabs>
              <w:tab w:val="left" w:pos="0"/>
              <w:tab w:val="decimal" w:pos="144"/>
              <w:tab w:val="left" w:pos="576"/>
              <w:tab w:val="left" w:pos="1152"/>
              <w:tab w:val="left" w:pos="1728"/>
              <w:tab w:val="left" w:pos="2160"/>
            </w:tabs>
            <w:suppressAutoHyphens/>
            <w:spacing w:line="276" w:lineRule="auto"/>
            <w:ind w:left="144" w:hanging="144"/>
          </w:pPr>
        </w:pPrChange>
      </w:pPr>
      <w:del w:id="45" w:author="Jillian Bommarito" w:date="2025-05-30T15:02:00Z">
        <w:r w:rsidDel="00A2651B">
          <w:rPr>
            <w:sz w:val="24"/>
            <w:szCs w:val="24"/>
          </w:rPr>
          <w:tab/>
        </w:r>
        <w:r w:rsidDel="00A2651B">
          <w:rPr>
            <w:sz w:val="24"/>
            <w:szCs w:val="24"/>
          </w:rPr>
          <w:tab/>
        </w:r>
        <w:r w:rsidR="0023294E" w:rsidDel="00A2651B">
          <w:rPr>
            <w:sz w:val="24"/>
            <w:szCs w:val="24"/>
          </w:rPr>
          <w:delText>a.</w:delText>
        </w:r>
        <w:r w:rsidDel="00A2651B">
          <w:rPr>
            <w:sz w:val="24"/>
            <w:szCs w:val="24"/>
          </w:rPr>
          <w:delText xml:space="preserve"> </w:delText>
        </w:r>
      </w:del>
      <w:r>
        <w:rPr>
          <w:sz w:val="24"/>
          <w:szCs w:val="24"/>
        </w:rPr>
        <w:t>Ex</w:t>
      </w:r>
      <w:r w:rsidR="0023294E">
        <w:rPr>
          <w:sz w:val="24"/>
          <w:szCs w:val="24"/>
        </w:rPr>
        <w:t>am score</w:t>
      </w:r>
    </w:p>
    <w:p w14:paraId="33CA2CD3" w14:textId="4138D718" w:rsidR="0023294E" w:rsidRDefault="00E66BC6" w:rsidP="00A2651B">
      <w:pPr>
        <w:numPr>
          <w:ilvl w:val="0"/>
          <w:numId w:val="24"/>
        </w:numPr>
        <w:tabs>
          <w:tab w:val="left" w:pos="0"/>
          <w:tab w:val="decimal" w:pos="144"/>
          <w:tab w:val="left" w:pos="576"/>
          <w:tab w:val="left" w:pos="1152"/>
          <w:tab w:val="left" w:pos="1728"/>
          <w:tab w:val="left" w:pos="2160"/>
        </w:tabs>
        <w:suppressAutoHyphens/>
        <w:spacing w:line="276" w:lineRule="auto"/>
        <w:rPr>
          <w:sz w:val="24"/>
          <w:szCs w:val="24"/>
        </w:rPr>
        <w:pPrChange w:id="46" w:author="Jillian Bommarito" w:date="2025-05-30T15:02:00Z">
          <w:pPr>
            <w:tabs>
              <w:tab w:val="left" w:pos="0"/>
              <w:tab w:val="decimal" w:pos="144"/>
              <w:tab w:val="left" w:pos="576"/>
              <w:tab w:val="left" w:pos="1152"/>
              <w:tab w:val="left" w:pos="1728"/>
              <w:tab w:val="left" w:pos="2160"/>
            </w:tabs>
            <w:suppressAutoHyphens/>
            <w:spacing w:line="276" w:lineRule="auto"/>
            <w:ind w:left="144" w:hanging="144"/>
          </w:pPr>
        </w:pPrChange>
      </w:pPr>
      <w:del w:id="47" w:author="Jillian Bommarito" w:date="2025-05-30T15:02:00Z">
        <w:r w:rsidDel="00A2651B">
          <w:rPr>
            <w:sz w:val="24"/>
            <w:szCs w:val="24"/>
          </w:rPr>
          <w:tab/>
        </w:r>
        <w:r w:rsidDel="00A2651B">
          <w:rPr>
            <w:sz w:val="24"/>
            <w:szCs w:val="24"/>
          </w:rPr>
          <w:tab/>
        </w:r>
        <w:r w:rsidR="0023294E" w:rsidDel="00A2651B">
          <w:rPr>
            <w:sz w:val="24"/>
            <w:szCs w:val="24"/>
          </w:rPr>
          <w:delText>b.</w:delText>
        </w:r>
        <w:r w:rsidDel="00A2651B">
          <w:rPr>
            <w:sz w:val="24"/>
            <w:szCs w:val="24"/>
          </w:rPr>
          <w:delText xml:space="preserve"> </w:delText>
        </w:r>
      </w:del>
      <w:r w:rsidR="0023294E">
        <w:rPr>
          <w:sz w:val="24"/>
          <w:szCs w:val="24"/>
        </w:rPr>
        <w:t>Cheese Identification score</w:t>
      </w:r>
    </w:p>
    <w:p w14:paraId="6E266FC5" w14:textId="108F5B4A" w:rsidR="009D5BA3" w:rsidRDefault="00E66BC6" w:rsidP="00A2651B">
      <w:pPr>
        <w:numPr>
          <w:ilvl w:val="0"/>
          <w:numId w:val="24"/>
        </w:numPr>
        <w:tabs>
          <w:tab w:val="left" w:pos="0"/>
          <w:tab w:val="decimal" w:pos="144"/>
          <w:tab w:val="left" w:pos="576"/>
          <w:tab w:val="left" w:pos="1152"/>
          <w:tab w:val="left" w:pos="1728"/>
          <w:tab w:val="left" w:pos="2160"/>
        </w:tabs>
        <w:suppressAutoHyphens/>
        <w:spacing w:line="276" w:lineRule="auto"/>
        <w:rPr>
          <w:sz w:val="24"/>
          <w:szCs w:val="24"/>
        </w:rPr>
        <w:pPrChange w:id="48" w:author="Jillian Bommarito" w:date="2025-05-30T15:02:00Z">
          <w:pPr>
            <w:tabs>
              <w:tab w:val="left" w:pos="0"/>
              <w:tab w:val="decimal" w:pos="144"/>
              <w:tab w:val="left" w:pos="576"/>
              <w:tab w:val="left" w:pos="1152"/>
              <w:tab w:val="left" w:pos="1728"/>
              <w:tab w:val="left" w:pos="2160"/>
            </w:tabs>
            <w:suppressAutoHyphens/>
            <w:spacing w:line="276" w:lineRule="auto"/>
            <w:ind w:left="144" w:hanging="144"/>
          </w:pPr>
        </w:pPrChange>
      </w:pPr>
      <w:del w:id="49" w:author="Jillian Bommarito" w:date="2025-05-30T15:02:00Z">
        <w:r w:rsidDel="00A2651B">
          <w:rPr>
            <w:sz w:val="24"/>
            <w:szCs w:val="24"/>
          </w:rPr>
          <w:tab/>
        </w:r>
        <w:r w:rsidDel="00A2651B">
          <w:rPr>
            <w:sz w:val="24"/>
            <w:szCs w:val="24"/>
          </w:rPr>
          <w:tab/>
        </w:r>
        <w:r w:rsidR="0023294E" w:rsidDel="00A2651B">
          <w:rPr>
            <w:sz w:val="24"/>
            <w:szCs w:val="24"/>
          </w:rPr>
          <w:delText>c.</w:delText>
        </w:r>
        <w:r w:rsidDel="00A2651B">
          <w:rPr>
            <w:sz w:val="24"/>
            <w:szCs w:val="24"/>
          </w:rPr>
          <w:delText xml:space="preserve"> </w:delText>
        </w:r>
      </w:del>
      <w:r w:rsidR="0023294E">
        <w:rPr>
          <w:sz w:val="24"/>
          <w:szCs w:val="24"/>
        </w:rPr>
        <w:t>Milk flavor identification score</w:t>
      </w:r>
    </w:p>
    <w:p w14:paraId="539ABF98" w14:textId="77777777" w:rsidR="00866BF4" w:rsidRDefault="00866BF4" w:rsidP="009D5BA3">
      <w:pPr>
        <w:tabs>
          <w:tab w:val="left" w:pos="0"/>
          <w:tab w:val="decimal" w:pos="144"/>
          <w:tab w:val="left" w:pos="576"/>
          <w:tab w:val="left" w:pos="1152"/>
          <w:tab w:val="left" w:pos="1728"/>
          <w:tab w:val="left" w:pos="2160"/>
        </w:tabs>
        <w:suppressAutoHyphens/>
        <w:spacing w:line="276" w:lineRule="auto"/>
        <w:ind w:left="144" w:hanging="144"/>
        <w:rPr>
          <w:sz w:val="24"/>
          <w:szCs w:val="24"/>
        </w:rPr>
      </w:pPr>
    </w:p>
    <w:p w14:paraId="72B4FAC4" w14:textId="77777777" w:rsidR="00866BF4" w:rsidRDefault="00866BF4" w:rsidP="009D5BA3">
      <w:pPr>
        <w:tabs>
          <w:tab w:val="left" w:pos="0"/>
          <w:tab w:val="decimal" w:pos="144"/>
          <w:tab w:val="left" w:pos="576"/>
          <w:tab w:val="left" w:pos="1152"/>
          <w:tab w:val="left" w:pos="1728"/>
          <w:tab w:val="left" w:pos="2160"/>
        </w:tabs>
        <w:suppressAutoHyphens/>
        <w:spacing w:line="276" w:lineRule="auto"/>
        <w:ind w:left="144" w:hanging="144"/>
        <w:rPr>
          <w:sz w:val="24"/>
          <w:szCs w:val="24"/>
        </w:rPr>
      </w:pPr>
    </w:p>
    <w:p w14:paraId="24051529" w14:textId="77777777" w:rsidR="00866BF4" w:rsidRDefault="00866BF4" w:rsidP="009D5BA3">
      <w:pPr>
        <w:tabs>
          <w:tab w:val="left" w:pos="0"/>
          <w:tab w:val="decimal" w:pos="144"/>
          <w:tab w:val="left" w:pos="576"/>
          <w:tab w:val="left" w:pos="1152"/>
          <w:tab w:val="left" w:pos="1728"/>
          <w:tab w:val="left" w:pos="2160"/>
        </w:tabs>
        <w:suppressAutoHyphens/>
        <w:spacing w:line="276" w:lineRule="auto"/>
        <w:ind w:left="144" w:hanging="144"/>
        <w:rPr>
          <w:sz w:val="24"/>
          <w:szCs w:val="24"/>
        </w:rPr>
      </w:pPr>
    </w:p>
    <w:p w14:paraId="72098535" w14:textId="4C6A37E1" w:rsidR="00866BF4" w:rsidRDefault="00A2651B" w:rsidP="009D5BA3">
      <w:pPr>
        <w:tabs>
          <w:tab w:val="left" w:pos="0"/>
          <w:tab w:val="decimal" w:pos="144"/>
          <w:tab w:val="left" w:pos="576"/>
          <w:tab w:val="left" w:pos="1152"/>
          <w:tab w:val="left" w:pos="1728"/>
          <w:tab w:val="left" w:pos="2160"/>
        </w:tabs>
        <w:suppressAutoHyphens/>
        <w:spacing w:line="276" w:lineRule="auto"/>
        <w:ind w:left="144" w:hanging="144"/>
        <w:rPr>
          <w:sz w:val="24"/>
          <w:szCs w:val="24"/>
        </w:rPr>
      </w:pPr>
      <w:del w:id="50" w:author="Jillian Bommarito" w:date="2025-05-30T14:50:00Z">
        <w:r w:rsidRPr="00A2651B">
          <w:rPr>
            <w:noProof/>
            <w:sz w:val="24"/>
            <w:szCs w:val="24"/>
          </w:rPr>
          <w:drawing>
            <wp:inline distT="0" distB="0" distL="0" distR="0" wp14:anchorId="6BB469C2" wp14:editId="148820F1">
              <wp:extent cx="4800600" cy="5181600"/>
              <wp:effectExtent l="0" t="0" r="0" b="0"/>
              <wp:docPr id="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0600" cy="5181600"/>
                      </a:xfrm>
                      <a:prstGeom prst="rect">
                        <a:avLst/>
                      </a:prstGeom>
                      <a:noFill/>
                      <a:ln>
                        <a:noFill/>
                      </a:ln>
                    </pic:spPr>
                  </pic:pic>
                </a:graphicData>
              </a:graphic>
            </wp:inline>
          </w:drawing>
        </w:r>
      </w:del>
    </w:p>
    <w:p w14:paraId="72482EBF" w14:textId="143A46CC" w:rsidR="006059B0" w:rsidRDefault="009D5BA3" w:rsidP="00313BCE">
      <w:pPr>
        <w:tabs>
          <w:tab w:val="left" w:pos="0"/>
          <w:tab w:val="decimal" w:pos="144"/>
          <w:tab w:val="left" w:pos="576"/>
          <w:tab w:val="left" w:pos="1152"/>
          <w:tab w:val="left" w:pos="1728"/>
          <w:tab w:val="left" w:pos="2160"/>
        </w:tabs>
        <w:suppressAutoHyphens/>
        <w:spacing w:line="276" w:lineRule="auto"/>
        <w:ind w:left="144" w:hanging="144"/>
        <w:rPr>
          <w:sz w:val="24"/>
          <w:szCs w:val="24"/>
        </w:rPr>
      </w:pPr>
      <w:r>
        <w:rPr>
          <w:sz w:val="24"/>
          <w:szCs w:val="24"/>
        </w:rPr>
        <w:br w:type="page"/>
      </w:r>
      <w:r w:rsidR="00A2651B" w:rsidRPr="00A2651B">
        <w:rPr>
          <w:noProof/>
          <w:sz w:val="24"/>
          <w:szCs w:val="24"/>
        </w:rPr>
        <w:lastRenderedPageBreak/>
        <w:drawing>
          <wp:inline distT="0" distB="0" distL="0" distR="0" wp14:anchorId="6D3AE1A1" wp14:editId="02C0D759">
            <wp:extent cx="5943600" cy="8166100"/>
            <wp:effectExtent l="0" t="0" r="0" b="0"/>
            <wp:docPr id="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8166100"/>
                    </a:xfrm>
                    <a:prstGeom prst="rect">
                      <a:avLst/>
                    </a:prstGeom>
                    <a:noFill/>
                    <a:ln>
                      <a:noFill/>
                    </a:ln>
                  </pic:spPr>
                </pic:pic>
              </a:graphicData>
            </a:graphic>
          </wp:inline>
        </w:drawing>
      </w:r>
    </w:p>
    <w:p w14:paraId="56365630" w14:textId="77777777" w:rsidR="006059B0" w:rsidRDefault="006059B0" w:rsidP="00313BCE">
      <w:pPr>
        <w:tabs>
          <w:tab w:val="left" w:pos="0"/>
          <w:tab w:val="decimal" w:pos="144"/>
          <w:tab w:val="left" w:pos="576"/>
          <w:tab w:val="left" w:pos="1152"/>
          <w:tab w:val="left" w:pos="1728"/>
          <w:tab w:val="left" w:pos="2160"/>
        </w:tabs>
        <w:suppressAutoHyphens/>
        <w:spacing w:line="276" w:lineRule="auto"/>
        <w:ind w:left="144" w:hanging="144"/>
        <w:rPr>
          <w:sz w:val="24"/>
          <w:szCs w:val="24"/>
        </w:rPr>
      </w:pPr>
    </w:p>
    <w:p w14:paraId="7D955290" w14:textId="77777777" w:rsidR="006059B0" w:rsidRDefault="006059B0" w:rsidP="00313BCE">
      <w:pPr>
        <w:tabs>
          <w:tab w:val="left" w:pos="0"/>
          <w:tab w:val="decimal" w:pos="144"/>
          <w:tab w:val="left" w:pos="576"/>
          <w:tab w:val="left" w:pos="1152"/>
          <w:tab w:val="left" w:pos="1728"/>
          <w:tab w:val="left" w:pos="2160"/>
        </w:tabs>
        <w:suppressAutoHyphens/>
        <w:spacing w:line="276" w:lineRule="auto"/>
        <w:ind w:left="144" w:hanging="144"/>
        <w:rPr>
          <w:sz w:val="24"/>
          <w:szCs w:val="24"/>
        </w:rPr>
      </w:pPr>
    </w:p>
    <w:p w14:paraId="648D6A6D" w14:textId="5F443789" w:rsidR="00161346" w:rsidRPr="00161346" w:rsidRDefault="00A2651B" w:rsidP="00161346">
      <w:pPr>
        <w:widowControl/>
        <w:autoSpaceDE/>
        <w:autoSpaceDN/>
        <w:adjustRightInd/>
        <w:spacing w:after="200" w:line="276" w:lineRule="auto"/>
        <w:rPr>
          <w:rFonts w:ascii="Calibri" w:eastAsia="Calibri" w:hAnsi="Calibri"/>
          <w:sz w:val="22"/>
          <w:szCs w:val="22"/>
        </w:rPr>
      </w:pPr>
      <w:r>
        <w:rPr>
          <w:noProof/>
        </w:rPr>
        <w:lastRenderedPageBreak/>
        <w:drawing>
          <wp:anchor distT="0" distB="0" distL="114300" distR="114300" simplePos="0" relativeHeight="251658240" behindDoc="1" locked="0" layoutInCell="1" allowOverlap="1" wp14:anchorId="05B62E4E" wp14:editId="348F912A">
            <wp:simplePos x="0" y="0"/>
            <wp:positionH relativeFrom="column">
              <wp:posOffset>0</wp:posOffset>
            </wp:positionH>
            <wp:positionV relativeFrom="paragraph">
              <wp:posOffset>2540</wp:posOffset>
            </wp:positionV>
            <wp:extent cx="5943600" cy="4495800"/>
            <wp:effectExtent l="0" t="0" r="0" b="0"/>
            <wp:wrapTight wrapText="bothSides">
              <wp:wrapPolygon edited="0">
                <wp:start x="0" y="0"/>
                <wp:lineTo x="0" y="21539"/>
                <wp:lineTo x="21554" y="21539"/>
                <wp:lineTo x="21554" y="0"/>
                <wp:lineTo x="0" y="0"/>
              </wp:wrapPolygon>
            </wp:wrapTight>
            <wp:docPr id="3"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495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38CB10" w14:textId="77777777" w:rsidR="00161346" w:rsidRDefault="00161346" w:rsidP="009D5BA3">
      <w:pPr>
        <w:tabs>
          <w:tab w:val="left" w:pos="0"/>
          <w:tab w:val="left" w:pos="2114"/>
        </w:tabs>
        <w:suppressAutoHyphens/>
        <w:spacing w:line="240" w:lineRule="atLeast"/>
      </w:pPr>
    </w:p>
    <w:p w14:paraId="3DD2FB21" w14:textId="77777777" w:rsidR="0078066C" w:rsidRDefault="0078066C" w:rsidP="009D5BA3">
      <w:pPr>
        <w:tabs>
          <w:tab w:val="left" w:pos="0"/>
          <w:tab w:val="left" w:pos="2114"/>
        </w:tabs>
        <w:suppressAutoHyphens/>
        <w:spacing w:line="240" w:lineRule="atLeast"/>
      </w:pPr>
    </w:p>
    <w:p w14:paraId="61F9046B" w14:textId="77777777" w:rsidR="0078066C" w:rsidRDefault="0078066C" w:rsidP="009D5BA3">
      <w:pPr>
        <w:tabs>
          <w:tab w:val="left" w:pos="0"/>
          <w:tab w:val="left" w:pos="2114"/>
        </w:tabs>
        <w:suppressAutoHyphens/>
        <w:spacing w:line="240" w:lineRule="atLeast"/>
      </w:pPr>
    </w:p>
    <w:p w14:paraId="292B5823" w14:textId="260F3160" w:rsidR="0078066C" w:rsidRDefault="00A2651B" w:rsidP="00866BF4">
      <w:pPr>
        <w:tabs>
          <w:tab w:val="left" w:pos="0"/>
          <w:tab w:val="left" w:pos="2114"/>
        </w:tabs>
        <w:suppressAutoHyphens/>
        <w:spacing w:line="240" w:lineRule="atLeast"/>
      </w:pPr>
      <w:r>
        <w:rPr>
          <w:noProof/>
        </w:rPr>
        <w:drawing>
          <wp:anchor distT="0" distB="0" distL="114300" distR="114300" simplePos="0" relativeHeight="251659264" behindDoc="0" locked="0" layoutInCell="1" allowOverlap="1" wp14:anchorId="554A572E" wp14:editId="19FC8A70">
            <wp:simplePos x="0" y="0"/>
            <wp:positionH relativeFrom="column">
              <wp:posOffset>0</wp:posOffset>
            </wp:positionH>
            <wp:positionV relativeFrom="paragraph">
              <wp:posOffset>0</wp:posOffset>
            </wp:positionV>
            <wp:extent cx="4724400" cy="463550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24400" cy="46355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78066C" w:rsidSect="005F3859">
      <w:headerReference w:type="default" r:id="rId19"/>
      <w:pgSz w:w="12240" w:h="15840"/>
      <w:pgMar w:top="576" w:right="1440" w:bottom="900" w:left="1440" w:header="576" w:footer="576"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Jillian Bommarito" w:date="2025-05-30T14:58:00Z" w:initials="JB">
    <w:p w14:paraId="71C97FFB" w14:textId="77777777" w:rsidR="001A0CA2" w:rsidRDefault="001A0CA2" w:rsidP="001A0CA2">
      <w:r>
        <w:rPr>
          <w:rStyle w:val="CommentReference"/>
        </w:rPr>
        <w:annotationRef/>
      </w:r>
      <w:r>
        <w:rPr>
          <w:color w:val="000000"/>
        </w:rPr>
        <w:t>Comment with weird characters like ¾</w:t>
      </w:r>
    </w:p>
  </w:comment>
  <w:comment w:id="29" w:author="Jillian Bommarito" w:date="2025-05-30T14:54:00Z" w:initials="JB">
    <w:p w14:paraId="414695E8" w14:textId="700802A3" w:rsidR="001A0CA2" w:rsidRDefault="001A0CA2" w:rsidP="001A0CA2">
      <w:r>
        <w:rPr>
          <w:rStyle w:val="CommentReference"/>
        </w:rPr>
        <w:annotationRef/>
      </w:r>
      <w:r>
        <w:rPr>
          <w:color w:val="000000"/>
        </w:rPr>
        <w:t xml:space="preserve">Are we sure this is enough🧀? </w:t>
      </w:r>
    </w:p>
  </w:comment>
  <w:comment w:id="30" w:author="Jillian Bommarito" w:date="2025-05-30T15:00:00Z" w:initials="JB">
    <w:p w14:paraId="3CF3DF26" w14:textId="77777777" w:rsidR="001A0CA2" w:rsidRDefault="001A0CA2" w:rsidP="001A0CA2">
      <w:r>
        <w:rPr>
          <w:rStyle w:val="CommentReference"/>
        </w:rPr>
        <w:annotationRef/>
      </w:r>
      <w:r>
        <w:rPr>
          <w:color w:val="000000"/>
        </w:rPr>
        <w:t>This is a comment with bullets. Milk scoring guide says to do the following:</w:t>
      </w:r>
    </w:p>
    <w:p w14:paraId="72C49802" w14:textId="77777777" w:rsidR="001A0CA2" w:rsidRDefault="001A0CA2" w:rsidP="001A0CA2">
      <w:r>
        <w:rPr>
          <w:color w:val="000000"/>
        </w:rPr>
        <w:t>- Make a milkshake</w:t>
      </w:r>
    </w:p>
    <w:p w14:paraId="7B087172" w14:textId="77777777" w:rsidR="001A0CA2" w:rsidRDefault="001A0CA2" w:rsidP="001A0CA2">
      <w:r>
        <w:rPr>
          <w:color w:val="000000"/>
        </w:rPr>
        <w:t>- Bring all the boys to the yard</w:t>
      </w:r>
    </w:p>
    <w:p w14:paraId="0DF511D6" w14:textId="77777777" w:rsidR="001A0CA2" w:rsidRDefault="001A0CA2" w:rsidP="001A0CA2">
      <w:r>
        <w:rPr>
          <w:color w:val="000000"/>
        </w:rPr>
        <w:t>- It’s better than yours</w:t>
      </w:r>
    </w:p>
    <w:p w14:paraId="0DB9F61E" w14:textId="77777777" w:rsidR="001A0CA2" w:rsidRDefault="001A0CA2" w:rsidP="001A0CA2">
      <w:r>
        <w:rPr>
          <w:color w:val="000000"/>
        </w:rPr>
        <w:t>- Damn right, it’s better than yours</w:t>
      </w:r>
    </w:p>
    <w:p w14:paraId="66BE0A38" w14:textId="77777777" w:rsidR="001A0CA2" w:rsidRDefault="001A0CA2" w:rsidP="001A0CA2">
      <w:r>
        <w:rPr>
          <w:color w:val="000000"/>
        </w:rPr>
        <w:t>- I could teach you, but I’d have to charge</w:t>
      </w:r>
    </w:p>
  </w:comment>
  <w:comment w:id="31" w:author="Jillian Bommarito" w:date="2025-05-30T15:00:00Z" w:initials="JB">
    <w:p w14:paraId="7618B205" w14:textId="77777777" w:rsidR="00A2651B" w:rsidRDefault="00A2651B" w:rsidP="00A2651B">
      <w:r>
        <w:rPr>
          <w:rStyle w:val="CommentReference"/>
        </w:rPr>
        <w:annotationRef/>
      </w:r>
      <w:r>
        <w:rPr>
          <w:color w:val="000000"/>
        </w:rPr>
        <w:t>This is a response with bullets.</w:t>
      </w:r>
    </w:p>
    <w:p w14:paraId="2C725018" w14:textId="77777777" w:rsidR="00A2651B" w:rsidRDefault="00A2651B" w:rsidP="00A2651B"/>
    <w:p w14:paraId="38778050" w14:textId="77777777" w:rsidR="00A2651B" w:rsidRDefault="00A2651B" w:rsidP="00A2651B">
      <w:r>
        <w:rPr>
          <w:color w:val="000000"/>
        </w:rPr>
        <w:t>- La la la la la</w:t>
      </w:r>
    </w:p>
    <w:p w14:paraId="5B823D80" w14:textId="77777777" w:rsidR="00A2651B" w:rsidRDefault="00A2651B" w:rsidP="00A2651B">
      <w:r>
        <w:rPr>
          <w:color w:val="000000"/>
        </w:rPr>
        <w:t>- Warm it up</w:t>
      </w:r>
    </w:p>
    <w:p w14:paraId="19969548" w14:textId="77777777" w:rsidR="00A2651B" w:rsidRDefault="00A2651B" w:rsidP="00A2651B">
      <w:r>
        <w:rPr>
          <w:color w:val="000000"/>
        </w:rPr>
        <w:t>- How did we end up here? Is this real?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C97FFB" w15:done="0"/>
  <w15:commentEx w15:paraId="414695E8" w15:done="0"/>
  <w15:commentEx w15:paraId="66BE0A38" w15:done="0"/>
  <w15:commentEx w15:paraId="19969548" w15:paraIdParent="66BE0A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074134" w16cex:dateUtc="2025-05-30T18:58:00Z"/>
  <w16cex:commentExtensible w16cex:durableId="7F5227C5" w16cex:dateUtc="2025-05-30T18:54:00Z"/>
  <w16cex:commentExtensible w16cex:durableId="661EA564" w16cex:dateUtc="2025-05-30T19:00:00Z"/>
  <w16cex:commentExtensible w16cex:durableId="4047BDF6" w16cex:dateUtc="2025-05-30T19: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C97FFB" w16cid:durableId="0B074134"/>
  <w16cid:commentId w16cid:paraId="414695E8" w16cid:durableId="7F5227C5"/>
  <w16cid:commentId w16cid:paraId="66BE0A38" w16cid:durableId="661EA564"/>
  <w16cid:commentId w16cid:paraId="19969548" w16cid:durableId="4047BD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17CB6" w14:textId="77777777" w:rsidR="00B95893" w:rsidRDefault="00B95893">
      <w:pPr>
        <w:spacing w:line="20" w:lineRule="exact"/>
        <w:rPr>
          <w:sz w:val="24"/>
          <w:szCs w:val="24"/>
        </w:rPr>
      </w:pPr>
    </w:p>
  </w:endnote>
  <w:endnote w:type="continuationSeparator" w:id="0">
    <w:p w14:paraId="34DA85FF" w14:textId="77777777" w:rsidR="00B95893" w:rsidRDefault="00B95893" w:rsidP="0023294E">
      <w:r>
        <w:rPr>
          <w:sz w:val="24"/>
          <w:szCs w:val="24"/>
        </w:rPr>
        <w:t xml:space="preserve"> </w:t>
      </w:r>
    </w:p>
  </w:endnote>
  <w:endnote w:type="continuationNotice" w:id="1">
    <w:p w14:paraId="1D769206" w14:textId="77777777" w:rsidR="00B95893" w:rsidRDefault="00B95893" w:rsidP="0023294E">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American Typewriter">
    <w:panose1 w:val="02090604020004020304"/>
    <w:charset w:val="4D"/>
    <w:family w:val="roman"/>
    <w:pitch w:val="variable"/>
    <w:sig w:usb0="A000006F" w:usb1="00000019" w:usb2="00000000" w:usb3="00000000" w:csb0="00000111"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4EDB6" w14:textId="39396F91" w:rsidR="00A2651B" w:rsidRDefault="00A2651B" w:rsidP="00866371">
    <w:pPr>
      <w:pStyle w:val="Footer"/>
      <w:framePr w:wrap="none" w:vAnchor="text" w:hAnchor="margin" w:xAlign="right" w:y="1"/>
      <w:rPr>
        <w:ins w:id="1" w:author="Jillian Bommarito" w:date="2025-05-30T15:03:00Z"/>
        <w:rStyle w:val="PageNumber"/>
      </w:rPr>
    </w:pPr>
    <w:ins w:id="2" w:author="Jillian Bommarito" w:date="2025-05-30T15:03:00Z">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ins>
  </w:p>
  <w:p w14:paraId="2A2898DC" w14:textId="77777777" w:rsidR="00A2651B" w:rsidRDefault="00A2651B" w:rsidP="00A2651B">
    <w:pPr>
      <w:pStyle w:val="Footer"/>
      <w:ind w:right="360"/>
      <w:pPrChange w:id="3" w:author="Jillian Bommarito" w:date="2025-05-30T15:03: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0DA1B" w14:textId="313279D2" w:rsidR="00A2651B" w:rsidRDefault="00A2651B" w:rsidP="00866371">
    <w:pPr>
      <w:pStyle w:val="Footer"/>
      <w:framePr w:wrap="none" w:vAnchor="text" w:hAnchor="margin" w:xAlign="right" w:y="1"/>
      <w:rPr>
        <w:ins w:id="4" w:author="Jillian Bommarito" w:date="2025-05-30T15:03:00Z"/>
        <w:rStyle w:val="PageNumber"/>
      </w:rPr>
    </w:pPr>
    <w:ins w:id="5" w:author="Jillian Bommarito" w:date="2025-05-30T15:03:00Z">
      <w:r>
        <w:rPr>
          <w:rStyle w:val="PageNumber"/>
        </w:rPr>
        <w:fldChar w:fldCharType="begin"/>
      </w:r>
      <w:r>
        <w:rPr>
          <w:rStyle w:val="PageNumber"/>
        </w:rPr>
        <w:instrText xml:space="preserve"> PAGE </w:instrText>
      </w:r>
      <w:r>
        <w:rPr>
          <w:rStyle w:val="PageNumber"/>
        </w:rPr>
        <w:fldChar w:fldCharType="separate"/>
      </w:r>
    </w:ins>
    <w:r>
      <w:rPr>
        <w:rStyle w:val="PageNumber"/>
        <w:noProof/>
      </w:rPr>
      <w:t>7</w:t>
    </w:r>
    <w:ins w:id="6" w:author="Jillian Bommarito" w:date="2025-05-30T15:03:00Z">
      <w:r>
        <w:rPr>
          <w:rStyle w:val="PageNumber"/>
        </w:rPr>
        <w:fldChar w:fldCharType="end"/>
      </w:r>
    </w:ins>
  </w:p>
  <w:p w14:paraId="3FB3291E" w14:textId="77777777" w:rsidR="00A2651B" w:rsidRDefault="00A2651B" w:rsidP="00A2651B">
    <w:pPr>
      <w:pStyle w:val="Footer"/>
      <w:ind w:right="360"/>
      <w:pPrChange w:id="7" w:author="Jillian Bommarito" w:date="2025-05-30T15:03: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209F9" w14:textId="77777777" w:rsidR="00B95893" w:rsidRDefault="00B95893" w:rsidP="0023294E">
      <w:r>
        <w:rPr>
          <w:sz w:val="24"/>
          <w:szCs w:val="24"/>
        </w:rPr>
        <w:separator/>
      </w:r>
    </w:p>
  </w:footnote>
  <w:footnote w:type="continuationSeparator" w:id="0">
    <w:p w14:paraId="2B0779BE" w14:textId="77777777" w:rsidR="00B95893" w:rsidRDefault="00B958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603F9" w14:textId="6C92B50E" w:rsidR="0023294E" w:rsidRDefault="001A0CA2">
    <w:pPr>
      <w:tabs>
        <w:tab w:val="left" w:pos="0"/>
      </w:tabs>
      <w:suppressAutoHyphens/>
      <w:spacing w:line="240" w:lineRule="atLeast"/>
      <w:rPr>
        <w:rFonts w:ascii="Courier New" w:hAnsi="Courier New" w:cs="Courier New"/>
      </w:rPr>
    </w:pPr>
    <w:ins w:id="51" w:author="Jillian Bommarito" w:date="2025-05-30T14:51:00Z">
      <w:r>
        <w:rPr>
          <w:rFonts w:ascii="Courier New" w:hAnsi="Courier New" w:cs="Courier New"/>
        </w:rPr>
        <w:t>Added a header</w:t>
      </w:r>
    </w:ins>
  </w:p>
  <w:p w14:paraId="20133B9B" w14:textId="77777777" w:rsidR="0023294E" w:rsidRDefault="0023294E">
    <w:pPr>
      <w:spacing w:after="380" w:line="100" w:lineRule="exact"/>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abstractNum w:abstractNumId="1" w15:restartNumberingAfterBreak="0">
    <w:nsid w:val="031C7192"/>
    <w:multiLevelType w:val="hybridMultilevel"/>
    <w:tmpl w:val="01D23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C35C26"/>
    <w:multiLevelType w:val="multilevel"/>
    <w:tmpl w:val="1294FE88"/>
    <w:lvl w:ilvl="0">
      <w:start w:val="1"/>
      <w:numFmt w:val="decimal"/>
      <w:lvlText w:val="%1)"/>
      <w:lvlJc w:val="left"/>
      <w:pPr>
        <w:tabs>
          <w:tab w:val="num" w:pos="360"/>
        </w:tabs>
        <w:ind w:left="360" w:hanging="360"/>
      </w:pPr>
      <w:rPr>
        <w:rFonts w:hint="default"/>
        <w:b w:val="0"/>
        <w:i w:val="0"/>
        <w:sz w:val="24"/>
        <w:szCs w:val="24"/>
      </w:rPr>
    </w:lvl>
    <w:lvl w:ilvl="1">
      <w:start w:val="1"/>
      <w:numFmt w:val="lowerLetter"/>
      <w:lvlText w:val="%2)"/>
      <w:lvlJc w:val="left"/>
      <w:pPr>
        <w:tabs>
          <w:tab w:val="num" w:pos="720"/>
        </w:tabs>
        <w:ind w:left="720" w:hanging="360"/>
      </w:pPr>
      <w:rPr>
        <w:i w:val="0"/>
      </w:rPr>
    </w:lvl>
    <w:lvl w:ilvl="2">
      <w:start w:val="1"/>
      <w:numFmt w:val="lowerRoman"/>
      <w:lvlText w:val="%3)"/>
      <w:lvlJc w:val="left"/>
      <w:pPr>
        <w:tabs>
          <w:tab w:val="num" w:pos="1080"/>
        </w:tabs>
        <w:ind w:left="1080" w:hanging="360"/>
      </w:pPr>
      <w:rPr>
        <w:rFonts w:hint="default"/>
        <w:i w:val="0"/>
        <w:sz w:val="24"/>
        <w:szCs w:val="24"/>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4D221E1"/>
    <w:multiLevelType w:val="hybridMultilevel"/>
    <w:tmpl w:val="F6F2405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4FB3CB5"/>
    <w:multiLevelType w:val="hybridMultilevel"/>
    <w:tmpl w:val="651EAC56"/>
    <w:lvl w:ilvl="0" w:tplc="3CB8E630">
      <w:start w:val="6"/>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A895263"/>
    <w:multiLevelType w:val="hybridMultilevel"/>
    <w:tmpl w:val="70A85F34"/>
    <w:lvl w:ilvl="0" w:tplc="3CB8E630">
      <w:start w:val="6"/>
      <w:numFmt w:val="decimal"/>
      <w:lvlText w:val="%1."/>
      <w:lvlJc w:val="left"/>
      <w:pPr>
        <w:tabs>
          <w:tab w:val="num" w:pos="360"/>
        </w:tabs>
        <w:ind w:left="360" w:hanging="360"/>
      </w:pPr>
      <w:rPr>
        <w:rFonts w:hint="default"/>
      </w:rPr>
    </w:lvl>
    <w:lvl w:ilvl="1" w:tplc="A6AEFC46">
      <w:start w:val="1"/>
      <w:numFmt w:val="lowerLetter"/>
      <w:lvlText w:val="%2."/>
      <w:lvlJc w:val="left"/>
      <w:pPr>
        <w:tabs>
          <w:tab w:val="num" w:pos="1440"/>
        </w:tabs>
        <w:ind w:left="1440" w:hanging="360"/>
      </w:pPr>
      <w:rPr>
        <w:sz w:val="24"/>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D3C67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E410128"/>
    <w:multiLevelType w:val="hybridMultilevel"/>
    <w:tmpl w:val="EF02CC26"/>
    <w:lvl w:ilvl="0" w:tplc="7B4A470C">
      <w:start w:val="1"/>
      <w:numFmt w:val="decimal"/>
      <w:lvlText w:val="%1."/>
      <w:lvlJc w:val="left"/>
      <w:pPr>
        <w:ind w:left="340" w:hanging="360"/>
      </w:pPr>
      <w:rPr>
        <w:rFonts w:hint="default"/>
        <w:b w:val="0"/>
      </w:rPr>
    </w:lvl>
    <w:lvl w:ilvl="1" w:tplc="04090019" w:tentative="1">
      <w:start w:val="1"/>
      <w:numFmt w:val="lowerLetter"/>
      <w:lvlText w:val="%2."/>
      <w:lvlJc w:val="left"/>
      <w:pPr>
        <w:ind w:left="1060" w:hanging="360"/>
      </w:pPr>
    </w:lvl>
    <w:lvl w:ilvl="2" w:tplc="0409001B" w:tentative="1">
      <w:start w:val="1"/>
      <w:numFmt w:val="lowerRoman"/>
      <w:lvlText w:val="%3."/>
      <w:lvlJc w:val="right"/>
      <w:pPr>
        <w:ind w:left="1780" w:hanging="180"/>
      </w:pPr>
    </w:lvl>
    <w:lvl w:ilvl="3" w:tplc="0409000F" w:tentative="1">
      <w:start w:val="1"/>
      <w:numFmt w:val="decimal"/>
      <w:lvlText w:val="%4."/>
      <w:lvlJc w:val="left"/>
      <w:pPr>
        <w:ind w:left="2500" w:hanging="360"/>
      </w:pPr>
    </w:lvl>
    <w:lvl w:ilvl="4" w:tplc="04090019" w:tentative="1">
      <w:start w:val="1"/>
      <w:numFmt w:val="lowerLetter"/>
      <w:lvlText w:val="%5."/>
      <w:lvlJc w:val="left"/>
      <w:pPr>
        <w:ind w:left="3220" w:hanging="360"/>
      </w:pPr>
    </w:lvl>
    <w:lvl w:ilvl="5" w:tplc="0409001B" w:tentative="1">
      <w:start w:val="1"/>
      <w:numFmt w:val="lowerRoman"/>
      <w:lvlText w:val="%6."/>
      <w:lvlJc w:val="right"/>
      <w:pPr>
        <w:ind w:left="3940" w:hanging="180"/>
      </w:pPr>
    </w:lvl>
    <w:lvl w:ilvl="6" w:tplc="0409000F" w:tentative="1">
      <w:start w:val="1"/>
      <w:numFmt w:val="decimal"/>
      <w:lvlText w:val="%7."/>
      <w:lvlJc w:val="left"/>
      <w:pPr>
        <w:ind w:left="4660" w:hanging="360"/>
      </w:pPr>
    </w:lvl>
    <w:lvl w:ilvl="7" w:tplc="04090019" w:tentative="1">
      <w:start w:val="1"/>
      <w:numFmt w:val="lowerLetter"/>
      <w:lvlText w:val="%8."/>
      <w:lvlJc w:val="left"/>
      <w:pPr>
        <w:ind w:left="5380" w:hanging="360"/>
      </w:pPr>
    </w:lvl>
    <w:lvl w:ilvl="8" w:tplc="0409001B" w:tentative="1">
      <w:start w:val="1"/>
      <w:numFmt w:val="lowerRoman"/>
      <w:lvlText w:val="%9."/>
      <w:lvlJc w:val="right"/>
      <w:pPr>
        <w:ind w:left="6100" w:hanging="180"/>
      </w:pPr>
    </w:lvl>
  </w:abstractNum>
  <w:abstractNum w:abstractNumId="8" w15:restartNumberingAfterBreak="0">
    <w:nsid w:val="18AD5155"/>
    <w:multiLevelType w:val="multilevel"/>
    <w:tmpl w:val="1294FE88"/>
    <w:lvl w:ilvl="0">
      <w:start w:val="1"/>
      <w:numFmt w:val="decimal"/>
      <w:lvlText w:val="%1)"/>
      <w:lvlJc w:val="left"/>
      <w:pPr>
        <w:tabs>
          <w:tab w:val="num" w:pos="360"/>
        </w:tabs>
        <w:ind w:left="360" w:hanging="360"/>
      </w:pPr>
      <w:rPr>
        <w:rFonts w:hint="default"/>
        <w:b w:val="0"/>
        <w:i w:val="0"/>
        <w:sz w:val="24"/>
        <w:szCs w:val="24"/>
      </w:rPr>
    </w:lvl>
    <w:lvl w:ilvl="1">
      <w:start w:val="1"/>
      <w:numFmt w:val="lowerLetter"/>
      <w:lvlText w:val="%2)"/>
      <w:lvlJc w:val="left"/>
      <w:pPr>
        <w:tabs>
          <w:tab w:val="num" w:pos="720"/>
        </w:tabs>
        <w:ind w:left="720" w:hanging="360"/>
      </w:pPr>
      <w:rPr>
        <w:i w:val="0"/>
      </w:rPr>
    </w:lvl>
    <w:lvl w:ilvl="2">
      <w:start w:val="1"/>
      <w:numFmt w:val="lowerRoman"/>
      <w:lvlText w:val="%3)"/>
      <w:lvlJc w:val="left"/>
      <w:pPr>
        <w:tabs>
          <w:tab w:val="num" w:pos="1080"/>
        </w:tabs>
        <w:ind w:left="1080" w:hanging="360"/>
      </w:pPr>
      <w:rPr>
        <w:rFonts w:hint="default"/>
        <w:i w:val="0"/>
        <w:sz w:val="24"/>
        <w:szCs w:val="24"/>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5F201A3"/>
    <w:multiLevelType w:val="multilevel"/>
    <w:tmpl w:val="C2B2B47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0" w15:restartNumberingAfterBreak="0">
    <w:nsid w:val="28161907"/>
    <w:multiLevelType w:val="hybridMultilevel"/>
    <w:tmpl w:val="923EEE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593251"/>
    <w:multiLevelType w:val="hybridMultilevel"/>
    <w:tmpl w:val="19BC9796"/>
    <w:lvl w:ilvl="0" w:tplc="99BEA342">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53C62C7"/>
    <w:multiLevelType w:val="hybridMultilevel"/>
    <w:tmpl w:val="C2B2B47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48B87D2E"/>
    <w:multiLevelType w:val="hybridMultilevel"/>
    <w:tmpl w:val="2B640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0C2AB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525976C5"/>
    <w:multiLevelType w:val="hybridMultilevel"/>
    <w:tmpl w:val="B42C797A"/>
    <w:lvl w:ilvl="0" w:tplc="E06C4F3C">
      <w:start w:val="1"/>
      <w:numFmt w:val="decimal"/>
      <w:lvlText w:val="%1."/>
      <w:lvlJc w:val="left"/>
      <w:pPr>
        <w:tabs>
          <w:tab w:val="num" w:pos="360"/>
        </w:tabs>
        <w:ind w:left="360" w:hanging="360"/>
      </w:pPr>
      <w:rPr>
        <w:b w:val="0"/>
      </w:rPr>
    </w:lvl>
    <w:lvl w:ilvl="1" w:tplc="0409000F">
      <w:start w:val="1"/>
      <w:numFmt w:val="decimal"/>
      <w:lvlText w:val="%2."/>
      <w:lvlJc w:val="left"/>
      <w:pPr>
        <w:tabs>
          <w:tab w:val="num" w:pos="540"/>
        </w:tabs>
        <w:ind w:left="540" w:hanging="360"/>
      </w:pPr>
      <w:rPr>
        <w:b w:val="0"/>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53535C93"/>
    <w:multiLevelType w:val="hybridMultilevel"/>
    <w:tmpl w:val="93FA8BD4"/>
    <w:lvl w:ilvl="0" w:tplc="563E22EA">
      <w:start w:val="2"/>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62F7793B"/>
    <w:multiLevelType w:val="hybridMultilevel"/>
    <w:tmpl w:val="B2529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342D41"/>
    <w:multiLevelType w:val="hybridMultilevel"/>
    <w:tmpl w:val="2918F0C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9023F00"/>
    <w:multiLevelType w:val="hybridMultilevel"/>
    <w:tmpl w:val="4D089570"/>
    <w:lvl w:ilvl="0" w:tplc="563E22EA">
      <w:start w:val="2"/>
      <w:numFmt w:val="decimal"/>
      <w:lvlText w:val="%1."/>
      <w:lvlJc w:val="left"/>
      <w:pPr>
        <w:tabs>
          <w:tab w:val="num" w:pos="504"/>
        </w:tabs>
        <w:ind w:left="504" w:hanging="360"/>
      </w:pPr>
      <w:rPr>
        <w:rFonts w:hint="default"/>
      </w:rPr>
    </w:lvl>
    <w:lvl w:ilvl="1" w:tplc="04090019" w:tentative="1">
      <w:start w:val="1"/>
      <w:numFmt w:val="lowerLetter"/>
      <w:lvlText w:val="%2."/>
      <w:lvlJc w:val="left"/>
      <w:pPr>
        <w:tabs>
          <w:tab w:val="num" w:pos="1224"/>
        </w:tabs>
        <w:ind w:left="1224" w:hanging="360"/>
      </w:pPr>
    </w:lvl>
    <w:lvl w:ilvl="2" w:tplc="0409001B" w:tentative="1">
      <w:start w:val="1"/>
      <w:numFmt w:val="lowerRoman"/>
      <w:lvlText w:val="%3."/>
      <w:lvlJc w:val="right"/>
      <w:pPr>
        <w:tabs>
          <w:tab w:val="num" w:pos="1944"/>
        </w:tabs>
        <w:ind w:left="1944" w:hanging="180"/>
      </w:pPr>
    </w:lvl>
    <w:lvl w:ilvl="3" w:tplc="0409000F" w:tentative="1">
      <w:start w:val="1"/>
      <w:numFmt w:val="decimal"/>
      <w:lvlText w:val="%4."/>
      <w:lvlJc w:val="left"/>
      <w:pPr>
        <w:tabs>
          <w:tab w:val="num" w:pos="2664"/>
        </w:tabs>
        <w:ind w:left="2664" w:hanging="360"/>
      </w:pPr>
    </w:lvl>
    <w:lvl w:ilvl="4" w:tplc="04090019" w:tentative="1">
      <w:start w:val="1"/>
      <w:numFmt w:val="lowerLetter"/>
      <w:lvlText w:val="%5."/>
      <w:lvlJc w:val="left"/>
      <w:pPr>
        <w:tabs>
          <w:tab w:val="num" w:pos="3384"/>
        </w:tabs>
        <w:ind w:left="3384" w:hanging="360"/>
      </w:pPr>
    </w:lvl>
    <w:lvl w:ilvl="5" w:tplc="0409001B" w:tentative="1">
      <w:start w:val="1"/>
      <w:numFmt w:val="lowerRoman"/>
      <w:lvlText w:val="%6."/>
      <w:lvlJc w:val="right"/>
      <w:pPr>
        <w:tabs>
          <w:tab w:val="num" w:pos="4104"/>
        </w:tabs>
        <w:ind w:left="4104" w:hanging="180"/>
      </w:pPr>
    </w:lvl>
    <w:lvl w:ilvl="6" w:tplc="0409000F" w:tentative="1">
      <w:start w:val="1"/>
      <w:numFmt w:val="decimal"/>
      <w:lvlText w:val="%7."/>
      <w:lvlJc w:val="left"/>
      <w:pPr>
        <w:tabs>
          <w:tab w:val="num" w:pos="4824"/>
        </w:tabs>
        <w:ind w:left="4824" w:hanging="360"/>
      </w:pPr>
    </w:lvl>
    <w:lvl w:ilvl="7" w:tplc="04090019" w:tentative="1">
      <w:start w:val="1"/>
      <w:numFmt w:val="lowerLetter"/>
      <w:lvlText w:val="%8."/>
      <w:lvlJc w:val="left"/>
      <w:pPr>
        <w:tabs>
          <w:tab w:val="num" w:pos="5544"/>
        </w:tabs>
        <w:ind w:left="5544" w:hanging="360"/>
      </w:pPr>
    </w:lvl>
    <w:lvl w:ilvl="8" w:tplc="0409001B" w:tentative="1">
      <w:start w:val="1"/>
      <w:numFmt w:val="lowerRoman"/>
      <w:lvlText w:val="%9."/>
      <w:lvlJc w:val="right"/>
      <w:pPr>
        <w:tabs>
          <w:tab w:val="num" w:pos="6264"/>
        </w:tabs>
        <w:ind w:left="6264" w:hanging="180"/>
      </w:pPr>
    </w:lvl>
  </w:abstractNum>
  <w:abstractNum w:abstractNumId="20" w15:restartNumberingAfterBreak="0">
    <w:nsid w:val="76E927B9"/>
    <w:multiLevelType w:val="hybridMultilevel"/>
    <w:tmpl w:val="5804F8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290684"/>
    <w:multiLevelType w:val="hybridMultilevel"/>
    <w:tmpl w:val="A9CC7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3C4F76"/>
    <w:multiLevelType w:val="hybridMultilevel"/>
    <w:tmpl w:val="3614E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164C21"/>
    <w:multiLevelType w:val="hybridMultilevel"/>
    <w:tmpl w:val="EC727DEA"/>
    <w:lvl w:ilvl="0" w:tplc="4178172A">
      <w:start w:val="1"/>
      <w:numFmt w:val="lowerLetter"/>
      <w:lvlText w:val="%1."/>
      <w:lvlJc w:val="left"/>
      <w:pPr>
        <w:ind w:left="940" w:hanging="36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24" w15:restartNumberingAfterBreak="0">
    <w:nsid w:val="7FF52F60"/>
    <w:multiLevelType w:val="hybridMultilevel"/>
    <w:tmpl w:val="DF16DE02"/>
    <w:lvl w:ilvl="0" w:tplc="99BEA342">
      <w:start w:val="1"/>
      <w:numFmt w:val="upperLetter"/>
      <w:lvlText w:val="%1."/>
      <w:lvlJc w:val="left"/>
      <w:pPr>
        <w:tabs>
          <w:tab w:val="num" w:pos="1080"/>
        </w:tabs>
        <w:ind w:left="1080" w:hanging="360"/>
      </w:pPr>
      <w:rPr>
        <w:rFonts w:hint="default"/>
      </w:rPr>
    </w:lvl>
    <w:lvl w:ilvl="1" w:tplc="563E22EA">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23003420">
    <w:abstractNumId w:val="0"/>
  </w:num>
  <w:num w:numId="2" w16cid:durableId="1962877777">
    <w:abstractNumId w:val="11"/>
  </w:num>
  <w:num w:numId="3" w16cid:durableId="500853226">
    <w:abstractNumId w:val="24"/>
  </w:num>
  <w:num w:numId="4" w16cid:durableId="33236280">
    <w:abstractNumId w:val="16"/>
  </w:num>
  <w:num w:numId="5" w16cid:durableId="399979893">
    <w:abstractNumId w:val="19"/>
  </w:num>
  <w:num w:numId="6" w16cid:durableId="2023894194">
    <w:abstractNumId w:val="12"/>
  </w:num>
  <w:num w:numId="7" w16cid:durableId="1674453718">
    <w:abstractNumId w:val="15"/>
  </w:num>
  <w:num w:numId="8" w16cid:durableId="798689522">
    <w:abstractNumId w:val="14"/>
  </w:num>
  <w:num w:numId="9" w16cid:durableId="1478716694">
    <w:abstractNumId w:val="8"/>
  </w:num>
  <w:num w:numId="10" w16cid:durableId="746075216">
    <w:abstractNumId w:val="6"/>
  </w:num>
  <w:num w:numId="11" w16cid:durableId="805926029">
    <w:abstractNumId w:val="2"/>
  </w:num>
  <w:num w:numId="12" w16cid:durableId="161357908">
    <w:abstractNumId w:val="3"/>
  </w:num>
  <w:num w:numId="13" w16cid:durableId="1821462912">
    <w:abstractNumId w:val="9"/>
  </w:num>
  <w:num w:numId="14" w16cid:durableId="1744644865">
    <w:abstractNumId w:val="4"/>
  </w:num>
  <w:num w:numId="15" w16cid:durableId="119881216">
    <w:abstractNumId w:val="5"/>
  </w:num>
  <w:num w:numId="16" w16cid:durableId="1073508345">
    <w:abstractNumId w:val="10"/>
  </w:num>
  <w:num w:numId="17" w16cid:durableId="1769110871">
    <w:abstractNumId w:val="22"/>
  </w:num>
  <w:num w:numId="18" w16cid:durableId="987587345">
    <w:abstractNumId w:val="17"/>
  </w:num>
  <w:num w:numId="19" w16cid:durableId="1296327781">
    <w:abstractNumId w:val="21"/>
  </w:num>
  <w:num w:numId="20" w16cid:durableId="1024013427">
    <w:abstractNumId w:val="7"/>
  </w:num>
  <w:num w:numId="21" w16cid:durableId="1303004005">
    <w:abstractNumId w:val="1"/>
  </w:num>
  <w:num w:numId="22" w16cid:durableId="1202283606">
    <w:abstractNumId w:val="18"/>
  </w:num>
  <w:num w:numId="23" w16cid:durableId="647827408">
    <w:abstractNumId w:val="13"/>
  </w:num>
  <w:num w:numId="24" w16cid:durableId="1619022403">
    <w:abstractNumId w:val="23"/>
  </w:num>
  <w:num w:numId="25" w16cid:durableId="835921518">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llian Bommarito">
    <w15:presenceInfo w15:providerId="AD" w15:userId="S::jill@273v.onmicrosoft.com::eccca4ee-9d9c-49d4-859c-f438ab3b00f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94E"/>
    <w:rsid w:val="00003B68"/>
    <w:rsid w:val="00006A41"/>
    <w:rsid w:val="00014D36"/>
    <w:rsid w:val="0002310A"/>
    <w:rsid w:val="000775EE"/>
    <w:rsid w:val="000C4200"/>
    <w:rsid w:val="000F22F2"/>
    <w:rsid w:val="00125252"/>
    <w:rsid w:val="0015265C"/>
    <w:rsid w:val="00156A99"/>
    <w:rsid w:val="00161346"/>
    <w:rsid w:val="001653DA"/>
    <w:rsid w:val="0017115D"/>
    <w:rsid w:val="001768B1"/>
    <w:rsid w:val="001A0CA2"/>
    <w:rsid w:val="0020255C"/>
    <w:rsid w:val="0023294E"/>
    <w:rsid w:val="0025004B"/>
    <w:rsid w:val="00255CAB"/>
    <w:rsid w:val="00277C71"/>
    <w:rsid w:val="00285E7A"/>
    <w:rsid w:val="002B5895"/>
    <w:rsid w:val="002C6275"/>
    <w:rsid w:val="002E0503"/>
    <w:rsid w:val="00313BCE"/>
    <w:rsid w:val="00330E65"/>
    <w:rsid w:val="003F03ED"/>
    <w:rsid w:val="003F3966"/>
    <w:rsid w:val="003F572C"/>
    <w:rsid w:val="00416CB4"/>
    <w:rsid w:val="00471491"/>
    <w:rsid w:val="00486833"/>
    <w:rsid w:val="00492E80"/>
    <w:rsid w:val="004A5053"/>
    <w:rsid w:val="004A56B6"/>
    <w:rsid w:val="004B4B62"/>
    <w:rsid w:val="00501004"/>
    <w:rsid w:val="00503122"/>
    <w:rsid w:val="00524315"/>
    <w:rsid w:val="00541895"/>
    <w:rsid w:val="00576F86"/>
    <w:rsid w:val="005A2111"/>
    <w:rsid w:val="005E6221"/>
    <w:rsid w:val="005F08B1"/>
    <w:rsid w:val="005F3859"/>
    <w:rsid w:val="006059B0"/>
    <w:rsid w:val="00622391"/>
    <w:rsid w:val="00627579"/>
    <w:rsid w:val="00691C86"/>
    <w:rsid w:val="00727565"/>
    <w:rsid w:val="00774C67"/>
    <w:rsid w:val="0078066C"/>
    <w:rsid w:val="00794A29"/>
    <w:rsid w:val="0079699E"/>
    <w:rsid w:val="007A7260"/>
    <w:rsid w:val="007B2701"/>
    <w:rsid w:val="0081642A"/>
    <w:rsid w:val="00817E86"/>
    <w:rsid w:val="008415A7"/>
    <w:rsid w:val="0086014B"/>
    <w:rsid w:val="00866BF4"/>
    <w:rsid w:val="008E7854"/>
    <w:rsid w:val="00920461"/>
    <w:rsid w:val="00934EA1"/>
    <w:rsid w:val="0093594C"/>
    <w:rsid w:val="00942E24"/>
    <w:rsid w:val="0095190B"/>
    <w:rsid w:val="0099694A"/>
    <w:rsid w:val="009A30FB"/>
    <w:rsid w:val="009A4C91"/>
    <w:rsid w:val="009D5BA3"/>
    <w:rsid w:val="009F7AB2"/>
    <w:rsid w:val="00A055EF"/>
    <w:rsid w:val="00A17F29"/>
    <w:rsid w:val="00A2651B"/>
    <w:rsid w:val="00A30AF9"/>
    <w:rsid w:val="00A53A13"/>
    <w:rsid w:val="00A674F0"/>
    <w:rsid w:val="00A7262D"/>
    <w:rsid w:val="00A7728C"/>
    <w:rsid w:val="00A805CC"/>
    <w:rsid w:val="00AA28E3"/>
    <w:rsid w:val="00AB32F8"/>
    <w:rsid w:val="00AD25EF"/>
    <w:rsid w:val="00B023DC"/>
    <w:rsid w:val="00B15D2F"/>
    <w:rsid w:val="00B306AD"/>
    <w:rsid w:val="00B35CAA"/>
    <w:rsid w:val="00B4289F"/>
    <w:rsid w:val="00B5511F"/>
    <w:rsid w:val="00B62A63"/>
    <w:rsid w:val="00B95893"/>
    <w:rsid w:val="00BB3AD3"/>
    <w:rsid w:val="00BC68C6"/>
    <w:rsid w:val="00BE251D"/>
    <w:rsid w:val="00BE33EF"/>
    <w:rsid w:val="00C4338F"/>
    <w:rsid w:val="00C846D6"/>
    <w:rsid w:val="00C91466"/>
    <w:rsid w:val="00C928C0"/>
    <w:rsid w:val="00C95C8A"/>
    <w:rsid w:val="00CC3B55"/>
    <w:rsid w:val="00CF2868"/>
    <w:rsid w:val="00D01B70"/>
    <w:rsid w:val="00D126D5"/>
    <w:rsid w:val="00D605E7"/>
    <w:rsid w:val="00D64840"/>
    <w:rsid w:val="00D67C11"/>
    <w:rsid w:val="00DC374A"/>
    <w:rsid w:val="00DE5D27"/>
    <w:rsid w:val="00E02983"/>
    <w:rsid w:val="00E4295A"/>
    <w:rsid w:val="00E44FD2"/>
    <w:rsid w:val="00E55C9A"/>
    <w:rsid w:val="00E66BC6"/>
    <w:rsid w:val="00E835AD"/>
    <w:rsid w:val="00EA644C"/>
    <w:rsid w:val="00ED2472"/>
    <w:rsid w:val="00ED6A27"/>
    <w:rsid w:val="00ED79C5"/>
    <w:rsid w:val="00F22FAB"/>
    <w:rsid w:val="00F546CD"/>
    <w:rsid w:val="00F8367D"/>
    <w:rsid w:val="00FE3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1241B4"/>
  <w15:chartTrackingRefBased/>
  <w15:docId w15:val="{AABBB811-AA36-9941-9CA8-8384B4AD1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EndnoteText">
    <w:name w:val="endnote text"/>
    <w:basedOn w:val="Normal"/>
    <w:semiHidden/>
    <w:rPr>
      <w:sz w:val="24"/>
      <w:szCs w:val="24"/>
    </w:rPr>
  </w:style>
  <w:style w:type="character" w:styleId="EndnoteReference">
    <w:name w:val="endnote reference"/>
    <w:semiHidden/>
    <w:rPr>
      <w:vertAlign w:val="superscript"/>
    </w:rPr>
  </w:style>
  <w:style w:type="paragraph" w:styleId="FootnoteText">
    <w:name w:val="footnote text"/>
    <w:basedOn w:val="Normal"/>
    <w:semiHidden/>
    <w:rPr>
      <w:sz w:val="24"/>
      <w:szCs w:val="24"/>
    </w:rPr>
  </w:style>
  <w:style w:type="character" w:styleId="FootnoteReference">
    <w:name w:val="footnote reference"/>
    <w:semiHidden/>
    <w:rPr>
      <w:vertAlign w:val="superscript"/>
    </w:rPr>
  </w:style>
  <w:style w:type="paragraph" w:styleId="TOC1">
    <w:name w:val="toc 1"/>
    <w:basedOn w:val="Normal"/>
    <w:next w:val="Normal"/>
    <w:semiHidden/>
    <w:pPr>
      <w:tabs>
        <w:tab w:val="right" w:leader="dot" w:pos="9360"/>
      </w:tabs>
      <w:suppressAutoHyphens/>
      <w:spacing w:before="480" w:line="240" w:lineRule="atLeast"/>
      <w:ind w:left="720" w:right="720" w:hanging="720"/>
    </w:pPr>
  </w:style>
  <w:style w:type="paragraph" w:styleId="TOC2">
    <w:name w:val="toc 2"/>
    <w:basedOn w:val="Normal"/>
    <w:next w:val="Normal"/>
    <w:semiHidden/>
    <w:pPr>
      <w:tabs>
        <w:tab w:val="right" w:leader="dot" w:pos="9360"/>
      </w:tabs>
      <w:suppressAutoHyphens/>
      <w:spacing w:line="240" w:lineRule="atLeast"/>
      <w:ind w:left="720" w:right="720"/>
    </w:pPr>
  </w:style>
  <w:style w:type="paragraph" w:styleId="TOC3">
    <w:name w:val="toc 3"/>
    <w:basedOn w:val="Normal"/>
    <w:next w:val="Normal"/>
    <w:semiHidden/>
    <w:pPr>
      <w:tabs>
        <w:tab w:val="right" w:leader="dot" w:pos="9360"/>
      </w:tabs>
      <w:suppressAutoHyphens/>
      <w:spacing w:line="240" w:lineRule="atLeast"/>
      <w:ind w:left="720" w:right="720"/>
    </w:pPr>
  </w:style>
  <w:style w:type="paragraph" w:styleId="TOC4">
    <w:name w:val="toc 4"/>
    <w:basedOn w:val="Normal"/>
    <w:next w:val="Normal"/>
    <w:semiHidden/>
    <w:pPr>
      <w:tabs>
        <w:tab w:val="right" w:leader="dot" w:pos="9360"/>
      </w:tabs>
      <w:suppressAutoHyphens/>
      <w:spacing w:line="240" w:lineRule="atLeast"/>
      <w:ind w:left="720" w:right="720"/>
    </w:pPr>
  </w:style>
  <w:style w:type="paragraph" w:styleId="TOC5">
    <w:name w:val="toc 5"/>
    <w:basedOn w:val="Normal"/>
    <w:next w:val="Normal"/>
    <w:semiHidden/>
    <w:pPr>
      <w:tabs>
        <w:tab w:val="right" w:leader="dot" w:pos="9360"/>
      </w:tabs>
      <w:suppressAutoHyphens/>
      <w:spacing w:line="240" w:lineRule="atLeast"/>
      <w:ind w:left="720" w:right="720"/>
    </w:pPr>
  </w:style>
  <w:style w:type="paragraph" w:styleId="TOC6">
    <w:name w:val="toc 6"/>
    <w:basedOn w:val="Normal"/>
    <w:next w:val="Normal"/>
    <w:semiHidden/>
    <w:pPr>
      <w:tabs>
        <w:tab w:val="right" w:pos="9360"/>
      </w:tabs>
      <w:suppressAutoHyphens/>
      <w:spacing w:line="240" w:lineRule="atLeast"/>
      <w:ind w:left="720" w:hanging="720"/>
    </w:pPr>
  </w:style>
  <w:style w:type="paragraph" w:styleId="TOC7">
    <w:name w:val="toc 7"/>
    <w:basedOn w:val="Normal"/>
    <w:next w:val="Normal"/>
    <w:semiHidden/>
    <w:pPr>
      <w:suppressAutoHyphens/>
      <w:spacing w:line="240" w:lineRule="atLeast"/>
      <w:ind w:left="720" w:hanging="720"/>
    </w:pPr>
  </w:style>
  <w:style w:type="paragraph" w:styleId="TOC8">
    <w:name w:val="toc 8"/>
    <w:basedOn w:val="Normal"/>
    <w:next w:val="Normal"/>
    <w:semiHidden/>
    <w:pPr>
      <w:tabs>
        <w:tab w:val="right" w:pos="9360"/>
      </w:tabs>
      <w:suppressAutoHyphens/>
      <w:spacing w:line="240" w:lineRule="atLeast"/>
      <w:ind w:left="720" w:hanging="720"/>
    </w:pPr>
  </w:style>
  <w:style w:type="paragraph" w:styleId="TOC9">
    <w:name w:val="toc 9"/>
    <w:basedOn w:val="Normal"/>
    <w:next w:val="Normal"/>
    <w:semiHidden/>
    <w:pPr>
      <w:tabs>
        <w:tab w:val="right" w:leader="dot" w:pos="9360"/>
      </w:tabs>
      <w:suppressAutoHyphens/>
      <w:spacing w:line="240" w:lineRule="atLeast"/>
      <w:ind w:left="720" w:hanging="720"/>
    </w:pPr>
  </w:style>
  <w:style w:type="paragraph" w:styleId="Index1">
    <w:name w:val="index 1"/>
    <w:basedOn w:val="Normal"/>
    <w:next w:val="Normal"/>
    <w:semiHidden/>
    <w:pPr>
      <w:tabs>
        <w:tab w:val="right" w:leader="dot" w:pos="9360"/>
      </w:tabs>
      <w:suppressAutoHyphens/>
      <w:spacing w:line="240" w:lineRule="atLeast"/>
      <w:ind w:left="720" w:hanging="720"/>
    </w:pPr>
  </w:style>
  <w:style w:type="paragraph" w:styleId="Index2">
    <w:name w:val="index 2"/>
    <w:basedOn w:val="Normal"/>
    <w:next w:val="Normal"/>
    <w:semiHidden/>
    <w:pPr>
      <w:tabs>
        <w:tab w:val="right" w:leader="dot" w:pos="9360"/>
      </w:tabs>
      <w:suppressAutoHyphens/>
      <w:spacing w:line="240" w:lineRule="atLeast"/>
      <w:ind w:left="720"/>
    </w:pPr>
  </w:style>
  <w:style w:type="paragraph" w:styleId="TOAHeading">
    <w:name w:val="toa heading"/>
    <w:basedOn w:val="Normal"/>
    <w:next w:val="Normal"/>
    <w:semiHidden/>
    <w:pPr>
      <w:tabs>
        <w:tab w:val="right" w:pos="9360"/>
      </w:tabs>
      <w:suppressAutoHyphens/>
      <w:spacing w:line="240" w:lineRule="atLeast"/>
    </w:pPr>
  </w:style>
  <w:style w:type="paragraph" w:styleId="Caption">
    <w:name w:val="caption"/>
    <w:basedOn w:val="Normal"/>
    <w:next w:val="Normal"/>
    <w:qFormat/>
    <w:rPr>
      <w:sz w:val="24"/>
      <w:szCs w:val="24"/>
    </w:rPr>
  </w:style>
  <w:style w:type="character" w:customStyle="1" w:styleId="EquationCaption">
    <w:name w:val="_Equation Caption"/>
  </w:style>
  <w:style w:type="paragraph" w:styleId="Header">
    <w:name w:val="header"/>
    <w:basedOn w:val="Normal"/>
    <w:rsid w:val="00B62A63"/>
    <w:pPr>
      <w:tabs>
        <w:tab w:val="center" w:pos="4320"/>
        <w:tab w:val="right" w:pos="8640"/>
      </w:tabs>
    </w:pPr>
  </w:style>
  <w:style w:type="paragraph" w:styleId="Footer">
    <w:name w:val="footer"/>
    <w:basedOn w:val="Normal"/>
    <w:link w:val="FooterChar"/>
    <w:uiPriority w:val="99"/>
    <w:rsid w:val="00B62A63"/>
    <w:pPr>
      <w:tabs>
        <w:tab w:val="center" w:pos="4320"/>
        <w:tab w:val="right" w:pos="8640"/>
      </w:tabs>
    </w:pPr>
  </w:style>
  <w:style w:type="paragraph" w:styleId="BalloonText">
    <w:name w:val="Balloon Text"/>
    <w:basedOn w:val="Normal"/>
    <w:link w:val="BalloonTextChar"/>
    <w:rsid w:val="00486833"/>
    <w:rPr>
      <w:rFonts w:ascii="Tahoma" w:hAnsi="Tahoma" w:cs="Tahoma"/>
      <w:sz w:val="16"/>
      <w:szCs w:val="16"/>
    </w:rPr>
  </w:style>
  <w:style w:type="character" w:customStyle="1" w:styleId="BalloonTextChar">
    <w:name w:val="Balloon Text Char"/>
    <w:link w:val="BalloonText"/>
    <w:rsid w:val="00486833"/>
    <w:rPr>
      <w:rFonts w:ascii="Tahoma" w:hAnsi="Tahoma" w:cs="Tahoma"/>
      <w:sz w:val="16"/>
      <w:szCs w:val="16"/>
    </w:rPr>
  </w:style>
  <w:style w:type="character" w:customStyle="1" w:styleId="FooterChar">
    <w:name w:val="Footer Char"/>
    <w:basedOn w:val="DefaultParagraphFont"/>
    <w:link w:val="Footer"/>
    <w:uiPriority w:val="99"/>
    <w:rsid w:val="00A30AF9"/>
  </w:style>
  <w:style w:type="paragraph" w:styleId="Revision">
    <w:name w:val="Revision"/>
    <w:hidden/>
    <w:uiPriority w:val="99"/>
    <w:semiHidden/>
    <w:rsid w:val="001A0CA2"/>
  </w:style>
  <w:style w:type="character" w:styleId="CommentReference">
    <w:name w:val="annotation reference"/>
    <w:rsid w:val="001A0CA2"/>
    <w:rPr>
      <w:sz w:val="16"/>
      <w:szCs w:val="16"/>
    </w:rPr>
  </w:style>
  <w:style w:type="paragraph" w:styleId="CommentText">
    <w:name w:val="annotation text"/>
    <w:basedOn w:val="Normal"/>
    <w:link w:val="CommentTextChar"/>
    <w:rsid w:val="001A0CA2"/>
  </w:style>
  <w:style w:type="character" w:customStyle="1" w:styleId="CommentTextChar">
    <w:name w:val="Comment Text Char"/>
    <w:basedOn w:val="DefaultParagraphFont"/>
    <w:link w:val="CommentText"/>
    <w:rsid w:val="001A0CA2"/>
  </w:style>
  <w:style w:type="paragraph" w:styleId="CommentSubject">
    <w:name w:val="annotation subject"/>
    <w:basedOn w:val="CommentText"/>
    <w:next w:val="CommentText"/>
    <w:link w:val="CommentSubjectChar"/>
    <w:rsid w:val="001A0CA2"/>
    <w:rPr>
      <w:b/>
      <w:bCs/>
    </w:rPr>
  </w:style>
  <w:style w:type="character" w:customStyle="1" w:styleId="CommentSubjectChar">
    <w:name w:val="Comment Subject Char"/>
    <w:link w:val="CommentSubject"/>
    <w:rsid w:val="001A0CA2"/>
    <w:rPr>
      <w:b/>
      <w:bCs/>
    </w:rPr>
  </w:style>
  <w:style w:type="character" w:styleId="Hyperlink">
    <w:name w:val="Hyperlink"/>
    <w:rsid w:val="00A2651B"/>
    <w:rPr>
      <w:color w:val="467886"/>
      <w:u w:val="single"/>
    </w:rPr>
  </w:style>
  <w:style w:type="character" w:styleId="UnresolvedMention">
    <w:name w:val="Unresolved Mention"/>
    <w:uiPriority w:val="99"/>
    <w:semiHidden/>
    <w:unhideWhenUsed/>
    <w:rsid w:val="00A2651B"/>
    <w:rPr>
      <w:color w:val="605E5C"/>
      <w:shd w:val="clear" w:color="auto" w:fill="E1DFDD"/>
    </w:rPr>
  </w:style>
  <w:style w:type="character" w:styleId="PageNumber">
    <w:name w:val="page number"/>
    <w:basedOn w:val="DefaultParagraphFont"/>
    <w:rsid w:val="00A265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image" Target="media/image5.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2.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5D2BE5F-00C8-4C36-B481-95B90FF86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838</Words>
  <Characters>4781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DAIRY FOODS</vt:lpstr>
    </vt:vector>
  </TitlesOfParts>
  <Company>Microsoft</Company>
  <LinksUpToDate>false</LinksUpToDate>
  <CharactersWithSpaces>5608</CharactersWithSpaces>
  <SharedDoc>false</SharedDoc>
  <HLinks>
    <vt:vector size="6" baseType="variant">
      <vt:variant>
        <vt:i4>262192</vt:i4>
      </vt:variant>
      <vt:variant>
        <vt:i4>0</vt:i4>
      </vt:variant>
      <vt:variant>
        <vt:i4>0</vt:i4>
      </vt:variant>
      <vt:variant>
        <vt:i4>5</vt:i4>
      </vt:variant>
      <vt:variant>
        <vt:lpwstr/>
      </vt:variant>
      <vt:variant>
        <vt:lpwstr>_top</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DAIRY FOODS</dc:title>
  <dc:subject/>
  <dc:creator>FFA Student 1</dc:creator>
  <cp:keywords/>
  <cp:lastModifiedBy>Jillian Bommarito</cp:lastModifiedBy>
  <cp:revision>2</cp:revision>
  <cp:lastPrinted>2009-09-09T17:07:00Z</cp:lastPrinted>
  <dcterms:created xsi:type="dcterms:W3CDTF">2025-05-30T19:07:00Z</dcterms:created>
  <dcterms:modified xsi:type="dcterms:W3CDTF">2025-05-30T19:07:00Z</dcterms:modified>
</cp:coreProperties>
</file>